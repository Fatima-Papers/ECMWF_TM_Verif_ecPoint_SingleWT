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A7E5C" w14:textId="0E0E152D" w:rsidR="00255BCD" w:rsidRPr="008167CE" w:rsidRDefault="0004519A" w:rsidP="001A0B58">
      <w:pPr>
        <w:spacing w:before="240"/>
        <w:ind w:firstLine="0"/>
        <w:rPr>
          <w:rFonts w:cstheme="minorHAnsi"/>
          <w:b/>
          <w:bCs/>
          <w:u w:val="single"/>
        </w:rPr>
      </w:pPr>
      <w:r>
        <w:rPr>
          <w:rFonts w:cstheme="minorHAnsi"/>
          <w:b/>
          <w:bCs/>
          <w:u w:val="single"/>
        </w:rPr>
        <w:t>ECMWF TECHNICAL MEMORANDUM</w:t>
      </w:r>
    </w:p>
    <w:p w14:paraId="6A2E8DF3" w14:textId="3693B25B" w:rsidR="00A86595" w:rsidRPr="008167CE" w:rsidRDefault="00E42BF0" w:rsidP="00E347D4">
      <w:pPr>
        <w:pStyle w:val="Title"/>
        <w:spacing w:before="120" w:after="0"/>
        <w:rPr>
          <w:rFonts w:cstheme="minorHAnsi"/>
        </w:rPr>
      </w:pPr>
      <w:r>
        <w:rPr>
          <w:rFonts w:cstheme="minorHAnsi"/>
        </w:rPr>
        <w:t>D</w:t>
      </w:r>
      <w:r w:rsidR="009F735B" w:rsidRPr="009F735B">
        <w:rPr>
          <w:rFonts w:cstheme="minorHAnsi"/>
        </w:rPr>
        <w:t xml:space="preserve">oes the diagnosis of multiple grid-box weather types add value </w:t>
      </w:r>
      <w:r w:rsidR="000440BF">
        <w:rPr>
          <w:rFonts w:cstheme="minorHAnsi"/>
        </w:rPr>
        <w:t xml:space="preserve">when </w:t>
      </w:r>
      <w:r w:rsidR="009F735B" w:rsidRPr="009F735B">
        <w:rPr>
          <w:rFonts w:cstheme="minorHAnsi"/>
        </w:rPr>
        <w:t>post-processing ensemble rainfall forecasts?</w:t>
      </w:r>
    </w:p>
    <w:p w14:paraId="7446E3C2" w14:textId="1A3CD1C4" w:rsidR="00EE303C" w:rsidRPr="00B80EBF" w:rsidRDefault="00EE303C" w:rsidP="006131E3">
      <w:pPr>
        <w:ind w:firstLine="0"/>
        <w:jc w:val="left"/>
        <w:rPr>
          <w:rFonts w:cstheme="minorHAnsi"/>
          <w:szCs w:val="20"/>
          <w:vertAlign w:val="superscript"/>
        </w:rPr>
      </w:pPr>
      <w:r w:rsidRPr="00B80EBF">
        <w:rPr>
          <w:rFonts w:cstheme="minorHAnsi"/>
          <w:szCs w:val="20"/>
        </w:rPr>
        <w:t>Fatima M. Pillosu</w:t>
      </w:r>
      <w:r w:rsidR="00EB6983" w:rsidRPr="00B80EBF">
        <w:rPr>
          <w:rFonts w:cstheme="minorHAnsi"/>
          <w:szCs w:val="20"/>
          <w:vertAlign w:val="superscript"/>
        </w:rPr>
        <w:t>1,2</w:t>
      </w:r>
      <w:r w:rsidRPr="00B80EBF">
        <w:rPr>
          <w:rFonts w:cstheme="minorHAnsi"/>
          <w:szCs w:val="20"/>
        </w:rPr>
        <w:t>,</w:t>
      </w:r>
      <w:r w:rsidR="00CE60D2" w:rsidRPr="00B80EBF">
        <w:rPr>
          <w:rFonts w:cstheme="minorHAnsi"/>
          <w:szCs w:val="20"/>
        </w:rPr>
        <w:t xml:space="preserve"> </w:t>
      </w:r>
      <w:r w:rsidR="0046419A">
        <w:rPr>
          <w:rFonts w:cstheme="minorHAnsi"/>
          <w:szCs w:val="20"/>
        </w:rPr>
        <w:t>Tim Hewson</w:t>
      </w:r>
      <w:r w:rsidR="0046419A">
        <w:rPr>
          <w:rFonts w:cstheme="minorHAnsi"/>
          <w:szCs w:val="20"/>
          <w:vertAlign w:val="superscript"/>
        </w:rPr>
        <w:t>2</w:t>
      </w:r>
      <w:r w:rsidR="0046419A">
        <w:rPr>
          <w:rFonts w:cstheme="minorHAnsi"/>
          <w:szCs w:val="20"/>
        </w:rPr>
        <w:t xml:space="preserve">, </w:t>
      </w:r>
      <w:r w:rsidR="00326BE6" w:rsidRPr="00B80EBF">
        <w:rPr>
          <w:rFonts w:cstheme="minorHAnsi"/>
          <w:szCs w:val="20"/>
        </w:rPr>
        <w:t xml:space="preserve">Christel </w:t>
      </w:r>
      <w:r w:rsidR="0034097A" w:rsidRPr="00B80EBF">
        <w:rPr>
          <w:rFonts w:cstheme="minorHAnsi"/>
          <w:szCs w:val="20"/>
        </w:rPr>
        <w:t>Prudhomme</w:t>
      </w:r>
      <w:r w:rsidR="00EB6983" w:rsidRPr="00B80EBF">
        <w:rPr>
          <w:rFonts w:cstheme="minorHAnsi"/>
          <w:szCs w:val="20"/>
          <w:vertAlign w:val="superscript"/>
        </w:rPr>
        <w:t>2,</w:t>
      </w:r>
      <w:r w:rsidR="006D011A" w:rsidRPr="00B80EBF">
        <w:rPr>
          <w:rFonts w:cstheme="minorHAnsi"/>
          <w:szCs w:val="20"/>
          <w:vertAlign w:val="superscript"/>
        </w:rPr>
        <w:t>3,4</w:t>
      </w:r>
      <w:r w:rsidR="0034097A" w:rsidRPr="00B80EBF">
        <w:rPr>
          <w:rFonts w:cstheme="minorHAnsi"/>
          <w:szCs w:val="20"/>
        </w:rPr>
        <w:t>, Elisabeth Stephen</w:t>
      </w:r>
      <w:r w:rsidR="006A46B9" w:rsidRPr="00B80EBF">
        <w:rPr>
          <w:rFonts w:cstheme="minorHAnsi"/>
          <w:szCs w:val="20"/>
        </w:rPr>
        <w:t>s</w:t>
      </w:r>
      <w:r w:rsidR="00A943F3" w:rsidRPr="00B80EBF">
        <w:rPr>
          <w:rFonts w:cstheme="minorHAnsi"/>
          <w:szCs w:val="20"/>
          <w:vertAlign w:val="superscript"/>
        </w:rPr>
        <w:t>1</w:t>
      </w:r>
      <w:r w:rsidR="0088127D" w:rsidRPr="00B80EBF">
        <w:rPr>
          <w:rFonts w:cstheme="minorHAnsi"/>
          <w:szCs w:val="20"/>
          <w:vertAlign w:val="superscript"/>
        </w:rPr>
        <w:t>,</w:t>
      </w:r>
      <w:r w:rsidR="00ED2324" w:rsidRPr="00B80EBF">
        <w:rPr>
          <w:rFonts w:cstheme="minorHAnsi"/>
          <w:szCs w:val="20"/>
          <w:vertAlign w:val="superscript"/>
        </w:rPr>
        <w:t>5,6</w:t>
      </w:r>
      <w:r w:rsidR="0034097A" w:rsidRPr="00B80EBF">
        <w:rPr>
          <w:rFonts w:cstheme="minorHAnsi"/>
          <w:szCs w:val="20"/>
        </w:rPr>
        <w:t>, Hanna</w:t>
      </w:r>
      <w:r w:rsidR="0088127D" w:rsidRPr="00B80EBF">
        <w:rPr>
          <w:rFonts w:cstheme="minorHAnsi"/>
          <w:szCs w:val="20"/>
        </w:rPr>
        <w:t>h</w:t>
      </w:r>
      <w:r w:rsidR="0034097A" w:rsidRPr="00B80EBF">
        <w:rPr>
          <w:rFonts w:cstheme="minorHAnsi"/>
          <w:szCs w:val="20"/>
        </w:rPr>
        <w:t xml:space="preserve"> L. Cloke</w:t>
      </w:r>
      <w:r w:rsidR="002F74E5" w:rsidRPr="00B80EBF">
        <w:rPr>
          <w:rFonts w:cstheme="minorHAnsi"/>
          <w:szCs w:val="20"/>
          <w:vertAlign w:val="superscript"/>
        </w:rPr>
        <w:t>1</w:t>
      </w:r>
      <w:r w:rsidR="00281D25" w:rsidRPr="00B80EBF">
        <w:rPr>
          <w:rFonts w:cstheme="minorHAnsi"/>
          <w:szCs w:val="20"/>
          <w:vertAlign w:val="superscript"/>
        </w:rPr>
        <w:t>,5</w:t>
      </w:r>
      <w:r w:rsidR="00A943F3" w:rsidRPr="00B80EBF">
        <w:rPr>
          <w:rFonts w:cstheme="minorHAnsi"/>
          <w:szCs w:val="20"/>
          <w:vertAlign w:val="superscript"/>
        </w:rPr>
        <w:t>,7,8</w:t>
      </w:r>
    </w:p>
    <w:p w14:paraId="7BAE4A8F" w14:textId="1CBB9024" w:rsidR="003E4A83" w:rsidRPr="000C774A" w:rsidRDefault="003E4A83" w:rsidP="003E4A83">
      <w:pPr>
        <w:ind w:firstLine="0"/>
        <w:jc w:val="left"/>
        <w:rPr>
          <w:rFonts w:cstheme="minorHAnsi"/>
          <w:sz w:val="16"/>
          <w:szCs w:val="16"/>
        </w:rPr>
      </w:pPr>
      <w:r w:rsidRPr="000C774A">
        <w:rPr>
          <w:rFonts w:cstheme="minorHAnsi"/>
          <w:sz w:val="16"/>
          <w:szCs w:val="16"/>
          <w:vertAlign w:val="superscript"/>
        </w:rPr>
        <w:t xml:space="preserve">1 </w:t>
      </w:r>
      <w:r w:rsidRPr="000C774A">
        <w:rPr>
          <w:rFonts w:cstheme="minorHAnsi"/>
          <w:sz w:val="16"/>
          <w:szCs w:val="16"/>
        </w:rPr>
        <w:t>Department of Geography and Environmental Science, University of Reading, Reading, UK</w:t>
      </w:r>
    </w:p>
    <w:p w14:paraId="686F44FC" w14:textId="1D55F9B7" w:rsidR="003E4A83" w:rsidRPr="000C774A" w:rsidRDefault="003E4A83" w:rsidP="003E4A83">
      <w:pPr>
        <w:spacing w:before="0"/>
        <w:ind w:firstLine="0"/>
        <w:jc w:val="left"/>
        <w:rPr>
          <w:rFonts w:cstheme="minorHAnsi"/>
          <w:sz w:val="16"/>
          <w:szCs w:val="16"/>
        </w:rPr>
      </w:pPr>
      <w:r w:rsidRPr="000C774A">
        <w:rPr>
          <w:rFonts w:cstheme="minorHAnsi"/>
          <w:sz w:val="16"/>
          <w:szCs w:val="16"/>
          <w:vertAlign w:val="superscript"/>
        </w:rPr>
        <w:t xml:space="preserve">2 </w:t>
      </w:r>
      <w:r w:rsidRPr="000C774A">
        <w:rPr>
          <w:rFonts w:cstheme="minorHAnsi"/>
          <w:sz w:val="16"/>
          <w:szCs w:val="16"/>
        </w:rPr>
        <w:t>Forecast Department, European Centre for Medium-range Weather Forecasts, Reading, UK</w:t>
      </w:r>
    </w:p>
    <w:p w14:paraId="2C3F69EF" w14:textId="36CE4C29" w:rsidR="003E4A83" w:rsidRPr="000C774A" w:rsidRDefault="006D011A" w:rsidP="003E4A83">
      <w:pPr>
        <w:spacing w:before="0"/>
        <w:ind w:firstLine="0"/>
        <w:jc w:val="left"/>
        <w:rPr>
          <w:rFonts w:cstheme="minorHAnsi"/>
          <w:sz w:val="16"/>
          <w:szCs w:val="16"/>
        </w:rPr>
      </w:pPr>
      <w:r w:rsidRPr="000C774A">
        <w:rPr>
          <w:rFonts w:cstheme="minorHAnsi"/>
          <w:sz w:val="16"/>
          <w:szCs w:val="16"/>
          <w:vertAlign w:val="superscript"/>
        </w:rPr>
        <w:t>3</w:t>
      </w:r>
      <w:r w:rsidR="003E4A83" w:rsidRPr="000C774A">
        <w:rPr>
          <w:rFonts w:cstheme="minorHAnsi"/>
          <w:sz w:val="16"/>
          <w:szCs w:val="16"/>
          <w:vertAlign w:val="superscript"/>
        </w:rPr>
        <w:t xml:space="preserve"> </w:t>
      </w:r>
      <w:r w:rsidR="003E4A83" w:rsidRPr="000C774A">
        <w:rPr>
          <w:rFonts w:cstheme="minorHAnsi"/>
          <w:sz w:val="16"/>
          <w:szCs w:val="16"/>
        </w:rPr>
        <w:t>Department of Geography and Environment, University of Loughborough, Loughborough, UK</w:t>
      </w:r>
    </w:p>
    <w:p w14:paraId="17CFB5F7" w14:textId="7BD401EF" w:rsidR="003E4A83" w:rsidRPr="000C774A" w:rsidRDefault="006D011A" w:rsidP="003E4A83">
      <w:pPr>
        <w:spacing w:before="0"/>
        <w:ind w:firstLine="0"/>
        <w:jc w:val="left"/>
        <w:rPr>
          <w:rFonts w:cstheme="minorHAnsi"/>
          <w:sz w:val="16"/>
          <w:szCs w:val="16"/>
        </w:rPr>
      </w:pPr>
      <w:r w:rsidRPr="000C774A">
        <w:rPr>
          <w:rFonts w:cstheme="minorHAnsi"/>
          <w:sz w:val="16"/>
          <w:szCs w:val="16"/>
          <w:vertAlign w:val="superscript"/>
        </w:rPr>
        <w:t>4</w:t>
      </w:r>
      <w:r w:rsidR="003E4A83" w:rsidRPr="000C774A">
        <w:rPr>
          <w:rFonts w:cstheme="minorHAnsi"/>
          <w:sz w:val="16"/>
          <w:szCs w:val="16"/>
          <w:vertAlign w:val="superscript"/>
        </w:rPr>
        <w:t xml:space="preserve"> </w:t>
      </w:r>
      <w:r w:rsidR="003E4A83" w:rsidRPr="000C774A">
        <w:rPr>
          <w:rFonts w:cstheme="minorHAnsi"/>
          <w:sz w:val="16"/>
          <w:szCs w:val="16"/>
        </w:rPr>
        <w:t>UK Centre for Ecology and Hydrology, Wallingford, United Kingdom</w:t>
      </w:r>
    </w:p>
    <w:p w14:paraId="16848ACB" w14:textId="71D66B62" w:rsidR="003E4A83" w:rsidRPr="000C774A" w:rsidRDefault="006D011A" w:rsidP="003E4A83">
      <w:pPr>
        <w:spacing w:before="0"/>
        <w:ind w:firstLine="0"/>
        <w:jc w:val="left"/>
        <w:rPr>
          <w:rFonts w:cstheme="minorHAnsi"/>
          <w:sz w:val="16"/>
          <w:szCs w:val="16"/>
        </w:rPr>
      </w:pPr>
      <w:r w:rsidRPr="000C774A">
        <w:rPr>
          <w:rFonts w:cstheme="minorHAnsi"/>
          <w:sz w:val="16"/>
          <w:szCs w:val="16"/>
          <w:vertAlign w:val="superscript"/>
        </w:rPr>
        <w:t>5</w:t>
      </w:r>
      <w:r w:rsidR="003E4A83" w:rsidRPr="000C774A">
        <w:rPr>
          <w:rFonts w:cstheme="minorHAnsi"/>
          <w:sz w:val="16"/>
          <w:szCs w:val="16"/>
          <w:vertAlign w:val="superscript"/>
        </w:rPr>
        <w:t xml:space="preserve"> </w:t>
      </w:r>
      <w:r w:rsidR="003E4A83" w:rsidRPr="000C774A">
        <w:rPr>
          <w:rFonts w:cstheme="minorHAnsi"/>
          <w:sz w:val="16"/>
          <w:szCs w:val="16"/>
        </w:rPr>
        <w:t>Department of Meteorology, University of Reading, Reading, UK</w:t>
      </w:r>
    </w:p>
    <w:p w14:paraId="3EED817C" w14:textId="4DF31940" w:rsidR="00DD02FA" w:rsidRPr="000C774A" w:rsidRDefault="006D011A" w:rsidP="003E4A83">
      <w:pPr>
        <w:spacing w:before="0"/>
        <w:ind w:firstLine="0"/>
        <w:jc w:val="left"/>
        <w:rPr>
          <w:rFonts w:cstheme="minorHAnsi"/>
          <w:sz w:val="16"/>
          <w:szCs w:val="16"/>
        </w:rPr>
      </w:pPr>
      <w:r w:rsidRPr="000C774A">
        <w:rPr>
          <w:rFonts w:cstheme="minorHAnsi"/>
          <w:sz w:val="16"/>
          <w:szCs w:val="16"/>
          <w:vertAlign w:val="superscript"/>
        </w:rPr>
        <w:t>6</w:t>
      </w:r>
      <w:r w:rsidR="00DD02FA" w:rsidRPr="000C774A">
        <w:rPr>
          <w:rFonts w:cstheme="minorHAnsi"/>
          <w:sz w:val="16"/>
          <w:szCs w:val="16"/>
        </w:rPr>
        <w:t xml:space="preserve"> </w:t>
      </w:r>
      <w:r w:rsidR="0031673D" w:rsidRPr="000C774A">
        <w:rPr>
          <w:rFonts w:cstheme="minorHAnsi"/>
          <w:sz w:val="16"/>
          <w:szCs w:val="16"/>
        </w:rPr>
        <w:t>Red Cross Red Crescent Climate Centre, The Hague, The Netherlands</w:t>
      </w:r>
    </w:p>
    <w:p w14:paraId="75CD3ADA" w14:textId="7FA65D40" w:rsidR="003E4A83" w:rsidRPr="000C774A" w:rsidRDefault="006D011A" w:rsidP="003E4A83">
      <w:pPr>
        <w:spacing w:before="0"/>
        <w:ind w:firstLine="0"/>
        <w:jc w:val="left"/>
        <w:rPr>
          <w:rFonts w:cstheme="minorHAnsi"/>
          <w:sz w:val="16"/>
          <w:szCs w:val="16"/>
        </w:rPr>
      </w:pPr>
      <w:r w:rsidRPr="000C774A">
        <w:rPr>
          <w:rFonts w:cstheme="minorHAnsi"/>
          <w:sz w:val="16"/>
          <w:szCs w:val="16"/>
          <w:vertAlign w:val="superscript"/>
        </w:rPr>
        <w:t>7</w:t>
      </w:r>
      <w:r w:rsidR="003E4A83" w:rsidRPr="000C774A">
        <w:rPr>
          <w:rFonts w:cstheme="minorHAnsi"/>
          <w:sz w:val="16"/>
          <w:szCs w:val="16"/>
          <w:vertAlign w:val="superscript"/>
        </w:rPr>
        <w:t xml:space="preserve"> </w:t>
      </w:r>
      <w:r w:rsidR="003E4A83" w:rsidRPr="000C774A">
        <w:rPr>
          <w:rFonts w:cstheme="minorHAnsi"/>
          <w:sz w:val="16"/>
          <w:szCs w:val="16"/>
        </w:rPr>
        <w:t>Department of Earth Sciences, Air, Water and Landscape Science, Uppsala University, Sweden</w:t>
      </w:r>
    </w:p>
    <w:p w14:paraId="5F118D5E" w14:textId="1C7719FF" w:rsidR="00A039C0" w:rsidRPr="000C774A" w:rsidRDefault="006D011A" w:rsidP="005557BE">
      <w:pPr>
        <w:spacing w:before="0"/>
        <w:ind w:firstLine="0"/>
        <w:jc w:val="left"/>
        <w:rPr>
          <w:rFonts w:cstheme="minorHAnsi"/>
          <w:b/>
          <w:bCs/>
          <w:sz w:val="16"/>
          <w:szCs w:val="16"/>
          <w:vertAlign w:val="superscript"/>
        </w:rPr>
      </w:pPr>
      <w:r w:rsidRPr="000C774A">
        <w:rPr>
          <w:rFonts w:cstheme="minorHAnsi"/>
          <w:sz w:val="16"/>
          <w:szCs w:val="16"/>
          <w:vertAlign w:val="superscript"/>
        </w:rPr>
        <w:t>8</w:t>
      </w:r>
      <w:r w:rsidR="003E4A83" w:rsidRPr="000C774A">
        <w:rPr>
          <w:rFonts w:cstheme="minorHAnsi"/>
          <w:sz w:val="16"/>
          <w:szCs w:val="16"/>
          <w:vertAlign w:val="superscript"/>
        </w:rPr>
        <w:t xml:space="preserve"> </w:t>
      </w:r>
      <w:r w:rsidR="003E4A83" w:rsidRPr="000C774A">
        <w:rPr>
          <w:rFonts w:cstheme="minorHAnsi"/>
          <w:sz w:val="16"/>
          <w:szCs w:val="16"/>
        </w:rPr>
        <w:t>Centre of Natural Hazards and Disaster Science, CNDS, Sweden</w:t>
      </w:r>
    </w:p>
    <w:p w14:paraId="25ADAEC9" w14:textId="09922435" w:rsidR="003E4A83" w:rsidRPr="000C774A" w:rsidRDefault="003E4A83" w:rsidP="00EB32D2">
      <w:pPr>
        <w:pStyle w:val="Caption"/>
        <w:spacing w:after="0"/>
        <w:ind w:firstLine="0"/>
        <w:rPr>
          <w:rFonts w:cstheme="minorHAnsi"/>
          <w:b/>
          <w:bCs/>
          <w:sz w:val="16"/>
          <w:szCs w:val="16"/>
        </w:rPr>
      </w:pPr>
      <w:r w:rsidRPr="000C774A">
        <w:rPr>
          <w:rFonts w:cstheme="minorHAnsi"/>
          <w:b/>
          <w:bCs/>
          <w:sz w:val="16"/>
          <w:szCs w:val="16"/>
        </w:rPr>
        <w:t xml:space="preserve">Correspondence: </w:t>
      </w:r>
      <w:r w:rsidRPr="000C774A">
        <w:rPr>
          <w:rFonts w:cstheme="minorHAnsi"/>
          <w:sz w:val="16"/>
          <w:szCs w:val="16"/>
        </w:rPr>
        <w:t xml:space="preserve">Fatima </w:t>
      </w:r>
      <w:r w:rsidR="00EB32D2" w:rsidRPr="000C774A">
        <w:rPr>
          <w:rFonts w:cstheme="minorHAnsi"/>
          <w:sz w:val="16"/>
          <w:szCs w:val="16"/>
        </w:rPr>
        <w:t>M</w:t>
      </w:r>
      <w:r w:rsidRPr="000C774A">
        <w:rPr>
          <w:rFonts w:cstheme="minorHAnsi"/>
          <w:sz w:val="16"/>
          <w:szCs w:val="16"/>
        </w:rPr>
        <w:t>. Pillosu</w:t>
      </w:r>
      <w:r w:rsidRPr="000C774A">
        <w:rPr>
          <w:rFonts w:cstheme="minorHAnsi"/>
          <w:b/>
          <w:bCs/>
          <w:sz w:val="16"/>
          <w:szCs w:val="16"/>
        </w:rPr>
        <w:t xml:space="preserve"> </w:t>
      </w:r>
      <w:r w:rsidR="00EB32D2" w:rsidRPr="000C774A">
        <w:rPr>
          <w:rFonts w:cstheme="minorHAnsi"/>
          <w:sz w:val="16"/>
          <w:szCs w:val="16"/>
        </w:rPr>
        <w:t>(</w:t>
      </w:r>
      <w:r w:rsidRPr="000C774A">
        <w:rPr>
          <w:rFonts w:cstheme="minorHAnsi"/>
          <w:sz w:val="16"/>
          <w:szCs w:val="16"/>
        </w:rPr>
        <w:t>fatima.pillosu@ecmwf.int</w:t>
      </w:r>
      <w:r w:rsidR="00EB32D2" w:rsidRPr="000C774A">
        <w:rPr>
          <w:rFonts w:cstheme="minorHAnsi"/>
          <w:sz w:val="16"/>
          <w:szCs w:val="16"/>
        </w:rPr>
        <w:t>)</w:t>
      </w:r>
    </w:p>
    <w:p w14:paraId="537DDDF0" w14:textId="0669E992" w:rsidR="00BB0382" w:rsidRDefault="003D11C4" w:rsidP="00EB32D2">
      <w:pPr>
        <w:spacing w:before="240"/>
        <w:ind w:firstLine="0"/>
      </w:pPr>
      <w:r w:rsidRPr="008167CE">
        <w:rPr>
          <w:rFonts w:cstheme="minorHAnsi"/>
          <w:b/>
          <w:bCs/>
        </w:rPr>
        <w:t>Abstract</w:t>
      </w:r>
      <w:r w:rsidR="005557BE" w:rsidRPr="008167CE">
        <w:rPr>
          <w:rFonts w:cstheme="minorHAnsi"/>
          <w:b/>
          <w:bCs/>
        </w:rPr>
        <w:t>.</w:t>
      </w:r>
      <w:r w:rsidR="005557BE" w:rsidRPr="00387048">
        <w:rPr>
          <w:rFonts w:cstheme="minorHAnsi"/>
        </w:rPr>
        <w:t xml:space="preserve"> </w:t>
      </w:r>
      <w:r w:rsidR="00A23E57">
        <w:rPr>
          <w:rFonts w:cstheme="minorHAnsi"/>
        </w:rPr>
        <w:t>S</w:t>
      </w:r>
      <w:r w:rsidR="00387048" w:rsidRPr="00387048">
        <w:rPr>
          <w:rFonts w:cstheme="minorHAnsi"/>
        </w:rPr>
        <w:t>tati</w:t>
      </w:r>
      <w:r w:rsidR="003C4326">
        <w:rPr>
          <w:rFonts w:cstheme="minorHAnsi"/>
        </w:rPr>
        <w:t xml:space="preserve">stical post-processing </w:t>
      </w:r>
      <w:r w:rsidR="00A23E57">
        <w:rPr>
          <w:rFonts w:cstheme="minorHAnsi"/>
        </w:rPr>
        <w:t xml:space="preserve">techniques </w:t>
      </w:r>
      <w:r w:rsidR="003C4326">
        <w:rPr>
          <w:rFonts w:cstheme="minorHAnsi"/>
        </w:rPr>
        <w:t>allow to correct bias</w:t>
      </w:r>
      <w:r w:rsidR="00A23E57">
        <w:rPr>
          <w:rFonts w:cstheme="minorHAnsi"/>
        </w:rPr>
        <w:t xml:space="preserve"> and anticipate representativeness errors in raw NWP model outputs</w:t>
      </w:r>
      <w:r w:rsidR="00E1740B">
        <w:rPr>
          <w:rFonts w:cstheme="minorHAnsi"/>
        </w:rPr>
        <w:t xml:space="preserve">. </w:t>
      </w:r>
      <w:r w:rsidR="00E1740B">
        <w:t xml:space="preserve">Due to their low calibration and production costs, </w:t>
      </w:r>
      <w:r w:rsidR="00F31D63">
        <w:t>no-weather-scenario-based approaches are widely used</w:t>
      </w:r>
      <w:r w:rsidR="002D0672">
        <w:t>.</w:t>
      </w:r>
      <w:r w:rsidR="00FD1730">
        <w:t xml:space="preserve"> However, this study argues that the use of a post-processing approach that differentiate</w:t>
      </w:r>
      <w:r w:rsidR="00AC666E">
        <w:t xml:space="preserve">s its corrections </w:t>
      </w:r>
      <w:r w:rsidR="002A03FC">
        <w:t>according to different weather scenarios</w:t>
      </w:r>
      <w:r w:rsidR="00617059">
        <w:t xml:space="preserve"> should provide better post-processed forecasts.</w:t>
      </w:r>
      <w:r w:rsidR="002E2CA9">
        <w:t xml:space="preserve"> </w:t>
      </w:r>
      <w:r w:rsidR="003A5E38">
        <w:t xml:space="preserve">This study investigates </w:t>
      </w:r>
      <w:r w:rsidR="008F316E">
        <w:t>whether is worth bearing the cost of</w:t>
      </w:r>
      <w:r w:rsidR="003A5E38">
        <w:t xml:space="preserve"> diagnosi</w:t>
      </w:r>
      <w:r w:rsidR="008F316E">
        <w:t>ng</w:t>
      </w:r>
      <w:r w:rsidR="003A5E38">
        <w:t xml:space="preserve"> multiple </w:t>
      </w:r>
      <w:r w:rsidR="00A47C1C">
        <w:t>grid</w:t>
      </w:r>
      <w:r w:rsidR="00C06C4B">
        <w:t xml:space="preserve">-box weather types </w:t>
      </w:r>
      <w:r w:rsidR="001132DA">
        <w:t xml:space="preserve">to post-process </w:t>
      </w:r>
      <w:r w:rsidR="005F75FF">
        <w:t xml:space="preserve">NWP model outputs, or whether both </w:t>
      </w:r>
      <w:r w:rsidR="00F425B1">
        <w:t>approaches achieve similar improvements</w:t>
      </w:r>
      <w:r w:rsidR="0069490A">
        <w:t xml:space="preserve">. </w:t>
      </w:r>
      <w:r w:rsidR="00EE4A38">
        <w:t>This study c</w:t>
      </w:r>
      <w:r w:rsidR="004C7F96">
        <w:t>ompar</w:t>
      </w:r>
      <w:r w:rsidR="00EE4A38">
        <w:t>es</w:t>
      </w:r>
      <w:r w:rsidR="00147285">
        <w:t xml:space="preserve"> the reliability and the discrimination ability </w:t>
      </w:r>
      <w:r w:rsidR="0068104D">
        <w:t xml:space="preserve">of forecasts from three systems: </w:t>
      </w:r>
      <w:r w:rsidR="004C7F96">
        <w:t>raw ENS</w:t>
      </w:r>
      <w:r w:rsidR="00E6325C">
        <w:t xml:space="preserve"> and two post-processed forecasts based on ECMWF’s ecPoint technique</w:t>
      </w:r>
      <w:r w:rsidR="008C0766">
        <w:t xml:space="preserve">, i.e., the </w:t>
      </w:r>
      <w:r w:rsidR="00985196">
        <w:t xml:space="preserve">currently operational </w:t>
      </w:r>
      <w:r w:rsidR="008C0766">
        <w:t>multiple grid-box weather</w:t>
      </w:r>
      <w:r w:rsidR="00985196">
        <w:t xml:space="preserve"> type approach (</w:t>
      </w:r>
      <w:r w:rsidR="007D608C">
        <w:t>M</w:t>
      </w:r>
      <w:r w:rsidR="00985196">
        <w:t xml:space="preserve">ultiple-WT ecPoint) </w:t>
      </w:r>
      <w:r w:rsidR="006D0FD1">
        <w:t xml:space="preserve">and an experimental system that </w:t>
      </w:r>
      <w:r w:rsidR="00ED515D">
        <w:t>does not diagnose weather types (</w:t>
      </w:r>
      <w:r w:rsidR="007D608C">
        <w:t>S</w:t>
      </w:r>
      <w:r w:rsidR="00ED515D">
        <w:t>ingle-WT</w:t>
      </w:r>
      <w:r w:rsidR="00923568">
        <w:t xml:space="preserve"> ecPoint</w:t>
      </w:r>
      <w:r w:rsidR="00ED515D">
        <w:t>)</w:t>
      </w:r>
      <w:r w:rsidR="00923568">
        <w:t>.</w:t>
      </w:r>
      <w:r w:rsidR="002917E4">
        <w:t xml:space="preserve"> </w:t>
      </w:r>
      <w:r w:rsidR="00032AC9">
        <w:t xml:space="preserve">This study focuses on rainfall. </w:t>
      </w:r>
      <w:r w:rsidR="007B3B65">
        <w:t>M</w:t>
      </w:r>
      <w:r w:rsidR="001D7667">
        <w:t xml:space="preserve">ultiple-WT ecPoint </w:t>
      </w:r>
      <w:r w:rsidR="005375D3">
        <w:t>is shown to have</w:t>
      </w:r>
      <w:r w:rsidR="001D7667">
        <w:t xml:space="preserve"> better reliability and discrimination ability </w:t>
      </w:r>
      <w:r w:rsidR="00174895">
        <w:t xml:space="preserve">than </w:t>
      </w:r>
      <w:r w:rsidR="003C3CFC">
        <w:t>S</w:t>
      </w:r>
      <w:r w:rsidR="00174895">
        <w:t xml:space="preserve">ingle-WT ecPoint and ENS. </w:t>
      </w:r>
      <w:r w:rsidR="000B6CE1">
        <w:t>This is also confirm</w:t>
      </w:r>
      <w:r w:rsidR="00A615AC">
        <w:t>ed</w:t>
      </w:r>
      <w:r w:rsidR="000B6CE1">
        <w:t xml:space="preserve"> by the analysis of a case of severe rainfall and flooding in China. </w:t>
      </w:r>
      <w:r w:rsidR="0005545F">
        <w:t xml:space="preserve">It is </w:t>
      </w:r>
      <w:r w:rsidR="00733CF4">
        <w:t xml:space="preserve">concluded that it </w:t>
      </w:r>
      <w:r w:rsidR="008F5505">
        <w:t>is worth bearing the cost adopting a weather-scenario-based post-processing approach as</w:t>
      </w:r>
      <w:r w:rsidR="00CD6D7D">
        <w:t>, contrary to Single-WT ecPoint, Multiple-WT ecPoint</w:t>
      </w:r>
      <w:r w:rsidR="008F5505">
        <w:t xml:space="preserve"> would </w:t>
      </w:r>
      <w:r w:rsidR="007A451C">
        <w:t xml:space="preserve">keep high events’ </w:t>
      </w:r>
      <w:r w:rsidR="007A451C">
        <w:t>detection</w:t>
      </w:r>
      <w:r w:rsidR="007A451C">
        <w:t xml:space="preserve"> </w:t>
      </w:r>
      <w:r w:rsidR="008F5505">
        <w:t>rate</w:t>
      </w:r>
      <w:r w:rsidR="007A451C">
        <w:t>s</w:t>
      </w:r>
      <w:r w:rsidR="00CD6D7D">
        <w:t xml:space="preserve"> while keeping low </w:t>
      </w:r>
      <w:r w:rsidR="003B3A04">
        <w:t>false alarms rates</w:t>
      </w:r>
      <w:r w:rsidR="00477E38">
        <w:t xml:space="preserve">. This would contribute to enhance </w:t>
      </w:r>
      <w:r w:rsidR="00067F54">
        <w:t xml:space="preserve">user’s trust in the forecasts. </w:t>
      </w:r>
    </w:p>
    <w:p w14:paraId="08012777" w14:textId="59199FBB" w:rsidR="00DC3AAC" w:rsidRDefault="00DC3AAC" w:rsidP="00EB32D2">
      <w:pPr>
        <w:spacing w:before="240"/>
        <w:ind w:firstLine="0"/>
        <w:rPr>
          <w:rFonts w:cstheme="minorHAnsi"/>
          <w:b/>
          <w:bCs/>
        </w:rPr>
      </w:pPr>
      <w:r>
        <w:rPr>
          <w:rFonts w:cstheme="minorHAnsi"/>
          <w:b/>
          <w:bCs/>
        </w:rPr>
        <w:t>Plain language summary.</w:t>
      </w:r>
    </w:p>
    <w:p w14:paraId="308180B9" w14:textId="182A553E" w:rsidR="005C39AF" w:rsidRPr="005C39AF" w:rsidRDefault="005C39AF" w:rsidP="00EB32D2">
      <w:pPr>
        <w:spacing w:before="240"/>
        <w:ind w:firstLine="0"/>
      </w:pPr>
      <w:r w:rsidRPr="00B075A3">
        <w:rPr>
          <w:b/>
          <w:bCs/>
        </w:rPr>
        <w:t>Word count.</w:t>
      </w:r>
      <w:r w:rsidRPr="00B075A3">
        <w:t xml:space="preserve"> </w:t>
      </w:r>
      <w:r w:rsidR="001D3CA6">
        <w:t>5185</w:t>
      </w:r>
      <w:r w:rsidRPr="00B075A3">
        <w:t xml:space="preserve"> words, excluding abstract, tables, captions, and references.</w:t>
      </w:r>
    </w:p>
    <w:p w14:paraId="554A1055" w14:textId="3512FA32" w:rsidR="005739B2" w:rsidRPr="008167CE" w:rsidRDefault="005557BE" w:rsidP="005739B2">
      <w:pPr>
        <w:spacing w:before="240"/>
        <w:ind w:firstLine="0"/>
        <w:rPr>
          <w:rFonts w:cstheme="minorHAnsi"/>
        </w:rPr>
      </w:pPr>
      <w:r w:rsidRPr="008167CE">
        <w:rPr>
          <w:rFonts w:cstheme="minorHAnsi"/>
          <w:b/>
          <w:bCs/>
        </w:rPr>
        <w:t xml:space="preserve">Keywords. </w:t>
      </w:r>
      <w:bookmarkStart w:id="0" w:name="_Toc72741637"/>
      <w:r w:rsidR="001E0629" w:rsidRPr="00B075A3">
        <w:t>Ensemble rainfall forecasts, ecPoint</w:t>
      </w:r>
      <w:r w:rsidR="001E0629">
        <w:t>,</w:t>
      </w:r>
      <w:r w:rsidR="00184F8D">
        <w:t xml:space="preserve"> Brier Score,</w:t>
      </w:r>
      <w:r w:rsidR="001E0629">
        <w:t xml:space="preserve"> ROC curves</w:t>
      </w:r>
    </w:p>
    <w:p w14:paraId="56332330" w14:textId="77777777" w:rsidR="00BF0862" w:rsidRPr="008167CE" w:rsidRDefault="001A0B58" w:rsidP="00BF0862">
      <w:pPr>
        <w:spacing w:before="0"/>
        <w:ind w:firstLine="0"/>
        <w:jc w:val="left"/>
        <w:rPr>
          <w:rFonts w:cstheme="minorHAnsi"/>
          <w:szCs w:val="20"/>
        </w:rPr>
      </w:pPr>
      <w:r w:rsidRPr="008167CE">
        <w:rPr>
          <w:rFonts w:cstheme="minorHAnsi"/>
          <w:szCs w:val="20"/>
        </w:rPr>
        <w:t>________________________________________________________________________________________________</w:t>
      </w:r>
    </w:p>
    <w:p w14:paraId="6914FDFB" w14:textId="77777777" w:rsidR="00BF0862" w:rsidRPr="008167CE" w:rsidRDefault="00BF0862" w:rsidP="00BF0862">
      <w:pPr>
        <w:spacing w:before="0"/>
        <w:ind w:firstLine="0"/>
        <w:jc w:val="left"/>
        <w:rPr>
          <w:rFonts w:cstheme="minorHAnsi"/>
        </w:rPr>
      </w:pPr>
    </w:p>
    <w:p w14:paraId="799C2266" w14:textId="3C398776" w:rsidR="00CB0DD1" w:rsidRDefault="00A86595" w:rsidP="00BF0862">
      <w:pPr>
        <w:pStyle w:val="Heading1"/>
      </w:pPr>
      <w:r w:rsidRPr="008167CE">
        <w:t>Introduction</w:t>
      </w:r>
      <w:bookmarkStart w:id="1" w:name="_Hlk75787885"/>
      <w:bookmarkStart w:id="2" w:name="_Toc72741638"/>
      <w:bookmarkEnd w:id="0"/>
    </w:p>
    <w:p w14:paraId="49A32218" w14:textId="359C5394" w:rsidR="001A6B0C" w:rsidRPr="002D5511" w:rsidRDefault="002D5511" w:rsidP="00383A21">
      <w:pPr>
        <w:rPr>
          <w:u w:val="single"/>
        </w:rPr>
      </w:pPr>
      <w:r>
        <w:t>Statistical weather-scenario-based</w:t>
      </w:r>
      <w:r w:rsidR="001A6B0C">
        <w:t xml:space="preserve"> post-proces</w:t>
      </w:r>
      <w:r>
        <w:t xml:space="preserve">sing approaches </w:t>
      </w:r>
      <w:r w:rsidR="00394D6E">
        <w:t>remains</w:t>
      </w:r>
      <w:r w:rsidR="001A6B0C">
        <w:t xml:space="preserve"> relatively uncommon in operational environments</w:t>
      </w:r>
      <w:r w:rsidR="004323EC">
        <w:t xml:space="preserve"> </w:t>
      </w:r>
      <w:sdt>
        <w:sdtPr>
          <w:rPr>
            <w:color w:val="000000"/>
          </w:rPr>
          <w:tag w:val="MENDELEY_CITATION_v3_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"/>
          <w:id w:val="-1454403609"/>
          <w:placeholder>
            <w:docPart w:val="DefaultPlaceholder_-1854013440"/>
          </w:placeholder>
        </w:sdtPr>
        <w:sdtContent>
          <w:r w:rsidR="00C70CA4" w:rsidRPr="00C70CA4">
            <w:rPr>
              <w:color w:val="000000"/>
            </w:rPr>
            <w:t>(Roberts et al. 2023)</w:t>
          </w:r>
        </w:sdtContent>
      </w:sdt>
      <w:r w:rsidR="001A6B0C">
        <w:t xml:space="preserve">. Despite the argument that </w:t>
      </w:r>
      <w:r>
        <w:t>these</w:t>
      </w:r>
      <w:r w:rsidR="001A6B0C">
        <w:t xml:space="preserve"> </w:t>
      </w:r>
      <w:r>
        <w:t xml:space="preserve">would </w:t>
      </w:r>
      <w:r w:rsidR="001A6B0C">
        <w:t>provide be</w:t>
      </w:r>
      <w:r w:rsidR="004323EC">
        <w:t>tter</w:t>
      </w:r>
      <w:r w:rsidR="001A6B0C">
        <w:t xml:space="preserve"> results in improving raw numerical weather prediction (NWP) outputs </w:t>
      </w:r>
      <w:sdt>
        <w:sdtPr>
          <w:rPr>
            <w:color w:val="000000"/>
          </w:rPr>
          <w:tag w:val="MENDELEY_CITATION_v3_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"/>
          <w:id w:val="-615141521"/>
          <w:placeholder>
            <w:docPart w:val="DefaultPlaceholder_-1854013440"/>
          </w:placeholder>
        </w:sdtPr>
        <w:sdtContent>
          <w:r w:rsidR="00C70CA4" w:rsidRPr="00C70CA4">
            <w:rPr>
              <w:color w:val="000000"/>
            </w:rPr>
            <w:t>(Hewson and Pillosu 2021)</w:t>
          </w:r>
        </w:sdtContent>
      </w:sdt>
      <w:r>
        <w:t xml:space="preserve">, no-weather-scenarios-based approaches </w:t>
      </w:r>
      <w:r w:rsidR="001A6B0C">
        <w:t>are still widely used because of their low calibration and production costs</w:t>
      </w:r>
      <w:r w:rsidR="00CC600A">
        <w:t xml:space="preserve"> </w:t>
      </w:r>
      <w:sdt>
        <w:sdtPr>
          <w:rPr>
            <w:color w:val="000000"/>
          </w:rPr>
          <w:tag w:val="MENDELEY_CITATION_v3_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"/>
          <w:id w:val="-1658291499"/>
          <w:placeholder>
            <w:docPart w:val="DefaultPlaceholder_-1854013440"/>
          </w:placeholder>
        </w:sdtPr>
        <w:sdtContent>
          <w:r w:rsidR="00C70CA4" w:rsidRPr="00C70CA4">
            <w:rPr>
              <w:color w:val="000000"/>
            </w:rPr>
            <w:t>(Ben Bouallegue et al. 2020)</w:t>
          </w:r>
        </w:sdtContent>
      </w:sdt>
      <w:r w:rsidR="001A6B0C">
        <w:t>. This study compares the performance of post-processed</w:t>
      </w:r>
      <w:r>
        <w:t xml:space="preserve"> forecasts</w:t>
      </w:r>
      <w:r w:rsidR="001A6B0C">
        <w:t xml:space="preserve"> with or without weather-scenario-based</w:t>
      </w:r>
      <w:r>
        <w:t xml:space="preserve"> post-processing</w:t>
      </w:r>
      <w:r w:rsidR="001A6B0C">
        <w:t xml:space="preserve"> approach</w:t>
      </w:r>
      <w:r>
        <w:t>es.</w:t>
      </w:r>
    </w:p>
    <w:p w14:paraId="7E7F8F68" w14:textId="54566366" w:rsidR="001A6B0C" w:rsidRDefault="001A6B0C" w:rsidP="000A084A">
      <w:r>
        <w:t xml:space="preserve">Weather forecasts rely heavily on NWP models </w:t>
      </w:r>
      <w:sdt>
        <w:sdtPr>
          <w:rPr>
            <w:color w:val="000000"/>
          </w:rPr>
          <w:tag w:val="MENDELEY_CITATION_v3_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"/>
          <w:id w:val="-2021691158"/>
          <w:placeholder>
            <w:docPart w:val="DefaultPlaceholder_-1854013440"/>
          </w:placeholder>
        </w:sdtPr>
        <w:sdtContent>
          <w:r w:rsidR="00C70CA4" w:rsidRPr="00C70CA4">
            <w:rPr>
              <w:color w:val="000000"/>
            </w:rPr>
            <w:t>(Bauer et al. 2021)</w:t>
          </w:r>
        </w:sdtContent>
      </w:sdt>
      <w:r>
        <w:t xml:space="preserve">, but their use is not always straightforward. Due to the scale mismatch between the site-specific predictions required by users and the NWP models' gridded predictions, the former can be largely inaccurate under certain conditions </w:t>
      </w:r>
      <w:sdt>
        <w:sdtPr>
          <w:rPr>
            <w:color w:val="000000"/>
          </w:rPr>
          <w:tag w:val="MENDELEY_CITATION_v3_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"/>
          <w:id w:val="767813614"/>
          <w:placeholder>
            <w:docPart w:val="DefaultPlaceholder_-1854013440"/>
          </w:placeholder>
        </w:sdtPr>
        <w:sdtContent>
          <w:r w:rsidR="00C70CA4" w:rsidRPr="00C70CA4">
            <w:rPr>
              <w:color w:val="000000"/>
            </w:rPr>
            <w:t>(Göber et al. 2008)</w:t>
          </w:r>
        </w:sdtContent>
      </w:sdt>
      <w:r>
        <w:t>. This scale mismatch is called representativeness error</w:t>
      </w:r>
      <w:r w:rsidR="00950AB1">
        <w:t xml:space="preserve"> </w:t>
      </w:r>
      <w:sdt>
        <w:sdtPr>
          <w:rPr>
            <w:color w:val="000000"/>
          </w:rPr>
          <w:tag w:val="MENDELEY_CITATION_v3_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"/>
          <w:id w:val="-132724925"/>
          <w:placeholder>
            <w:docPart w:val="DefaultPlaceholder_-1854013440"/>
          </w:placeholder>
        </w:sdtPr>
        <w:sdtContent>
          <w:r w:rsidR="00C70CA4" w:rsidRPr="00C70CA4">
            <w:rPr>
              <w:color w:val="000000"/>
            </w:rPr>
            <w:t>(Janjić et al. 2018)</w:t>
          </w:r>
        </w:sdtContent>
      </w:sdt>
      <w:r w:rsidR="00950AB1">
        <w:t xml:space="preserve"> </w:t>
      </w:r>
      <w:r>
        <w:t>and increases when the variation seen among observed point values within the model grid-box (i.e., sub-grid variability) is significant. Sub-grid variability relates closely to weather conditions. Dynamics-driven (large-scale) rainfall, often related to atmospheric fronts, arises from a steady ascent of moist air across regions typically larger than model grid-box scales. Thus, rainfall sub-grid variability tends to be small. Conversely, instability-driven rainfall (i.e., showers/convection) arises from localised pockets of rapid ascent hundreds of metres to kilometres across. Thus, rainfall sub-grid variability can be very large on model grid-box scales. Representativeness errors can be addressed by adopting ensembles</w:t>
      </w:r>
      <w:r w:rsidR="0025468B">
        <w:t xml:space="preserve"> </w:t>
      </w:r>
      <w:sdt>
        <w:sdtPr>
          <w:rPr>
            <w:color w:val="000000"/>
          </w:rPr>
          <w:tag w:val="MENDELEY_CITATION_v3_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"/>
          <w:id w:val="-333459202"/>
          <w:placeholder>
            <w:docPart w:val="DefaultPlaceholder_-1854013440"/>
          </w:placeholder>
        </w:sdtPr>
        <w:sdtContent>
          <w:r w:rsidR="00C70CA4" w:rsidRPr="00C70CA4">
            <w:rPr>
              <w:color w:val="000000"/>
            </w:rPr>
            <w:t>(Buizza 2019)</w:t>
          </w:r>
        </w:sdtContent>
      </w:sdt>
      <w:r w:rsidR="008F6C18">
        <w:t xml:space="preserve"> </w:t>
      </w:r>
      <w:r>
        <w:t>and increasing the spatial scale of NWP models</w:t>
      </w:r>
      <w:r w:rsidR="008F6C18">
        <w:t xml:space="preserve"> </w:t>
      </w:r>
      <w:sdt>
        <w:sdtPr>
          <w:rPr>
            <w:color w:val="000000"/>
          </w:rPr>
          <w:tag w:val="MENDELEY_CITATION_v3_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"/>
          <w:id w:val="-1883397130"/>
          <w:placeholder>
            <w:docPart w:val="DefaultPlaceholder_-1854013440"/>
          </w:placeholder>
        </w:sdtPr>
        <w:sdtContent>
          <w:r w:rsidR="00C70CA4" w:rsidRPr="00C70CA4">
            <w:rPr>
              <w:color w:val="000000"/>
            </w:rPr>
            <w:t>(Cafaro et al. 2021)</w:t>
          </w:r>
        </w:sdtContent>
      </w:sdt>
      <w:r>
        <w:t xml:space="preserve">. </w:t>
      </w:r>
      <w:r w:rsidR="002D5511">
        <w:t xml:space="preserve">While ECMWF ensemble (ENS) forecasts are </w:t>
      </w:r>
      <w:r w:rsidR="00630FFE">
        <w:t xml:space="preserve">currently </w:t>
      </w:r>
      <w:r w:rsidR="002D5511">
        <w:t>provided with 50 and 100 ensemble members</w:t>
      </w:r>
      <w:r w:rsidR="002D5511">
        <w:rPr>
          <w:rStyle w:val="FootnoteReference"/>
        </w:rPr>
        <w:footnoteReference w:id="2"/>
      </w:r>
      <w:r w:rsidR="00630FFE">
        <w:t>, they might still not be able to reproduce all possible weather scenarios in convective situations. K</w:t>
      </w:r>
      <w:r>
        <w:t>m-scale models display realistic-looking spatial patterns</w:t>
      </w:r>
      <w:r w:rsidR="008F6C18">
        <w:t xml:space="preserve"> </w:t>
      </w:r>
      <w:sdt>
        <w:sdtPr>
          <w:rPr>
            <w:color w:val="000000"/>
          </w:rPr>
          <w:tag w:val="MENDELEY_CITATION_v3_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"/>
          <w:id w:val="-191225983"/>
          <w:placeholder>
            <w:docPart w:val="DefaultPlaceholder_-1854013440"/>
          </w:placeholder>
        </w:sdtPr>
        <w:sdtContent>
          <w:r w:rsidR="00C70CA4" w:rsidRPr="00C70CA4">
            <w:rPr>
              <w:color w:val="000000"/>
            </w:rPr>
            <w:t>(Roberts 2008)</w:t>
          </w:r>
        </w:sdtContent>
      </w:sdt>
      <w:r w:rsidR="003252FF">
        <w:t xml:space="preserve"> </w:t>
      </w:r>
      <w:r>
        <w:t>and improve forecast accuracy by better representing complex features such as orography</w:t>
      </w:r>
      <w:r w:rsidR="0077019E">
        <w:t xml:space="preserve"> </w:t>
      </w:r>
      <w:r w:rsidR="00630FFE">
        <w:t xml:space="preserve">and convection </w:t>
      </w:r>
      <w:sdt>
        <w:sdtPr>
          <w:rPr>
            <w:color w:val="000000"/>
          </w:rPr>
          <w:tag w:val="MENDELEY_CITATION_v3_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"/>
          <w:id w:val="-869989298"/>
          <w:placeholder>
            <w:docPart w:val="DefaultPlaceholder_-1854013440"/>
          </w:placeholder>
        </w:sdtPr>
        <w:sdtContent>
          <w:r w:rsidR="00C70CA4" w:rsidRPr="00C70CA4">
            <w:rPr>
              <w:color w:val="000000"/>
            </w:rPr>
            <w:t>(Casaretto et al. 2022)</w:t>
          </w:r>
        </w:sdtContent>
      </w:sdt>
      <w:r w:rsidR="0077019E">
        <w:rPr>
          <w:color w:val="000000"/>
        </w:rPr>
        <w:t>.</w:t>
      </w:r>
      <w:r>
        <w:t xml:space="preserve"> However,</w:t>
      </w:r>
      <w:r w:rsidR="00630FFE">
        <w:t xml:space="preserve"> due to computational costs,</w:t>
      </w:r>
      <w:r>
        <w:t xml:space="preserve"> their geographical coverage is limited</w:t>
      </w:r>
      <w:r w:rsidR="00AB3002">
        <w:t>, and lead times rarely exceed</w:t>
      </w:r>
      <w:r>
        <w:t xml:space="preserve"> day 3. Although research in developing</w:t>
      </w:r>
      <w:r w:rsidR="00630FFE">
        <w:t xml:space="preserve"> probabilistic</w:t>
      </w:r>
      <w:r>
        <w:t xml:space="preserve"> km-scale models is advancing rapidly</w:t>
      </w:r>
      <w:r w:rsidR="0077019E">
        <w:t xml:space="preserve"> </w:t>
      </w:r>
      <w:sdt>
        <w:sdtPr>
          <w:rPr>
            <w:color w:val="000000"/>
          </w:rPr>
          <w:tag w:val="MENDELEY_CITATION_v3_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"/>
          <w:id w:val="-1628615294"/>
          <w:placeholder>
            <w:docPart w:val="DefaultPlaceholder_-1854013440"/>
          </w:placeholder>
        </w:sdtPr>
        <w:sdtContent>
          <w:r w:rsidR="00C70CA4" w:rsidRPr="00C70CA4">
            <w:rPr>
              <w:color w:val="000000"/>
            </w:rPr>
            <w:t>(Zeman et al. 2021)</w:t>
          </w:r>
        </w:sdtContent>
      </w:sdt>
      <w:r w:rsidR="000A084A">
        <w:t xml:space="preserve">, </w:t>
      </w:r>
      <w:r>
        <w:t>statistical post-processing techniques still offer a cost-effective way to provide corrected, downscaled forecasts</w:t>
      </w:r>
      <w:r w:rsidR="000A084A">
        <w:t xml:space="preserve"> </w:t>
      </w:r>
      <w:sdt>
        <w:sdtPr>
          <w:rPr>
            <w:color w:val="000000"/>
          </w:rPr>
          <w:tag w:val="MENDELEY_CITATION_v3_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"/>
          <w:id w:val="1229268255"/>
          <w:placeholder>
            <w:docPart w:val="DefaultPlaceholder_-1854013440"/>
          </w:placeholder>
        </w:sdtPr>
        <w:sdtContent>
          <w:r w:rsidR="00C70CA4" w:rsidRPr="00C70CA4">
            <w:rPr>
              <w:color w:val="000000"/>
            </w:rPr>
            <w:t>(Vannitsem et al. 2021)</w:t>
          </w:r>
        </w:sdtContent>
      </w:sdt>
      <w:r w:rsidR="000A084A">
        <w:rPr>
          <w:color w:val="000000"/>
        </w:rPr>
        <w:t>.</w:t>
      </w:r>
    </w:p>
    <w:p w14:paraId="641652B0" w14:textId="72CEFE1D" w:rsidR="005D2976" w:rsidRDefault="001A6B0C" w:rsidP="005D2976">
      <w:r>
        <w:t xml:space="preserve">The ecPoint statistical post-processing technique transforms global raw, gridded NWP model outputs into probabilistic predictions at point-scale, at a fraction of the cost of producing global km-scale forecasts </w:t>
      </w:r>
      <w:sdt>
        <w:sdtPr>
          <w:rPr>
            <w:color w:val="000000"/>
          </w:rPr>
          <w:tag w:val="MENDELEY_CITATION_v3_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"/>
          <w:id w:val="-367371203"/>
          <w:placeholder>
            <w:docPart w:val="A9DDEF8DB5904FD08356CC2A88C769D0"/>
          </w:placeholder>
        </w:sdtPr>
        <w:sdtContent>
          <w:r w:rsidR="00C70CA4" w:rsidRPr="00C70CA4">
            <w:rPr>
              <w:color w:val="000000"/>
            </w:rPr>
            <w:t>(Hewson and Pillosu 2021)</w:t>
          </w:r>
        </w:sdtContent>
      </w:sdt>
      <w:r w:rsidR="00B56A2F">
        <w:rPr>
          <w:color w:val="000000"/>
        </w:rPr>
        <w:t xml:space="preserve">. </w:t>
      </w:r>
      <w:r>
        <w:t xml:space="preserve">ecPoint's embodiment acknowledges that </w:t>
      </w:r>
      <w:r w:rsidR="00AB3002">
        <w:t>weather scenarios at grid-box scale defined from</w:t>
      </w:r>
      <w:r>
        <w:t xml:space="preserve"> NWP grid-box forecast output can </w:t>
      </w:r>
      <w:r w:rsidR="00630FFE">
        <w:t>anticipate the</w:t>
      </w:r>
      <w:r>
        <w:t xml:space="preserve"> degree of sub-grid variability</w:t>
      </w:r>
      <w:r w:rsidR="00630FFE">
        <w:t xml:space="preserve"> and estimate biases at grid scale</w:t>
      </w:r>
      <w:r>
        <w:t xml:space="preserve"> for the considered variable. </w:t>
      </w:r>
      <w:r w:rsidR="00AB3002">
        <w:t xml:space="preserve">It has been shown that ecPoint improves </w:t>
      </w:r>
      <w:r>
        <w:t>the reliability and discrimination ability of raw rainfall and temperature</w:t>
      </w:r>
      <w:r w:rsidR="00334849">
        <w:t xml:space="preserve"> forecasts</w:t>
      </w:r>
      <w:r w:rsidR="00AB3002">
        <w:t xml:space="preserve"> against point verification</w:t>
      </w:r>
      <w:r>
        <w:t xml:space="preserve"> across different lead-time ranges</w:t>
      </w:r>
      <w:r w:rsidR="00AB3002">
        <w:t xml:space="preserve"> </w:t>
      </w:r>
      <w:sdt>
        <w:sdtPr>
          <w:rPr>
            <w:color w:val="000000"/>
          </w:rPr>
          <w:tag w:val="MENDELEY_CITATION_v3_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"/>
          <w:id w:val="637767792"/>
          <w:placeholder>
            <w:docPart w:val="DefaultPlaceholder_-1854013440"/>
          </w:placeholder>
        </w:sdtPr>
        <w:sdtContent>
          <w:r w:rsidR="00C70CA4" w:rsidRPr="00C70CA4">
            <w:rPr>
              <w:color w:val="000000"/>
            </w:rPr>
            <w:t>(Hewson and Pillosu 2021; Gascón et al. 2023; Hewson et al. 2023; Hemri et al. 2022)</w:t>
          </w:r>
        </w:sdtContent>
      </w:sdt>
      <w:r w:rsidR="00B070F7">
        <w:rPr>
          <w:color w:val="000000"/>
        </w:rPr>
        <w:t>.</w:t>
      </w:r>
      <w:r w:rsidR="005D2976">
        <w:t xml:space="preserve"> This study poses the following research question: i</w:t>
      </w:r>
      <w:r>
        <w:t xml:space="preserve">s it worth bearing the cost of </w:t>
      </w:r>
      <w:r w:rsidR="005D2976">
        <w:t>adopting weather-scenario-based post-processing approaches</w:t>
      </w:r>
      <w:r>
        <w:t xml:space="preserve">, or would similar improvements be achievable with </w:t>
      </w:r>
      <w:r w:rsidR="005D2976">
        <w:t>no-weather-scenario-based approaches</w:t>
      </w:r>
      <w:r>
        <w:t>?</w:t>
      </w:r>
      <w:r w:rsidR="0029370A">
        <w:t xml:space="preserve"> </w:t>
      </w:r>
      <w:r w:rsidR="0029370A" w:rsidRPr="0029370A">
        <w:t xml:space="preserve">To answer this question, </w:t>
      </w:r>
      <w:r w:rsidR="005D2976">
        <w:t xml:space="preserve">the </w:t>
      </w:r>
      <w:r w:rsidR="0029370A" w:rsidRPr="0029370A">
        <w:t xml:space="preserve">reliability and discrimination ability </w:t>
      </w:r>
      <w:r w:rsidR="002A3001">
        <w:t>of</w:t>
      </w:r>
      <w:r w:rsidR="00E25988">
        <w:t xml:space="preserve"> </w:t>
      </w:r>
      <w:r w:rsidR="00F73E92">
        <w:t>forecasts from th</w:t>
      </w:r>
      <w:r w:rsidR="005D2976">
        <w:t>ree forecasting systems are compared: the raw ENS, the original weather-scenario-based ecPoint, and an experimental no-weather-scenario-based ecPoint.</w:t>
      </w:r>
    </w:p>
    <w:p w14:paraId="2AB112C9" w14:textId="5D834627" w:rsidR="001A6B0C" w:rsidRPr="001A6B0C" w:rsidRDefault="001A6B0C" w:rsidP="001A6B0C">
      <w:r>
        <w:t>Section 2 describes the data used in the verification analysis, while section 3 describes the methods used to compute the forecasts' reliability and discrimination ability. Section 4 presents the results of an objective verification analysis, while section 5 shows the results of a case-study-based subjective verification analysis for an extreme rainfall event. Section 6 discusses the results</w:t>
      </w:r>
      <w:r w:rsidR="00606E15">
        <w:t xml:space="preserve"> and </w:t>
      </w:r>
      <w:r>
        <w:t>draws the study's final remarks.</w:t>
      </w:r>
    </w:p>
    <w:bookmarkEnd w:id="1"/>
    <w:bookmarkEnd w:id="2"/>
    <w:p w14:paraId="5C7DEB8B" w14:textId="6DFAA861" w:rsidR="003848C7" w:rsidRDefault="00D00A41" w:rsidP="00C1276F">
      <w:pPr>
        <w:pStyle w:val="Heading1"/>
        <w:rPr>
          <w:rFonts w:cstheme="minorHAnsi"/>
        </w:rPr>
      </w:pPr>
      <w:r w:rsidRPr="008167CE">
        <w:rPr>
          <w:rFonts w:cstheme="minorHAnsi"/>
        </w:rPr>
        <w:t>Data</w:t>
      </w:r>
    </w:p>
    <w:p w14:paraId="16B34AA7" w14:textId="008266D3" w:rsidR="00D66A22" w:rsidRPr="00D66A22" w:rsidRDefault="00FA13F9" w:rsidP="00D66A22">
      <w:pPr>
        <w:pStyle w:val="Heading2"/>
      </w:pPr>
      <w:r>
        <w:t>Forecasts: ENS</w:t>
      </w:r>
      <w:r w:rsidR="003A3242">
        <w:t xml:space="preserve"> and ecPoint</w:t>
      </w:r>
    </w:p>
    <w:p w14:paraId="16882C3C" w14:textId="68ED6065" w:rsidR="00BD6089" w:rsidRDefault="00BD6089" w:rsidP="00B92B83">
      <w:pPr>
        <w:rPr>
          <w:color w:val="000000"/>
        </w:rPr>
      </w:pPr>
      <w:r>
        <w:t xml:space="preserve">ECMWF ENS </w:t>
      </w:r>
      <w:r w:rsidR="00946B29">
        <w:t xml:space="preserve">consists </w:t>
      </w:r>
      <w:r w:rsidR="001A07D6">
        <w:t>of one control run starting from the best possible representation of unperturbed initial conditions</w:t>
      </w:r>
      <w:r w:rsidR="00946B29">
        <w:t xml:space="preserve"> and 50 perturbed members starting from perturbed initial conditions </w:t>
      </w:r>
      <w:r w:rsidR="003F597E">
        <w:t>(</w:t>
      </w:r>
      <w:r w:rsidR="00946B29">
        <w:t xml:space="preserve">using singular vectors and </w:t>
      </w:r>
      <w:r w:rsidR="003F597E">
        <w:t xml:space="preserve">a data assimilation ensemble) and stochastic model uncertainties </w:t>
      </w:r>
      <w:sdt>
        <w:sdtPr>
          <w:rPr>
            <w:color w:val="000000"/>
          </w:rPr>
          <w:tag w:val="MENDELEY_CITATION_v3_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"/>
          <w:id w:val="93139277"/>
          <w:placeholder>
            <w:docPart w:val="DefaultPlaceholder_-1854013440"/>
          </w:placeholder>
        </w:sdtPr>
        <w:sdtContent>
          <w:r w:rsidR="00C70CA4" w:rsidRPr="00C70CA4">
            <w:rPr>
              <w:color w:val="000000"/>
            </w:rPr>
            <w:t>(Buizza 2019)</w:t>
          </w:r>
        </w:sdtContent>
      </w:sdt>
      <w:r w:rsidR="004C7E98">
        <w:rPr>
          <w:color w:val="000000"/>
        </w:rPr>
        <w:t xml:space="preserve">. </w:t>
      </w:r>
      <w:r w:rsidR="00363024">
        <w:rPr>
          <w:color w:val="000000"/>
        </w:rPr>
        <w:t xml:space="preserve">Up to day 15, ENS forecasts are stored in </w:t>
      </w:r>
      <w:r w:rsidR="003A3A2C">
        <w:rPr>
          <w:color w:val="000000"/>
        </w:rPr>
        <w:t>a</w:t>
      </w:r>
      <w:r w:rsidR="00363024">
        <w:rPr>
          <w:color w:val="000000"/>
        </w:rPr>
        <w:t xml:space="preserve"> native octa</w:t>
      </w:r>
      <w:r w:rsidR="003A3A2C">
        <w:rPr>
          <w:color w:val="000000"/>
        </w:rPr>
        <w:t xml:space="preserve">hedral reduced-Gaussian grid with a resolution of ~18km </w:t>
      </w:r>
      <w:r w:rsidR="001E10DF">
        <w:rPr>
          <w:color w:val="000000"/>
        </w:rPr>
        <w:t xml:space="preserve">at the equator </w:t>
      </w:r>
      <w:sdt>
        <w:sdtPr>
          <w:rPr>
            <w:color w:val="000000"/>
          </w:rPr>
          <w:tag w:val="MENDELEY_CITATION_v3_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"/>
          <w:id w:val="1263886984"/>
          <w:placeholder>
            <w:docPart w:val="DefaultPlaceholder_-1854013440"/>
          </w:placeholder>
        </w:sdtPr>
        <w:sdtContent>
          <w:r w:rsidR="00C70CA4" w:rsidRPr="00C70CA4">
            <w:rPr>
              <w:color w:val="000000"/>
            </w:rPr>
            <w:t>(Owens and Hewson 2018)</w:t>
          </w:r>
        </w:sdtContent>
      </w:sdt>
      <w:r w:rsidR="001E10DF">
        <w:rPr>
          <w:color w:val="000000"/>
        </w:rPr>
        <w:t xml:space="preserve">. </w:t>
      </w:r>
      <w:r w:rsidR="00656A85">
        <w:rPr>
          <w:color w:val="000000"/>
        </w:rPr>
        <w:t>The f</w:t>
      </w:r>
      <w:r w:rsidR="000126C5">
        <w:rPr>
          <w:color w:val="000000"/>
        </w:rPr>
        <w:t xml:space="preserve">orecasts </w:t>
      </w:r>
      <w:r w:rsidR="00656A85">
        <w:rPr>
          <w:color w:val="000000"/>
        </w:rPr>
        <w:t xml:space="preserve">for the considered verification period </w:t>
      </w:r>
      <w:r w:rsidR="006E51B6">
        <w:rPr>
          <w:color w:val="000000"/>
        </w:rPr>
        <w:t>belong to</w:t>
      </w:r>
      <w:r w:rsidR="000126C5">
        <w:rPr>
          <w:color w:val="000000"/>
        </w:rPr>
        <w:t xml:space="preserve"> the 47r3</w:t>
      </w:r>
      <w:r w:rsidR="00656A85">
        <w:rPr>
          <w:rStyle w:val="FootnoteReference"/>
          <w:color w:val="000000"/>
        </w:rPr>
        <w:footnoteReference w:id="3"/>
      </w:r>
      <w:r w:rsidR="000126C5">
        <w:rPr>
          <w:color w:val="000000"/>
        </w:rPr>
        <w:t xml:space="preserve"> </w:t>
      </w:r>
      <w:r w:rsidR="006E51B6">
        <w:rPr>
          <w:color w:val="000000"/>
        </w:rPr>
        <w:t>cycle</w:t>
      </w:r>
      <w:r w:rsidR="000126C5">
        <w:rPr>
          <w:color w:val="000000"/>
        </w:rPr>
        <w:t xml:space="preserve">. </w:t>
      </w:r>
    </w:p>
    <w:p w14:paraId="169CC448" w14:textId="1771A305" w:rsidR="001A714F" w:rsidRDefault="00B92B83" w:rsidP="00F2413C">
      <w:pPr>
        <w:rPr>
          <w:color w:val="000000"/>
        </w:rPr>
      </w:pPr>
      <w:r>
        <w:rPr>
          <w:color w:val="000000"/>
        </w:rPr>
        <w:t>ecPoint is a</w:t>
      </w:r>
      <w:r w:rsidR="00D85579">
        <w:rPr>
          <w:color w:val="000000"/>
        </w:rPr>
        <w:t xml:space="preserve"> </w:t>
      </w:r>
      <w:r w:rsidR="00187365">
        <w:rPr>
          <w:color w:val="000000"/>
        </w:rPr>
        <w:t>statistical post-processing technique</w:t>
      </w:r>
      <w:r w:rsidR="00A15264">
        <w:rPr>
          <w:color w:val="000000"/>
        </w:rPr>
        <w:t xml:space="preserve"> </w:t>
      </w:r>
      <w:r w:rsidR="00187365">
        <w:rPr>
          <w:color w:val="000000"/>
        </w:rPr>
        <w:t xml:space="preserve">that transforms global gridded </w:t>
      </w:r>
      <w:r w:rsidR="00D93CB8">
        <w:rPr>
          <w:color w:val="000000"/>
        </w:rPr>
        <w:t>NWP outputs</w:t>
      </w:r>
      <w:r w:rsidR="00187365">
        <w:rPr>
          <w:color w:val="000000"/>
        </w:rPr>
        <w:t xml:space="preserve"> into probabilistic point-scale </w:t>
      </w:r>
      <w:r w:rsidR="00025F57">
        <w:rPr>
          <w:color w:val="000000"/>
        </w:rPr>
        <w:t xml:space="preserve">forecasts </w:t>
      </w:r>
      <w:sdt>
        <w:sdtPr>
          <w:rPr>
            <w:color w:val="000000"/>
          </w:rPr>
          <w:tag w:val="MENDELEY_CITATION_v3_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"/>
          <w:id w:val="-1807549246"/>
          <w:placeholder>
            <w:docPart w:val="DD6F58D235C54616A55FC848733360FE"/>
          </w:placeholder>
        </w:sdtPr>
        <w:sdtContent>
          <w:r w:rsidR="00C70CA4" w:rsidRPr="00C70CA4">
            <w:rPr>
              <w:color w:val="000000"/>
            </w:rPr>
            <w:t>(Hewson and Pillosu 2021)</w:t>
          </w:r>
        </w:sdtContent>
      </w:sdt>
      <w:r w:rsidR="00025F57">
        <w:rPr>
          <w:color w:val="000000"/>
        </w:rPr>
        <w:t>. The post-processing technique aims to provide forecasts that mirror observations from rain gauge</w:t>
      </w:r>
      <w:r w:rsidR="001763FC">
        <w:rPr>
          <w:color w:val="000000"/>
        </w:rPr>
        <w:t xml:space="preserve">s by addressing the two main factors affecting the performance of global NWP model outputs against point verification: systematic biases </w:t>
      </w:r>
      <w:sdt>
        <w:sdtPr>
          <w:rPr>
            <w:color w:val="000000"/>
          </w:rPr>
          <w:tag w:val="MENDELEY_CITATION_v3_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"/>
          <w:id w:val="89896499"/>
          <w:placeholder>
            <w:docPart w:val="DD6F58D235C54616A55FC848733360FE"/>
          </w:placeholder>
        </w:sdtPr>
        <w:sdtContent>
          <w:r w:rsidR="00C70CA4" w:rsidRPr="00C70CA4">
            <w:rPr>
              <w:color w:val="000000"/>
            </w:rPr>
            <w:t>(Lavers et al. 2021)</w:t>
          </w:r>
        </w:sdtContent>
      </w:sdt>
      <w:r w:rsidR="00452B0B">
        <w:rPr>
          <w:color w:val="000000"/>
        </w:rPr>
        <w:t xml:space="preserve"> and lack of </w:t>
      </w:r>
      <w:r w:rsidR="00CD1D7E">
        <w:rPr>
          <w:color w:val="000000"/>
        </w:rPr>
        <w:t xml:space="preserve">representation of forecast sub-grid variability </w:t>
      </w:r>
      <w:sdt>
        <w:sdtPr>
          <w:rPr>
            <w:color w:val="000000"/>
          </w:rPr>
          <w:tag w:val="MENDELEY_CITATION_v3_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"/>
          <w:id w:val="958222185"/>
          <w:placeholder>
            <w:docPart w:val="DD6F58D235C54616A55FC848733360FE"/>
          </w:placeholder>
        </w:sdtPr>
        <w:sdtContent>
          <w:r w:rsidR="00C70CA4" w:rsidRPr="00C70CA4">
            <w:rPr>
              <w:color w:val="000000"/>
            </w:rPr>
            <w:t>(Göber et al. 2008)</w:t>
          </w:r>
        </w:sdtContent>
      </w:sdt>
      <w:r w:rsidR="00876022">
        <w:rPr>
          <w:color w:val="000000"/>
        </w:rPr>
        <w:t xml:space="preserve">. </w:t>
      </w:r>
      <w:r w:rsidR="00D62AF1">
        <w:rPr>
          <w:color w:val="000000"/>
        </w:rPr>
        <w:t>T</w:t>
      </w:r>
      <w:r w:rsidR="00EE7E7C">
        <w:rPr>
          <w:color w:val="000000"/>
        </w:rPr>
        <w:t>he</w:t>
      </w:r>
      <w:r w:rsidR="000F50A2">
        <w:rPr>
          <w:color w:val="000000"/>
        </w:rPr>
        <w:t xml:space="preserve"> </w:t>
      </w:r>
      <w:r w:rsidR="00661E57">
        <w:rPr>
          <w:color w:val="000000"/>
        </w:rPr>
        <w:t>error</w:t>
      </w:r>
      <w:r w:rsidR="00B25987">
        <w:rPr>
          <w:color w:val="000000"/>
        </w:rPr>
        <w:t>s</w:t>
      </w:r>
      <w:r w:rsidR="00661E57">
        <w:rPr>
          <w:color w:val="000000"/>
        </w:rPr>
        <w:t xml:space="preserve"> between </w:t>
      </w:r>
      <w:r w:rsidR="000851A4">
        <w:rPr>
          <w:color w:val="000000"/>
        </w:rPr>
        <w:t xml:space="preserve">gridded </w:t>
      </w:r>
      <w:r w:rsidR="00CF0083">
        <w:rPr>
          <w:color w:val="000000"/>
        </w:rPr>
        <w:t xml:space="preserve">rainfall </w:t>
      </w:r>
      <w:r w:rsidR="00661E57">
        <w:rPr>
          <w:color w:val="000000"/>
        </w:rPr>
        <w:t xml:space="preserve">forecasts and </w:t>
      </w:r>
      <w:r w:rsidR="001E79CA">
        <w:rPr>
          <w:color w:val="000000"/>
        </w:rPr>
        <w:t>point</w:t>
      </w:r>
      <w:r w:rsidR="000851A4">
        <w:rPr>
          <w:color w:val="000000"/>
        </w:rPr>
        <w:t xml:space="preserve"> rainfall</w:t>
      </w:r>
      <w:r w:rsidR="00BE6C65">
        <w:rPr>
          <w:color w:val="000000"/>
        </w:rPr>
        <w:t xml:space="preserve"> </w:t>
      </w:r>
      <w:r w:rsidR="00661E57">
        <w:rPr>
          <w:color w:val="000000"/>
        </w:rPr>
        <w:t>observations</w:t>
      </w:r>
      <w:r w:rsidR="00BE6C65">
        <w:rPr>
          <w:color w:val="000000"/>
        </w:rPr>
        <w:t xml:space="preserve"> (from rain gauges)</w:t>
      </w:r>
      <w:r w:rsidR="00B25987">
        <w:rPr>
          <w:color w:val="000000"/>
        </w:rPr>
        <w:t xml:space="preserve"> are</w:t>
      </w:r>
      <w:r w:rsidR="00EE7E7C">
        <w:rPr>
          <w:color w:val="000000"/>
        </w:rPr>
        <w:t xml:space="preserve"> computed for the calibration period</w:t>
      </w:r>
      <w:r w:rsidR="00B25987">
        <w:rPr>
          <w:color w:val="000000"/>
        </w:rPr>
        <w:t xml:space="preserve">. </w:t>
      </w:r>
      <w:r w:rsidR="00717F39">
        <w:rPr>
          <w:color w:val="000000"/>
        </w:rPr>
        <w:t>For accumulated variables such as rainfall, the error computed is</w:t>
      </w:r>
      <w:r w:rsidR="00AB61B9">
        <w:rPr>
          <w:color w:val="000000"/>
        </w:rPr>
        <w:t xml:space="preserve"> </w:t>
      </w:r>
      <w:r w:rsidR="00D66C77">
        <w:rPr>
          <w:color w:val="000000"/>
        </w:rPr>
        <w:t>the</w:t>
      </w:r>
      <w:r w:rsidR="00347D52">
        <w:rPr>
          <w:color w:val="000000"/>
        </w:rPr>
        <w:t xml:space="preserve"> Forecast Error Ratio (FER)</w:t>
      </w:r>
      <w:r w:rsidR="00D66C77">
        <w:rPr>
          <w:color w:val="000000"/>
        </w:rPr>
        <w:t xml:space="preserve"> whose formulation</w:t>
      </w:r>
      <w:r w:rsidR="00197A49">
        <w:rPr>
          <w:color w:val="000000"/>
        </w:rPr>
        <w:t xml:space="preserve"> is shown in</w:t>
      </w:r>
      <w:r w:rsidR="00093111">
        <w:rPr>
          <w:color w:val="000000"/>
        </w:rPr>
        <w:t xml:space="preserve"> </w:t>
      </w:r>
      <w:r w:rsidR="00661E57">
        <w:rPr>
          <w:color w:val="000000"/>
        </w:rPr>
        <w:fldChar w:fldCharType="begin"/>
      </w:r>
      <w:r w:rsidR="00661E57">
        <w:rPr>
          <w:color w:val="000000"/>
        </w:rPr>
        <w:instrText xml:space="preserve"> REF _Ref145516107 \h </w:instrText>
      </w:r>
      <w:r w:rsidR="00661E57">
        <w:rPr>
          <w:color w:val="000000"/>
        </w:rPr>
      </w:r>
      <w:r w:rsidR="00661E57">
        <w:rPr>
          <w:color w:val="000000"/>
        </w:rPr>
        <w:fldChar w:fldCharType="separate"/>
      </w:r>
      <w:r w:rsidR="000A7251" w:rsidRPr="00E3139F">
        <w:rPr>
          <w:b/>
          <w:bCs/>
        </w:rPr>
        <w:t xml:space="preserve">Figure </w:t>
      </w:r>
      <w:r w:rsidR="000A7251">
        <w:rPr>
          <w:b/>
          <w:bCs/>
          <w:noProof/>
        </w:rPr>
        <w:t>1</w:t>
      </w:r>
      <w:r w:rsidR="00661E57">
        <w:rPr>
          <w:color w:val="000000"/>
        </w:rPr>
        <w:fldChar w:fldCharType="end"/>
      </w:r>
      <w:r w:rsidR="00661E57" w:rsidRPr="004D164B">
        <w:rPr>
          <w:b/>
          <w:bCs/>
          <w:color w:val="000000"/>
        </w:rPr>
        <w:t>a</w:t>
      </w:r>
      <w:r w:rsidR="00374CB1">
        <w:rPr>
          <w:b/>
          <w:bCs/>
          <w:color w:val="000000"/>
        </w:rPr>
        <w:t>.</w:t>
      </w:r>
      <w:r w:rsidR="00E05F1A">
        <w:rPr>
          <w:color w:val="000000"/>
        </w:rPr>
        <w:t xml:space="preserve"> </w:t>
      </w:r>
      <w:r w:rsidR="00374CB1">
        <w:rPr>
          <w:color w:val="000000"/>
        </w:rPr>
        <w:t>T</w:t>
      </w:r>
      <w:r w:rsidR="00E05F1A">
        <w:rPr>
          <w:color w:val="000000"/>
        </w:rPr>
        <w:t>he</w:t>
      </w:r>
      <w:r w:rsidR="00374CB1">
        <w:rPr>
          <w:color w:val="000000"/>
        </w:rPr>
        <w:t xml:space="preserve"> errors’</w:t>
      </w:r>
      <w:r w:rsidR="00E05F1A">
        <w:rPr>
          <w:color w:val="000000"/>
        </w:rPr>
        <w:t xml:space="preserve"> distribution </w:t>
      </w:r>
      <w:r w:rsidR="00374CB1">
        <w:rPr>
          <w:color w:val="000000"/>
        </w:rPr>
        <w:t>is</w:t>
      </w:r>
      <w:r w:rsidR="00B15B6B">
        <w:rPr>
          <w:color w:val="000000"/>
        </w:rPr>
        <w:t xml:space="preserve"> called mapping function (MF</w:t>
      </w:r>
      <w:r w:rsidR="00F15F38">
        <w:rPr>
          <w:color w:val="000000"/>
        </w:rPr>
        <w:t>) and</w:t>
      </w:r>
      <w:r w:rsidR="00374CB1">
        <w:rPr>
          <w:color w:val="000000"/>
        </w:rPr>
        <w:t xml:space="preserve"> represent</w:t>
      </w:r>
      <w:r w:rsidR="00F15F38">
        <w:rPr>
          <w:color w:val="000000"/>
        </w:rPr>
        <w:t>s</w:t>
      </w:r>
      <w:r w:rsidR="00374CB1">
        <w:rPr>
          <w:color w:val="000000"/>
        </w:rPr>
        <w:t xml:space="preserve"> the heart of th</w:t>
      </w:r>
      <w:r w:rsidR="00397947">
        <w:rPr>
          <w:color w:val="000000"/>
        </w:rPr>
        <w:t>e</w:t>
      </w:r>
      <w:r w:rsidR="00374CB1">
        <w:rPr>
          <w:color w:val="000000"/>
        </w:rPr>
        <w:t xml:space="preserve"> post-processing</w:t>
      </w:r>
      <w:r w:rsidR="00397947">
        <w:rPr>
          <w:color w:val="000000"/>
        </w:rPr>
        <w:t xml:space="preserve"> method. </w:t>
      </w:r>
      <w:r w:rsidR="00F15F38">
        <w:rPr>
          <w:color w:val="000000"/>
        </w:rPr>
        <w:t xml:space="preserve">One could post-process the raw rainfall forecasts using the </w:t>
      </w:r>
      <w:r w:rsidR="00844EF3">
        <w:rPr>
          <w:color w:val="000000"/>
        </w:rPr>
        <w:t xml:space="preserve">MF </w:t>
      </w:r>
      <w:r w:rsidR="001630AD">
        <w:rPr>
          <w:color w:val="000000"/>
        </w:rPr>
        <w:t>for all the data points in the calibration period (</w:t>
      </w:r>
      <w:r w:rsidR="00494EB3">
        <w:rPr>
          <w:color w:val="000000"/>
        </w:rPr>
        <w:fldChar w:fldCharType="begin"/>
      </w:r>
      <w:r w:rsidR="00494EB3">
        <w:rPr>
          <w:color w:val="000000"/>
        </w:rPr>
        <w:instrText xml:space="preserve"> REF _Ref145516107 \h </w:instrText>
      </w:r>
      <w:r w:rsidR="00494EB3">
        <w:rPr>
          <w:color w:val="000000"/>
        </w:rPr>
      </w:r>
      <w:r w:rsidR="00494EB3">
        <w:rPr>
          <w:color w:val="000000"/>
        </w:rPr>
        <w:fldChar w:fldCharType="separate"/>
      </w:r>
      <w:r w:rsidR="000A7251" w:rsidRPr="00E3139F">
        <w:rPr>
          <w:b/>
          <w:bCs/>
        </w:rPr>
        <w:t xml:space="preserve">Figure </w:t>
      </w:r>
      <w:r w:rsidR="000A7251">
        <w:rPr>
          <w:b/>
          <w:bCs/>
          <w:noProof/>
        </w:rPr>
        <w:t>1</w:t>
      </w:r>
      <w:r w:rsidR="00494EB3">
        <w:rPr>
          <w:color w:val="000000"/>
        </w:rPr>
        <w:fldChar w:fldCharType="end"/>
      </w:r>
      <w:r w:rsidR="00494EB3">
        <w:rPr>
          <w:b/>
          <w:bCs/>
          <w:color w:val="000000"/>
        </w:rPr>
        <w:t>b</w:t>
      </w:r>
      <w:r w:rsidR="00D57953">
        <w:rPr>
          <w:color w:val="000000"/>
        </w:rPr>
        <w:t>).</w:t>
      </w:r>
      <w:r w:rsidR="00494EB3" w:rsidRPr="00494EB3">
        <w:rPr>
          <w:color w:val="000000"/>
        </w:rPr>
        <w:t xml:space="preserve"> However,</w:t>
      </w:r>
      <w:r w:rsidR="001B6A2E" w:rsidRPr="001B6A2E">
        <w:rPr>
          <w:color w:val="000000"/>
        </w:rPr>
        <w:t xml:space="preserve"> </w:t>
      </w:r>
      <w:r w:rsidR="001B6A2E">
        <w:rPr>
          <w:color w:val="000000"/>
        </w:rPr>
        <w:t>the MF shapes, linked to the expected degree of sub-grid variability</w:t>
      </w:r>
      <w:r w:rsidR="00F2413C">
        <w:rPr>
          <w:color w:val="000000"/>
        </w:rPr>
        <w:t xml:space="preserve"> and biases at grid scale</w:t>
      </w:r>
      <w:r w:rsidR="001B6A2E">
        <w:rPr>
          <w:color w:val="000000"/>
        </w:rPr>
        <w:t xml:space="preserve">, can change significantly according to </w:t>
      </w:r>
      <w:r w:rsidR="004B5002">
        <w:rPr>
          <w:color w:val="000000"/>
        </w:rPr>
        <w:t xml:space="preserve">different </w:t>
      </w:r>
      <w:r w:rsidR="001B6A2E">
        <w:rPr>
          <w:color w:val="000000"/>
        </w:rPr>
        <w:t>weather scenario</w:t>
      </w:r>
      <w:r w:rsidR="004B5002">
        <w:rPr>
          <w:color w:val="000000"/>
        </w:rPr>
        <w:t>s at grid-scale</w:t>
      </w:r>
      <w:r w:rsidR="00F2413C">
        <w:rPr>
          <w:color w:val="000000"/>
        </w:rPr>
        <w:t xml:space="preserve"> (called grid-box weather types, G-WT)</w:t>
      </w:r>
      <w:r w:rsidR="004B5002">
        <w:rPr>
          <w:color w:val="000000"/>
        </w:rPr>
        <w:t>. The variety of significantly different MFs obtained from defining a number of G-WTs can be visualised with a decision-tree-like representation (</w:t>
      </w:r>
      <w:r w:rsidR="004B5002">
        <w:rPr>
          <w:color w:val="000000"/>
        </w:rPr>
        <w:fldChar w:fldCharType="begin"/>
      </w:r>
      <w:r w:rsidR="004B5002">
        <w:rPr>
          <w:color w:val="000000"/>
        </w:rPr>
        <w:instrText xml:space="preserve"> REF _Ref145516107 \h </w:instrText>
      </w:r>
      <w:r w:rsidR="004B5002">
        <w:rPr>
          <w:color w:val="000000"/>
        </w:rPr>
      </w:r>
      <w:r w:rsidR="004B5002">
        <w:rPr>
          <w:color w:val="000000"/>
        </w:rPr>
        <w:fldChar w:fldCharType="separate"/>
      </w:r>
      <w:r w:rsidR="000A7251" w:rsidRPr="00E3139F">
        <w:rPr>
          <w:b/>
          <w:bCs/>
        </w:rPr>
        <w:t xml:space="preserve">Figure </w:t>
      </w:r>
      <w:r w:rsidR="000A7251">
        <w:rPr>
          <w:b/>
          <w:bCs/>
          <w:noProof/>
        </w:rPr>
        <w:t>1</w:t>
      </w:r>
      <w:r w:rsidR="004B5002">
        <w:rPr>
          <w:color w:val="000000"/>
        </w:rPr>
        <w:fldChar w:fldCharType="end"/>
      </w:r>
      <w:r w:rsidR="004B5002">
        <w:rPr>
          <w:b/>
          <w:bCs/>
          <w:color w:val="000000"/>
        </w:rPr>
        <w:t>c).</w:t>
      </w:r>
      <w:r w:rsidR="004B5002">
        <w:rPr>
          <w:color w:val="000000"/>
        </w:rPr>
        <w:t xml:space="preserve"> </w:t>
      </w:r>
      <w:r w:rsidR="001B6A2E">
        <w:rPr>
          <w:color w:val="000000"/>
        </w:rPr>
        <w:t xml:space="preserve">When on a grid-box, the raw ENS predicts high totals of mainly large-scale rainfall and strong steering wind speeds (case A in </w:t>
      </w:r>
      <w:r w:rsidR="004B5002">
        <w:rPr>
          <w:color w:val="000000"/>
        </w:rPr>
        <w:fldChar w:fldCharType="begin"/>
      </w:r>
      <w:r w:rsidR="004B5002">
        <w:rPr>
          <w:color w:val="000000"/>
        </w:rPr>
        <w:instrText xml:space="preserve"> REF _Ref145516107 \h </w:instrText>
      </w:r>
      <w:r w:rsidR="004B5002">
        <w:rPr>
          <w:color w:val="000000"/>
        </w:rPr>
      </w:r>
      <w:r w:rsidR="004B5002">
        <w:rPr>
          <w:color w:val="000000"/>
        </w:rPr>
        <w:fldChar w:fldCharType="separate"/>
      </w:r>
      <w:r w:rsidR="000A7251" w:rsidRPr="00E3139F">
        <w:rPr>
          <w:b/>
          <w:bCs/>
        </w:rPr>
        <w:t xml:space="preserve">Figure </w:t>
      </w:r>
      <w:r w:rsidR="000A7251">
        <w:rPr>
          <w:b/>
          <w:bCs/>
          <w:noProof/>
        </w:rPr>
        <w:t>1</w:t>
      </w:r>
      <w:r w:rsidR="004B5002">
        <w:rPr>
          <w:color w:val="000000"/>
        </w:rPr>
        <w:fldChar w:fldCharType="end"/>
      </w:r>
      <w:r w:rsidR="004B5002">
        <w:rPr>
          <w:b/>
          <w:bCs/>
          <w:color w:val="000000"/>
        </w:rPr>
        <w:t>c</w:t>
      </w:r>
      <w:r w:rsidR="001B6A2E">
        <w:rPr>
          <w:color w:val="000000"/>
        </w:rPr>
        <w:t xml:space="preserve">), and the MF takes a Gaussian-like form, meaning that the raw model output is representative of the point-scale rainfall totals. When the raw ENS predicts mainly convective rainfall with light steering wind speeds (case B in </w:t>
      </w:r>
      <w:r w:rsidR="004B5002">
        <w:rPr>
          <w:color w:val="000000"/>
        </w:rPr>
        <w:fldChar w:fldCharType="begin"/>
      </w:r>
      <w:r w:rsidR="004B5002">
        <w:rPr>
          <w:color w:val="000000"/>
        </w:rPr>
        <w:instrText xml:space="preserve"> REF _Ref145516107 \h </w:instrText>
      </w:r>
      <w:r w:rsidR="004B5002">
        <w:rPr>
          <w:color w:val="000000"/>
        </w:rPr>
      </w:r>
      <w:r w:rsidR="004B5002">
        <w:rPr>
          <w:color w:val="000000"/>
        </w:rPr>
        <w:fldChar w:fldCharType="separate"/>
      </w:r>
      <w:r w:rsidR="000A7251" w:rsidRPr="00E3139F">
        <w:rPr>
          <w:b/>
          <w:bCs/>
        </w:rPr>
        <w:t xml:space="preserve">Figure </w:t>
      </w:r>
      <w:r w:rsidR="000A7251">
        <w:rPr>
          <w:b/>
          <w:bCs/>
          <w:noProof/>
        </w:rPr>
        <w:t>1</w:t>
      </w:r>
      <w:r w:rsidR="004B5002">
        <w:rPr>
          <w:color w:val="000000"/>
        </w:rPr>
        <w:fldChar w:fldCharType="end"/>
      </w:r>
      <w:r w:rsidR="004B5002">
        <w:rPr>
          <w:b/>
          <w:bCs/>
          <w:color w:val="000000"/>
        </w:rPr>
        <w:t>c</w:t>
      </w:r>
      <w:r w:rsidR="001B6A2E">
        <w:rPr>
          <w:color w:val="000000"/>
        </w:rPr>
        <w:t>), the MF might take a Gaussian-like form, meaning that the raw model output is representative of the point-scale rainfall totals</w:t>
      </w:r>
      <w:r w:rsidR="005F716D">
        <w:rPr>
          <w:color w:val="000000"/>
        </w:rPr>
        <w:t xml:space="preserve"> and that the expected degree of sub-grid variability is bigger than in case A</w:t>
      </w:r>
      <w:r w:rsidR="001B6A2E">
        <w:rPr>
          <w:color w:val="000000"/>
        </w:rPr>
        <w:t>.</w:t>
      </w:r>
      <w:r w:rsidR="00342DE5">
        <w:rPr>
          <w:color w:val="000000"/>
        </w:rPr>
        <w:t xml:space="preserve"> </w:t>
      </w:r>
      <w:r w:rsidR="00D41B88">
        <w:rPr>
          <w:color w:val="000000"/>
        </w:rPr>
        <w:t xml:space="preserve">Post-processed forecasts created using the MF in </w:t>
      </w:r>
      <w:r w:rsidR="00D41B88">
        <w:rPr>
          <w:color w:val="000000"/>
        </w:rPr>
        <w:fldChar w:fldCharType="begin"/>
      </w:r>
      <w:r w:rsidR="00D41B88">
        <w:rPr>
          <w:color w:val="000000"/>
        </w:rPr>
        <w:instrText xml:space="preserve"> REF _Ref145516107 \h </w:instrText>
      </w:r>
      <w:r w:rsidR="00D41B88">
        <w:rPr>
          <w:color w:val="000000"/>
        </w:rPr>
      </w:r>
      <w:r w:rsidR="00D41B88">
        <w:rPr>
          <w:color w:val="000000"/>
        </w:rPr>
        <w:fldChar w:fldCharType="separate"/>
      </w:r>
      <w:r w:rsidR="000A7251" w:rsidRPr="00E3139F">
        <w:rPr>
          <w:b/>
          <w:bCs/>
        </w:rPr>
        <w:t xml:space="preserve">Figure </w:t>
      </w:r>
      <w:r w:rsidR="000A7251">
        <w:rPr>
          <w:b/>
          <w:bCs/>
          <w:noProof/>
        </w:rPr>
        <w:t>1</w:t>
      </w:r>
      <w:r w:rsidR="00D41B88">
        <w:rPr>
          <w:color w:val="000000"/>
        </w:rPr>
        <w:fldChar w:fldCharType="end"/>
      </w:r>
      <w:r w:rsidR="00D41B88">
        <w:rPr>
          <w:b/>
          <w:bCs/>
          <w:color w:val="000000"/>
        </w:rPr>
        <w:t xml:space="preserve">b </w:t>
      </w:r>
      <w:r w:rsidR="00D41B88">
        <w:rPr>
          <w:color w:val="000000"/>
        </w:rPr>
        <w:t xml:space="preserve">will be called Single-WT ecPoint, because </w:t>
      </w:r>
      <w:r w:rsidR="004C710C">
        <w:rPr>
          <w:color w:val="000000"/>
        </w:rPr>
        <w:t>only one WT was use</w:t>
      </w:r>
      <w:r w:rsidR="00184A57">
        <w:rPr>
          <w:color w:val="000000"/>
        </w:rPr>
        <w:t>d, the same for all data points</w:t>
      </w:r>
      <w:r w:rsidR="00D41B88">
        <w:rPr>
          <w:color w:val="000000"/>
        </w:rPr>
        <w:t xml:space="preserve">. Post-processed forecasts created using the multiple G-WTs shown in </w:t>
      </w:r>
      <w:r w:rsidR="00D41B88">
        <w:rPr>
          <w:color w:val="000000"/>
        </w:rPr>
        <w:fldChar w:fldCharType="begin"/>
      </w:r>
      <w:r w:rsidR="00D41B88">
        <w:rPr>
          <w:color w:val="000000"/>
        </w:rPr>
        <w:instrText xml:space="preserve"> REF _Ref145516107 \h </w:instrText>
      </w:r>
      <w:r w:rsidR="00D41B88">
        <w:rPr>
          <w:color w:val="000000"/>
        </w:rPr>
      </w:r>
      <w:r w:rsidR="00D41B88">
        <w:rPr>
          <w:color w:val="000000"/>
        </w:rPr>
        <w:fldChar w:fldCharType="separate"/>
      </w:r>
      <w:r w:rsidR="000A7251" w:rsidRPr="00E3139F">
        <w:rPr>
          <w:b/>
          <w:bCs/>
        </w:rPr>
        <w:t xml:space="preserve">Figure </w:t>
      </w:r>
      <w:r w:rsidR="000A7251">
        <w:rPr>
          <w:b/>
          <w:bCs/>
          <w:noProof/>
        </w:rPr>
        <w:t>1</w:t>
      </w:r>
      <w:r w:rsidR="00D41B88">
        <w:rPr>
          <w:color w:val="000000"/>
        </w:rPr>
        <w:fldChar w:fldCharType="end"/>
      </w:r>
      <w:r w:rsidR="00D41B88" w:rsidRPr="005D1887">
        <w:rPr>
          <w:b/>
          <w:bCs/>
          <w:color w:val="000000"/>
        </w:rPr>
        <w:t>c</w:t>
      </w:r>
      <w:r w:rsidR="00D41B88">
        <w:rPr>
          <w:color w:val="000000"/>
        </w:rPr>
        <w:t xml:space="preserve"> will be called Multiple-WT ecPoint.</w:t>
      </w:r>
      <w:r w:rsidR="0072454A">
        <w:rPr>
          <w:color w:val="000000"/>
        </w:rPr>
        <w:t xml:space="preserve"> In the Multiple-WT ecPoint, the</w:t>
      </w:r>
      <w:r w:rsidR="005C1953">
        <w:rPr>
          <w:color w:val="000000"/>
        </w:rPr>
        <w:t xml:space="preserve"> corrections applied to raw forecasts differ from grid-box to grid-box, </w:t>
      </w:r>
      <w:r w:rsidR="00F92501">
        <w:rPr>
          <w:color w:val="000000"/>
        </w:rPr>
        <w:t>so</w:t>
      </w:r>
      <w:r w:rsidR="005C1953">
        <w:rPr>
          <w:color w:val="000000"/>
        </w:rPr>
        <w:t xml:space="preserve"> that the methodology can judge where to increase or decrease point rainfall values according to </w:t>
      </w:r>
      <w:r w:rsidR="0072454A">
        <w:rPr>
          <w:color w:val="000000"/>
        </w:rPr>
        <w:t>the different G-WTs</w:t>
      </w:r>
      <w:r w:rsidR="005C1953">
        <w:rPr>
          <w:color w:val="000000"/>
        </w:rPr>
        <w:t>.</w:t>
      </w:r>
      <w:r w:rsidR="00F92501">
        <w:rPr>
          <w:color w:val="000000"/>
        </w:rPr>
        <w:t xml:space="preserve"> This advantage would be lost in</w:t>
      </w:r>
      <w:r w:rsidR="0072454A">
        <w:rPr>
          <w:color w:val="000000"/>
        </w:rPr>
        <w:t xml:space="preserve"> the Single-WT ecPoint because all grid-boxes would be post-processed in the same way.</w:t>
      </w:r>
      <w:r w:rsidR="005C1953">
        <w:rPr>
          <w:color w:val="000000"/>
        </w:rPr>
        <w:t xml:space="preserve"> Generally,</w:t>
      </w:r>
      <w:r w:rsidR="0072454A">
        <w:rPr>
          <w:color w:val="000000"/>
        </w:rPr>
        <w:t xml:space="preserve"> Multiple-WT</w:t>
      </w:r>
      <w:r w:rsidR="005C1953">
        <w:rPr>
          <w:color w:val="000000"/>
        </w:rPr>
        <w:t xml:space="preserve"> ecPoint </w:t>
      </w:r>
      <w:r w:rsidR="0072454A">
        <w:rPr>
          <w:color w:val="000000"/>
        </w:rPr>
        <w:t>tends</w:t>
      </w:r>
      <w:r w:rsidR="005C1953">
        <w:rPr>
          <w:color w:val="000000"/>
        </w:rPr>
        <w:t xml:space="preserve"> to increase the number of zeros to correct ENS’s tendency to overpredict small rainfall totals </w:t>
      </w:r>
      <w:sdt>
        <w:sdtPr>
          <w:rPr>
            <w:color w:val="000000"/>
          </w:rPr>
          <w:tag w:val="MENDELEY_CITATION_v3_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"/>
          <w:id w:val="1187868654"/>
          <w:placeholder>
            <w:docPart w:val="DDA7516E55EB4EED83497254BC29086D"/>
          </w:placeholder>
        </w:sdtPr>
        <w:sdtContent>
          <w:r w:rsidR="00C70CA4" w:rsidRPr="00C70CA4">
            <w:rPr>
              <w:color w:val="000000"/>
            </w:rPr>
            <w:t>(Haiden et al. 2023)</w:t>
          </w:r>
        </w:sdtContent>
      </w:sdt>
      <w:r w:rsidR="005C1953">
        <w:rPr>
          <w:color w:val="000000"/>
        </w:rPr>
        <w:t xml:space="preserve">, and to increase the amounts in the distribution’s wet tail to correct for ENS’s underestimation of high rainfall values </w:t>
      </w:r>
      <w:sdt>
        <w:sdtPr>
          <w:rPr>
            <w:color w:val="000000"/>
          </w:rPr>
          <w:tag w:val="MENDELEY_CITATION_v3_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"/>
          <w:id w:val="1556347705"/>
          <w:placeholder>
            <w:docPart w:val="EC5628DABBE542C69AC574A237182D8B"/>
          </w:placeholder>
        </w:sdtPr>
        <w:sdtContent>
          <w:r w:rsidR="00C70CA4" w:rsidRPr="00C70CA4">
            <w:rPr>
              <w:color w:val="000000"/>
            </w:rPr>
            <w:t>(Haiden et al. 2023)</w:t>
          </w:r>
        </w:sdtContent>
      </w:sdt>
      <w:r w:rsidR="005C1953">
        <w:rPr>
          <w:color w:val="000000"/>
        </w:rPr>
        <w:t xml:space="preserve">. </w:t>
      </w:r>
      <w:r w:rsidR="0072454A">
        <w:rPr>
          <w:color w:val="000000"/>
        </w:rPr>
        <w:t>Moreover</w:t>
      </w:r>
      <w:r w:rsidR="005C1953">
        <w:rPr>
          <w:color w:val="000000"/>
        </w:rPr>
        <w:t xml:space="preserve">, </w:t>
      </w:r>
      <w:r w:rsidR="005C1953" w:rsidRPr="0062480F">
        <w:rPr>
          <w:color w:val="000000"/>
        </w:rPr>
        <w:t>Hewson and Pillosu</w:t>
      </w:r>
      <w:r w:rsidR="005C1953">
        <w:rPr>
          <w:color w:val="000000"/>
        </w:rPr>
        <w:t xml:space="preserve"> </w:t>
      </w:r>
      <w:sdt>
        <w:sdtPr>
          <w:rPr>
            <w:color w:val="000000"/>
          </w:rPr>
          <w:tag w:val="MENDELEY_CITATION_v3_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"/>
          <w:id w:val="1143771578"/>
          <w:placeholder>
            <w:docPart w:val="F7B49A1964D9427C90E50A71BD8C004A"/>
          </w:placeholder>
        </w:sdtPr>
        <w:sdtContent>
          <w:r w:rsidR="00C70CA4" w:rsidRPr="00C70CA4">
            <w:rPr>
              <w:color w:val="000000"/>
            </w:rPr>
            <w:t>(2021)</w:t>
          </w:r>
        </w:sdtContent>
      </w:sdt>
      <w:r w:rsidR="005C1953">
        <w:rPr>
          <w:color w:val="000000"/>
        </w:rPr>
        <w:t xml:space="preserve"> </w:t>
      </w:r>
      <w:r w:rsidR="0072454A">
        <w:rPr>
          <w:color w:val="000000"/>
        </w:rPr>
        <w:t xml:space="preserve">have </w:t>
      </w:r>
      <w:r w:rsidR="005C1953">
        <w:rPr>
          <w:color w:val="000000"/>
        </w:rPr>
        <w:t>show</w:t>
      </w:r>
      <w:r w:rsidR="0072454A">
        <w:rPr>
          <w:color w:val="000000"/>
        </w:rPr>
        <w:t>n</w:t>
      </w:r>
      <w:r w:rsidR="005C1953">
        <w:rPr>
          <w:color w:val="000000"/>
        </w:rPr>
        <w:t xml:space="preserve"> that ecPoint can also change the location of areas at risk of extreme localised rainfall if the G-WT suggests that ENS might be overpredicting high rainfall totals.</w:t>
      </w:r>
      <w:r w:rsidR="00C37B9D">
        <w:rPr>
          <w:color w:val="000000"/>
        </w:rPr>
        <w:t xml:space="preserve"> </w:t>
      </w:r>
      <w:r w:rsidR="005740B5">
        <w:rPr>
          <w:color w:val="000000"/>
        </w:rPr>
        <w:fldChar w:fldCharType="begin"/>
      </w:r>
      <w:r w:rsidR="005740B5">
        <w:rPr>
          <w:color w:val="000000"/>
        </w:rPr>
        <w:instrText xml:space="preserve"> REF _Ref152143436 \h </w:instrText>
      </w:r>
      <w:r w:rsidR="005740B5">
        <w:rPr>
          <w:color w:val="000000"/>
        </w:rPr>
      </w:r>
      <w:r w:rsidR="005740B5">
        <w:rPr>
          <w:color w:val="000000"/>
        </w:rPr>
        <w:fldChar w:fldCharType="separate"/>
      </w:r>
      <w:r w:rsidR="000A7251" w:rsidRPr="00371AD4">
        <w:rPr>
          <w:b/>
          <w:bCs/>
        </w:rPr>
        <w:t xml:space="preserve">Figure </w:t>
      </w:r>
      <w:r w:rsidR="000A7251">
        <w:rPr>
          <w:b/>
          <w:bCs/>
          <w:noProof/>
        </w:rPr>
        <w:t>2</w:t>
      </w:r>
      <w:r w:rsidR="005740B5">
        <w:rPr>
          <w:color w:val="000000"/>
        </w:rPr>
        <w:fldChar w:fldCharType="end"/>
      </w:r>
      <w:r w:rsidR="0072454A" w:rsidRPr="0072454A">
        <w:rPr>
          <w:b/>
          <w:bCs/>
          <w:color w:val="000000"/>
        </w:rPr>
        <w:t>a</w:t>
      </w:r>
      <w:r w:rsidR="001A714F" w:rsidRPr="001A714F">
        <w:rPr>
          <w:b/>
          <w:bCs/>
          <w:color w:val="000000"/>
        </w:rPr>
        <w:t>-c</w:t>
      </w:r>
      <w:r w:rsidR="0072454A">
        <w:rPr>
          <w:color w:val="000000"/>
        </w:rPr>
        <w:t xml:space="preserve"> show how different </w:t>
      </w:r>
      <w:r w:rsidR="001A714F">
        <w:rPr>
          <w:color w:val="000000"/>
        </w:rPr>
        <w:t>ca</w:t>
      </w:r>
      <w:r w:rsidR="0090690E">
        <w:rPr>
          <w:color w:val="000000"/>
        </w:rPr>
        <w:t>n</w:t>
      </w:r>
      <w:r w:rsidR="001A714F">
        <w:rPr>
          <w:color w:val="000000"/>
        </w:rPr>
        <w:t xml:space="preserve"> be</w:t>
      </w:r>
      <w:r w:rsidR="0072454A">
        <w:rPr>
          <w:color w:val="000000"/>
        </w:rPr>
        <w:t xml:space="preserve"> the </w:t>
      </w:r>
      <w:r w:rsidR="001A714F">
        <w:rPr>
          <w:color w:val="000000"/>
        </w:rPr>
        <w:t xml:space="preserve">forecast </w:t>
      </w:r>
      <w:r w:rsidR="0072454A">
        <w:rPr>
          <w:color w:val="000000"/>
        </w:rPr>
        <w:t xml:space="preserve">probabilities </w:t>
      </w:r>
      <w:r w:rsidR="001A714F">
        <w:rPr>
          <w:color w:val="000000"/>
        </w:rPr>
        <w:t>(</w:t>
      </w:r>
      <w:r w:rsidR="0072454A">
        <w:rPr>
          <w:color w:val="000000"/>
        </w:rPr>
        <w:t>of exceeding 10 mm/12h</w:t>
      </w:r>
      <w:r w:rsidR="001A714F">
        <w:rPr>
          <w:color w:val="000000"/>
        </w:rPr>
        <w:t>) in the three forecasting systems.</w:t>
      </w:r>
      <w:r w:rsidR="00C37B9D">
        <w:rPr>
          <w:color w:val="000000"/>
        </w:rPr>
        <w:t xml:space="preserve"> </w:t>
      </w:r>
      <w:r w:rsidR="00C3451D">
        <w:rPr>
          <w:color w:val="000000"/>
        </w:rPr>
        <w:t>The probabilities for ENS (</w:t>
      </w:r>
      <w:r w:rsidR="00C3451D">
        <w:rPr>
          <w:color w:val="000000"/>
        </w:rPr>
        <w:fldChar w:fldCharType="begin"/>
      </w:r>
      <w:r w:rsidR="00C3451D">
        <w:rPr>
          <w:color w:val="000000"/>
        </w:rPr>
        <w:instrText xml:space="preserve"> REF _Ref152143436 \h </w:instrText>
      </w:r>
      <w:r w:rsidR="00C3451D">
        <w:rPr>
          <w:color w:val="000000"/>
        </w:rPr>
      </w:r>
      <w:r w:rsidR="00C3451D">
        <w:rPr>
          <w:color w:val="000000"/>
        </w:rPr>
        <w:fldChar w:fldCharType="separate"/>
      </w:r>
      <w:r w:rsidR="000A7251" w:rsidRPr="00371AD4">
        <w:rPr>
          <w:b/>
          <w:bCs/>
        </w:rPr>
        <w:t xml:space="preserve">Figure </w:t>
      </w:r>
      <w:r w:rsidR="000A7251">
        <w:rPr>
          <w:b/>
          <w:bCs/>
          <w:noProof/>
        </w:rPr>
        <w:t>2</w:t>
      </w:r>
      <w:r w:rsidR="00C3451D">
        <w:rPr>
          <w:color w:val="000000"/>
        </w:rPr>
        <w:fldChar w:fldCharType="end"/>
      </w:r>
      <w:r w:rsidR="00C3451D">
        <w:rPr>
          <w:b/>
          <w:bCs/>
          <w:color w:val="000000"/>
        </w:rPr>
        <w:t>a</w:t>
      </w:r>
      <w:r w:rsidR="00C3451D">
        <w:rPr>
          <w:color w:val="000000"/>
        </w:rPr>
        <w:t xml:space="preserve">) are significantly reduced by Multiple-WT </w:t>
      </w:r>
      <w:r w:rsidR="00C3451D">
        <w:rPr>
          <w:color w:val="000000"/>
        </w:rPr>
        <w:lastRenderedPageBreak/>
        <w:t>ecPoint (</w:t>
      </w:r>
      <w:r w:rsidR="00C3451D">
        <w:rPr>
          <w:color w:val="000000"/>
        </w:rPr>
        <w:fldChar w:fldCharType="begin"/>
      </w:r>
      <w:r w:rsidR="00C3451D">
        <w:rPr>
          <w:color w:val="000000"/>
        </w:rPr>
        <w:instrText xml:space="preserve"> REF _Ref152143436 \h </w:instrText>
      </w:r>
      <w:r w:rsidR="00C3451D">
        <w:rPr>
          <w:color w:val="000000"/>
        </w:rPr>
      </w:r>
      <w:r w:rsidR="00C3451D">
        <w:rPr>
          <w:color w:val="000000"/>
        </w:rPr>
        <w:fldChar w:fldCharType="separate"/>
      </w:r>
      <w:r w:rsidR="000A7251" w:rsidRPr="00371AD4">
        <w:rPr>
          <w:b/>
          <w:bCs/>
        </w:rPr>
        <w:t xml:space="preserve">Figure </w:t>
      </w:r>
      <w:r w:rsidR="000A7251">
        <w:rPr>
          <w:b/>
          <w:bCs/>
          <w:noProof/>
        </w:rPr>
        <w:t>2</w:t>
      </w:r>
      <w:r w:rsidR="00C3451D">
        <w:rPr>
          <w:color w:val="000000"/>
        </w:rPr>
        <w:fldChar w:fldCharType="end"/>
      </w:r>
      <w:r w:rsidR="00C3451D">
        <w:rPr>
          <w:b/>
          <w:bCs/>
          <w:color w:val="000000"/>
        </w:rPr>
        <w:t>b</w:t>
      </w:r>
      <w:r w:rsidR="00C3451D">
        <w:rPr>
          <w:color w:val="000000"/>
        </w:rPr>
        <w:t>) and Single-WT ecPoint (</w:t>
      </w:r>
      <w:r w:rsidR="00C3451D">
        <w:rPr>
          <w:color w:val="000000"/>
        </w:rPr>
        <w:fldChar w:fldCharType="begin"/>
      </w:r>
      <w:r w:rsidR="00C3451D">
        <w:rPr>
          <w:color w:val="000000"/>
        </w:rPr>
        <w:instrText xml:space="preserve"> REF _Ref152143436 \h </w:instrText>
      </w:r>
      <w:r w:rsidR="00C3451D">
        <w:rPr>
          <w:color w:val="000000"/>
        </w:rPr>
      </w:r>
      <w:r w:rsidR="00C3451D">
        <w:rPr>
          <w:color w:val="000000"/>
        </w:rPr>
        <w:fldChar w:fldCharType="separate"/>
      </w:r>
      <w:r w:rsidR="000A7251" w:rsidRPr="00371AD4">
        <w:rPr>
          <w:b/>
          <w:bCs/>
        </w:rPr>
        <w:t xml:space="preserve">Figure </w:t>
      </w:r>
      <w:r w:rsidR="000A7251">
        <w:rPr>
          <w:b/>
          <w:bCs/>
          <w:noProof/>
        </w:rPr>
        <w:t>2</w:t>
      </w:r>
      <w:r w:rsidR="00C3451D">
        <w:rPr>
          <w:color w:val="000000"/>
        </w:rPr>
        <w:fldChar w:fldCharType="end"/>
      </w:r>
      <w:r w:rsidR="00C3451D">
        <w:rPr>
          <w:b/>
          <w:bCs/>
          <w:color w:val="000000"/>
        </w:rPr>
        <w:t>c</w:t>
      </w:r>
      <w:r w:rsidR="00C3451D">
        <w:rPr>
          <w:color w:val="000000"/>
        </w:rPr>
        <w:t xml:space="preserve">). </w:t>
      </w:r>
      <w:r w:rsidR="001A714F">
        <w:rPr>
          <w:color w:val="000000"/>
        </w:rPr>
        <w:t xml:space="preserve">However, </w:t>
      </w:r>
      <w:r w:rsidR="00C3451D">
        <w:rPr>
          <w:color w:val="000000"/>
        </w:rPr>
        <w:t xml:space="preserve">Multiple-WT ecPoint </w:t>
      </w:r>
      <w:r w:rsidR="001A714F">
        <w:rPr>
          <w:color w:val="000000"/>
        </w:rPr>
        <w:t xml:space="preserve">provides bigger reductions </w:t>
      </w:r>
      <w:r w:rsidR="00C3451D">
        <w:rPr>
          <w:color w:val="000000"/>
        </w:rPr>
        <w:t xml:space="preserve">than Single-WT ecPoint </w:t>
      </w:r>
      <w:r w:rsidR="001A714F">
        <w:rPr>
          <w:color w:val="000000"/>
        </w:rPr>
        <w:t xml:space="preserve">at some locations, showing that corrections are </w:t>
      </w:r>
      <w:r w:rsidR="005A3EFC">
        <w:rPr>
          <w:color w:val="000000"/>
        </w:rPr>
        <w:t xml:space="preserve">not </w:t>
      </w:r>
      <w:r w:rsidR="001A714F">
        <w:rPr>
          <w:color w:val="000000"/>
        </w:rPr>
        <w:t xml:space="preserve">applied </w:t>
      </w:r>
      <w:r w:rsidR="005A3EFC">
        <w:rPr>
          <w:color w:val="000000"/>
        </w:rPr>
        <w:t>in</w:t>
      </w:r>
      <w:r w:rsidR="001A714F">
        <w:rPr>
          <w:color w:val="000000"/>
        </w:rPr>
        <w:t>differently everywhere</w:t>
      </w:r>
      <w:r w:rsidR="00BA6EA6">
        <w:rPr>
          <w:color w:val="000000"/>
        </w:rPr>
        <w:t xml:space="preserve"> as done by the Single-WT ecPoint</w:t>
      </w:r>
      <w:r w:rsidR="001A714F">
        <w:rPr>
          <w:color w:val="000000"/>
        </w:rPr>
        <w:t>.</w:t>
      </w:r>
    </w:p>
    <w:p w14:paraId="7440F565" w14:textId="77777777" w:rsidR="00C12817" w:rsidRDefault="00C12817" w:rsidP="00C12817">
      <w:pPr>
        <w:pStyle w:val="Heading2"/>
      </w:pPr>
      <w:r>
        <w:t>Observations: SYNOP and local high-density rain gauges</w:t>
      </w:r>
    </w:p>
    <w:p w14:paraId="5B6FF68F" w14:textId="2702FE88" w:rsidR="00E450CA" w:rsidRPr="001452D2" w:rsidRDefault="00C12817" w:rsidP="001452D2">
      <w:r>
        <w:t xml:space="preserve">This study </w:t>
      </w:r>
      <w:r w:rsidR="00BA6EA6">
        <w:t>used</w:t>
      </w:r>
      <w:r>
        <w:t xml:space="preserve"> 12-hourly r</w:t>
      </w:r>
      <w:r w:rsidRPr="00B075A3">
        <w:t xml:space="preserve">ainfall observations from </w:t>
      </w:r>
      <w:r>
        <w:t>two different resources</w:t>
      </w:r>
      <w:r w:rsidR="00F32F53">
        <w:t xml:space="preserve"> </w:t>
      </w:r>
      <w:r>
        <w:t xml:space="preserve">stored internally at ECMWF: global </w:t>
      </w:r>
      <w:r w:rsidRPr="00AD3C6C">
        <w:t>surface synoptic observations</w:t>
      </w:r>
      <w:r>
        <w:t xml:space="preserve"> (SYNOP)</w:t>
      </w:r>
      <w:r w:rsidRPr="006975F7">
        <w:t xml:space="preserve"> </w:t>
      </w:r>
      <w:r w:rsidRPr="00B075A3">
        <w:t>transmitted by the Global Telecommunication System</w:t>
      </w:r>
      <w:del w:id="3" w:author="Microsoft Word" w:date="2024-01-02T16:41:00Z">
        <w:r w:rsidR="00E450CA">
          <w:delText>,</w:delText>
        </w:r>
      </w:del>
      <w:r>
        <w:t xml:space="preserve"> and high-density observations from local network</w:t>
      </w:r>
      <w:r w:rsidR="00F32F53">
        <w:t>s</w:t>
      </w:r>
      <w:r>
        <w:t xml:space="preserve"> of rain gauges available</w:t>
      </w:r>
      <w:del w:id="4" w:author="Microsoft Word" w:date="2024-01-02T16:41:00Z">
        <w:r w:rsidR="00E450CA">
          <w:delText>,</w:delText>
        </w:r>
      </w:del>
      <w:r>
        <w:t xml:space="preserve"> mainly </w:t>
      </w:r>
      <w:r w:rsidR="006034A4">
        <w:t>for</w:t>
      </w:r>
      <w:r>
        <w:t xml:space="preserve"> Europe </w:t>
      </w:r>
      <w:sdt>
        <w:sdtPr>
          <w:rPr>
            <w:color w:val="000000"/>
          </w:rPr>
          <w:tag w:val="MENDELEY_CITATION_v3_eyJjaXRhdGlvbklEIjoiTUVOREVMRVlfQ0lUQVRJT05fZTM2ZDZlMjctOTkzZi00ZTYxLWJjOTItZmZkMDZiMDRjYTJjIiwicHJvcGVydGllcyI6eyJub3RlSW5kZXgiOjB9LCJpc0VkaXRlZCI6ZmFsc2UsIm1hbnVhbE92ZXJyaWRlIjp7ImlzTWFudWFsbHlPdmVycmlkZGVuIjpmYWxzZSwiY2l0ZXByb2NUZXh0IjoiKEhhaWRlbiBhbmQgRHVmZnk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
          <w:id w:val="55523954"/>
          <w:placeholder>
            <w:docPart w:val="419136DCA0C74BE894341C0A6A661CEF"/>
          </w:placeholder>
        </w:sdtPr>
        <w:sdtContent>
          <w:r w:rsidR="00C70CA4" w:rsidRPr="00C70CA4">
            <w:rPr>
              <w:color w:val="000000"/>
            </w:rPr>
            <w:t>(Haiden and Duffy 2016)</w:t>
          </w:r>
        </w:sdtContent>
      </w:sdt>
      <w:r>
        <w:t>.</w:t>
      </w:r>
      <w:r w:rsidRPr="0067143E">
        <w:t xml:space="preserve"> </w:t>
      </w:r>
      <w:r>
        <w:t xml:space="preserve">Accumulation periods ending at 00, 06, 12 and 18 UTC, between the </w:t>
      </w:r>
      <w:r w:rsidRPr="00B075A3">
        <w:t>1</w:t>
      </w:r>
      <w:r w:rsidRPr="00B075A3">
        <w:rPr>
          <w:vertAlign w:val="superscript"/>
        </w:rPr>
        <w:t>st</w:t>
      </w:r>
      <w:r w:rsidRPr="00B075A3">
        <w:t xml:space="preserve"> of </w:t>
      </w:r>
      <w:r>
        <w:t>December</w:t>
      </w:r>
      <w:r w:rsidRPr="00B075A3">
        <w:t xml:space="preserve"> </w:t>
      </w:r>
      <w:r>
        <w:t>2021</w:t>
      </w:r>
      <w:r w:rsidRPr="00B075A3">
        <w:t xml:space="preserve"> and the 3</w:t>
      </w:r>
      <w:r>
        <w:t>0</w:t>
      </w:r>
      <w:r w:rsidRPr="006C3E6F">
        <w:rPr>
          <w:vertAlign w:val="superscript"/>
        </w:rPr>
        <w:t>th</w:t>
      </w:r>
      <w:r>
        <w:t xml:space="preserve"> </w:t>
      </w:r>
      <w:r w:rsidRPr="00B075A3">
        <w:t>of</w:t>
      </w:r>
      <w:r>
        <w:t xml:space="preserve"> November</w:t>
      </w:r>
      <w:r w:rsidRPr="00B075A3">
        <w:t xml:space="preserve"> 202</w:t>
      </w:r>
      <w:r>
        <w:t xml:space="preserve">2, were considered. On average, there are </w:t>
      </w:r>
      <w:r w:rsidR="00A66AEC">
        <w:t>10,</w:t>
      </w:r>
      <w:r>
        <w:t xml:space="preserve">000 observations in each accumulation period. </w:t>
      </w:r>
      <w:r w:rsidR="00BA6EA6">
        <w:fldChar w:fldCharType="begin"/>
      </w:r>
      <w:r w:rsidR="00BA6EA6">
        <w:instrText xml:space="preserve"> REF _Ref152143436 \h </w:instrText>
      </w:r>
      <w:r w:rsidR="00BA6EA6">
        <w:fldChar w:fldCharType="separate"/>
      </w:r>
      <w:r w:rsidR="000A7251" w:rsidRPr="00371AD4">
        <w:rPr>
          <w:b/>
          <w:bCs/>
        </w:rPr>
        <w:t xml:space="preserve">Figure </w:t>
      </w:r>
      <w:r w:rsidR="000A7251">
        <w:rPr>
          <w:b/>
          <w:bCs/>
          <w:noProof/>
        </w:rPr>
        <w:t>2</w:t>
      </w:r>
      <w:r w:rsidR="00BA6EA6">
        <w:fldChar w:fldCharType="end"/>
      </w:r>
      <w:r w:rsidR="00BA6EA6" w:rsidRPr="00BA6EA6">
        <w:rPr>
          <w:b/>
          <w:bCs/>
        </w:rPr>
        <w:t>d</w:t>
      </w:r>
      <w:r w:rsidR="00BA6EA6">
        <w:t xml:space="preserve"> </w:t>
      </w:r>
      <w:r>
        <w:t>shows a map with the location of the 12-hourly rainfall observations.</w:t>
      </w:r>
    </w:p>
    <w:p w14:paraId="7A0CF22B" w14:textId="4404254B" w:rsidR="004D4F5B" w:rsidRDefault="00953A98" w:rsidP="00F0747B">
      <w:pPr>
        <w:pStyle w:val="Heading1"/>
        <w:rPr>
          <w:rFonts w:cstheme="minorHAnsi"/>
        </w:rPr>
      </w:pPr>
      <w:bookmarkStart w:id="5" w:name="_Toc72741639"/>
      <w:r w:rsidRPr="008167CE">
        <w:rPr>
          <w:rFonts w:cstheme="minorHAnsi"/>
        </w:rPr>
        <w:t>Methods</w:t>
      </w:r>
      <w:bookmarkEnd w:id="5"/>
    </w:p>
    <w:p w14:paraId="38A780F4" w14:textId="5D63294E" w:rsidR="00DA2115" w:rsidRDefault="00DA2115" w:rsidP="001452D2">
      <w:r>
        <w:t xml:space="preserve">Reliability and discrimination ability are desirable properties of ensemble forecasts (Wilks 2019). Both properties are defined against a rainfall threshold (e.g., 50 mm/12h), referred hereafter to as Verifying Rainfall Threshold (VRT). Reliability measures whether the chosen VRT is predicted with a probability that equals the average frequency at which such an event is observed. Discrimination measures forecasts' ability to distinguish situations that lead to events exceeding the VRT. While the property of reliability deals with the meaning of probabilities, the discrimination ability property appraises the existence of a signal in forecasts when an event </w:t>
      </w:r>
      <w:r w:rsidR="00394DA1">
        <w:t>materialises</w:t>
      </w:r>
      <w:r>
        <w:t xml:space="preserve"> (Ben Bouallègue and Richardson 2022). Post-processing adds value to raw forecasts if both</w:t>
      </w:r>
      <w:r w:rsidR="0090690E">
        <w:t xml:space="preserve"> reliability and discrimination ability</w:t>
      </w:r>
      <w:r>
        <w:t xml:space="preserve"> are improved.</w:t>
      </w:r>
      <w:r w:rsidR="006F69E6">
        <w:t xml:space="preserve"> This study consider</w:t>
      </w:r>
      <w:r w:rsidR="005C60EB">
        <w:t>s</w:t>
      </w:r>
      <w:r w:rsidR="00F4466B">
        <w:t xml:space="preserve"> two types of scores to analyse reliability and discrimination ability. </w:t>
      </w:r>
      <w:r w:rsidR="008E38E4">
        <w:t>S</w:t>
      </w:r>
      <w:r w:rsidR="00F4466B">
        <w:t xml:space="preserve">ummary scores </w:t>
      </w:r>
      <w:r w:rsidR="008E38E4">
        <w:t xml:space="preserve">are used to </w:t>
      </w:r>
      <w:r w:rsidR="00F4466B">
        <w:t xml:space="preserve">provide an overview of </w:t>
      </w:r>
      <w:r w:rsidR="00686189">
        <w:t>how reliability and discrimination ability</w:t>
      </w:r>
      <w:r w:rsidR="00F4466B">
        <w:t xml:space="preserve"> compar</w:t>
      </w:r>
      <w:r w:rsidR="00686189">
        <w:t xml:space="preserve">e between the three analysed forecasting systems. Subsequently, other scores will be used to provide </w:t>
      </w:r>
      <w:r w:rsidR="00F4466B">
        <w:t xml:space="preserve">a breakdown of the constituent parts of </w:t>
      </w:r>
      <w:r w:rsidR="00EB0775">
        <w:t xml:space="preserve">the </w:t>
      </w:r>
      <w:r w:rsidR="00686189">
        <w:t xml:space="preserve">summary scores. Both types of scores </w:t>
      </w:r>
      <w:r w:rsidR="00314B60">
        <w:t>are</w:t>
      </w:r>
      <w:r w:rsidR="00686189">
        <w:t xml:space="preserve"> described in section </w:t>
      </w:r>
      <w:r w:rsidR="00686189">
        <w:fldChar w:fldCharType="begin"/>
      </w:r>
      <w:r w:rsidR="00686189">
        <w:instrText xml:space="preserve"> REF _Ref155105894 \r \h </w:instrText>
      </w:r>
      <w:r w:rsidR="00686189">
        <w:fldChar w:fldCharType="separate"/>
      </w:r>
      <w:r w:rsidR="000A7251">
        <w:t>3.1</w:t>
      </w:r>
      <w:r w:rsidR="00686189">
        <w:fldChar w:fldCharType="end"/>
      </w:r>
      <w:r w:rsidR="00686189">
        <w:t xml:space="preserve"> for reliability and </w:t>
      </w:r>
      <w:r w:rsidR="00446B24">
        <w:t xml:space="preserve">in </w:t>
      </w:r>
      <w:r w:rsidR="00686189">
        <w:t xml:space="preserve">section </w:t>
      </w:r>
      <w:r w:rsidR="00686189">
        <w:fldChar w:fldCharType="begin"/>
      </w:r>
      <w:r w:rsidR="00686189">
        <w:instrText xml:space="preserve"> REF _Ref155105896 \r \h </w:instrText>
      </w:r>
      <w:r w:rsidR="00686189">
        <w:fldChar w:fldCharType="separate"/>
      </w:r>
      <w:r w:rsidR="000A7251">
        <w:t>3.2</w:t>
      </w:r>
      <w:r w:rsidR="00686189">
        <w:fldChar w:fldCharType="end"/>
      </w:r>
      <w:r w:rsidR="00F4466B">
        <w:t xml:space="preserve"> </w:t>
      </w:r>
      <w:r w:rsidR="00686189">
        <w:t>for discrimination ability.</w:t>
      </w:r>
      <w:r w:rsidR="00BD3714">
        <w:t xml:space="preserve"> The workflow is described in </w:t>
      </w:r>
      <w:r w:rsidR="00BD3714">
        <w:fldChar w:fldCharType="begin"/>
      </w:r>
      <w:r w:rsidR="00BD3714">
        <w:instrText xml:space="preserve"> REF _Ref155124255 \h </w:instrText>
      </w:r>
      <w:r w:rsidR="00BD3714">
        <w:fldChar w:fldCharType="separate"/>
      </w:r>
      <w:r w:rsidR="000A7251" w:rsidRPr="00D8073A">
        <w:rPr>
          <w:b/>
          <w:bCs/>
        </w:rPr>
        <w:t xml:space="preserve">Figure </w:t>
      </w:r>
      <w:r w:rsidR="000A7251">
        <w:rPr>
          <w:b/>
          <w:bCs/>
          <w:noProof/>
        </w:rPr>
        <w:t>3</w:t>
      </w:r>
      <w:r w:rsidR="00BD3714">
        <w:fldChar w:fldCharType="end"/>
      </w:r>
      <w:r w:rsidR="00BD3714">
        <w:t>.</w:t>
      </w:r>
    </w:p>
    <w:p w14:paraId="414C6B45" w14:textId="47ACACB7" w:rsidR="00DA2115" w:rsidRPr="00DA2115" w:rsidRDefault="00DA2115" w:rsidP="006F69E6">
      <w:r>
        <w:t xml:space="preserve">The </w:t>
      </w:r>
      <w:r w:rsidR="004B003A">
        <w:t>reliability and discrimination ability</w:t>
      </w:r>
      <w:r>
        <w:t xml:space="preserve"> of one-year retrospective</w:t>
      </w:r>
      <w:r w:rsidR="0090690E">
        <w:t xml:space="preserve"> ENS,</w:t>
      </w:r>
      <w:r>
        <w:t xml:space="preserve"> </w:t>
      </w:r>
      <w:r w:rsidR="0090690E">
        <w:t>Multiple</w:t>
      </w:r>
      <w:r>
        <w:t>-WT ecPoint,</w:t>
      </w:r>
      <w:r w:rsidR="0090690E">
        <w:t xml:space="preserve"> and</w:t>
      </w:r>
      <w:r>
        <w:t xml:space="preserve"> </w:t>
      </w:r>
      <w:r w:rsidR="0090690E">
        <w:t>Single</w:t>
      </w:r>
      <w:r>
        <w:t>-WT ecPoint forecasts</w:t>
      </w:r>
      <w:r w:rsidR="000D6F95">
        <w:t xml:space="preserve"> (from 00 UTC run, between 01/12/2021 to 30/11/2022, and up to day 10 lead time)</w:t>
      </w:r>
      <w:r>
        <w:t xml:space="preserve"> </w:t>
      </w:r>
      <w:r w:rsidR="00110840">
        <w:t>are</w:t>
      </w:r>
      <w:r>
        <w:t xml:space="preserve"> evaluated against rain gauge observations.</w:t>
      </w:r>
      <w:r w:rsidR="00110840">
        <w:t xml:space="preserve"> Although raw NWP model output does not pertain to point values, it is common practice to verify gridded forecasts against point-rainfall observations to assess forecasts' performance for site-specific predictions (Haiden et al. 2023)</w:t>
      </w:r>
      <w:r w:rsidR="000D6F95">
        <w:t xml:space="preserve">. </w:t>
      </w:r>
      <w:r w:rsidR="003B72CD">
        <w:t>Three</w:t>
      </w:r>
      <w:r>
        <w:t xml:space="preserve"> VRTs were considered in the verification analysis: 0.2 mm/12h (i.e., “dry or not” condition), 10 mm/12h (“wet” condition), and 50 mm/12h (“severe rainfall, with flash flood potentia</w:t>
      </w:r>
      <w:r w:rsidR="003B72CD">
        <w:t>l</w:t>
      </w:r>
      <w:r w:rsidR="00BD51D1">
        <w:t>”</w:t>
      </w:r>
      <w:r>
        <w:t>).</w:t>
      </w:r>
    </w:p>
    <w:p w14:paraId="65F0C5A1" w14:textId="74D5F99F" w:rsidR="00DD4128" w:rsidRDefault="00E04C0D" w:rsidP="00856103">
      <w:pPr>
        <w:pStyle w:val="Heading2"/>
      </w:pPr>
      <w:bookmarkStart w:id="6" w:name="_Ref155105894"/>
      <w:r>
        <w:t>F</w:t>
      </w:r>
      <w:r w:rsidR="00DD4128">
        <w:t xml:space="preserve">orecast </w:t>
      </w:r>
      <w:r w:rsidR="00DD4128" w:rsidRPr="00856103">
        <w:t>r</w:t>
      </w:r>
      <w:r w:rsidR="001D7932" w:rsidRPr="00856103">
        <w:t>eliability</w:t>
      </w:r>
      <w:r>
        <w:t xml:space="preserve">: </w:t>
      </w:r>
      <w:r w:rsidR="00C13027">
        <w:t>reliability component of the Brier Score</w:t>
      </w:r>
      <w:r w:rsidR="00914109">
        <w:t xml:space="preserve"> (summary score)</w:t>
      </w:r>
      <w:r w:rsidR="00C13027">
        <w:t xml:space="preserve"> and reliability/sharpness diagrams</w:t>
      </w:r>
      <w:r w:rsidR="00914109">
        <w:t xml:space="preserve"> (breakdown score)</w:t>
      </w:r>
    </w:p>
    <w:p w14:paraId="7FDFDF3C" w14:textId="612E84B6" w:rsidR="00C13027" w:rsidRPr="006535D7" w:rsidRDefault="00C13027" w:rsidP="003013E0">
      <w:r>
        <w:t>The reliability component of the Brier score (Bsrel) is an integral measure of reliability across all issued probabilities</w:t>
      </w:r>
      <w:r w:rsidR="004930DE">
        <w:t xml:space="preserve"> </w:t>
      </w:r>
      <w:sdt>
        <w:sdtPr>
          <w:rPr>
            <w:color w:val="000000"/>
          </w:rPr>
          <w:tag w:val="MENDELEY_CITATION_v3_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"/>
          <w:id w:val="6262976"/>
          <w:placeholder>
            <w:docPart w:val="DefaultPlaceholder_-1854013440"/>
          </w:placeholder>
        </w:sdtPr>
        <w:sdtContent>
          <w:r w:rsidR="00C70CA4" w:rsidRPr="00C70CA4">
            <w:rPr>
              <w:color w:val="000000"/>
            </w:rPr>
            <w:t>(Ferro and Fricker 2012)</w:t>
          </w:r>
        </w:sdtContent>
      </w:sdt>
      <w:r>
        <w:t>.</w:t>
      </w:r>
      <w:r w:rsidR="003013E0">
        <w:t xml:space="preserve"> </w:t>
      </w:r>
      <w:r>
        <w:t>Let us assume</w:t>
      </w:r>
      <w:r>
        <w:rPr>
          <w:color w:val="000000"/>
        </w:rPr>
        <w:t xml:space="preserve"> the occurrence of n events, and let x</w:t>
      </w:r>
      <w:r>
        <w:rPr>
          <w:color w:val="000000"/>
          <w:vertAlign w:val="subscript"/>
        </w:rPr>
        <w:t>1</w:t>
      </w:r>
      <w:r>
        <w:rPr>
          <w:color w:val="000000"/>
        </w:rPr>
        <w:t>, …, x</w:t>
      </w:r>
      <w:r>
        <w:rPr>
          <w:color w:val="000000"/>
          <w:vertAlign w:val="subscript"/>
        </w:rPr>
        <w:t>n</w:t>
      </w:r>
      <w:r>
        <w:rPr>
          <w:color w:val="000000"/>
        </w:rPr>
        <w:t xml:space="preserve"> indicate whether the </w:t>
      </w:r>
      <w:r w:rsidRPr="00815F9E">
        <w:rPr>
          <w:i/>
          <w:iCs/>
          <w:color w:val="000000"/>
        </w:rPr>
        <w:t>i</w:t>
      </w:r>
      <w:r>
        <w:rPr>
          <w:color w:val="000000"/>
        </w:rPr>
        <w:t>th event occurs (i.e., x</w:t>
      </w:r>
      <w:r>
        <w:rPr>
          <w:color w:val="000000"/>
          <w:vertAlign w:val="subscript"/>
        </w:rPr>
        <w:t>i</w:t>
      </w:r>
      <w:r>
        <w:rPr>
          <w:color w:val="000000"/>
        </w:rPr>
        <w:t xml:space="preserve"> = 1) or not (i.e., x</w:t>
      </w:r>
      <w:r>
        <w:rPr>
          <w:color w:val="000000"/>
          <w:vertAlign w:val="subscript"/>
        </w:rPr>
        <w:t>i</w:t>
      </w:r>
      <w:r>
        <w:rPr>
          <w:color w:val="000000"/>
        </w:rPr>
        <w:t xml:space="preserve"> = 0). Suppose that each forecast can take one of the only K distinct values </w:t>
      </w:r>
      <w:r>
        <w:rPr>
          <w:rFonts w:cstheme="minorHAnsi"/>
          <w:color w:val="000000"/>
        </w:rPr>
        <w:t>π</w:t>
      </w:r>
      <w:r>
        <w:rPr>
          <w:color w:val="000000"/>
          <w:vertAlign w:val="subscript"/>
        </w:rPr>
        <w:t>1</w:t>
      </w:r>
      <w:r>
        <w:rPr>
          <w:color w:val="000000"/>
        </w:rPr>
        <w:t xml:space="preserve">, …, </w:t>
      </w:r>
      <w:r>
        <w:rPr>
          <w:rFonts w:cstheme="minorHAnsi"/>
          <w:color w:val="000000"/>
        </w:rPr>
        <w:t>π</w:t>
      </w:r>
      <w:r>
        <w:rPr>
          <w:rFonts w:cstheme="minorHAnsi"/>
          <w:color w:val="000000"/>
          <w:vertAlign w:val="subscript"/>
        </w:rPr>
        <w:t>n</w:t>
      </w:r>
      <w:r>
        <w:rPr>
          <w:rFonts w:cstheme="minorHAnsi"/>
          <w:color w:val="000000"/>
        </w:rPr>
        <w:t>. Let n</w:t>
      </w:r>
      <w:r>
        <w:rPr>
          <w:rFonts w:cstheme="minorHAnsi"/>
          <w:color w:val="000000"/>
          <w:vertAlign w:val="subscript"/>
        </w:rPr>
        <w:t>k</w:t>
      </w:r>
      <w:r>
        <w:rPr>
          <w:rFonts w:cstheme="minorHAnsi"/>
          <w:color w:val="000000"/>
        </w:rPr>
        <w:t xml:space="preserve"> be the number of occasions on which π</w:t>
      </w:r>
      <w:r>
        <w:rPr>
          <w:rFonts w:cstheme="minorHAnsi"/>
          <w:color w:val="000000"/>
          <w:vertAlign w:val="subscript"/>
        </w:rPr>
        <w:t>k</w:t>
      </w:r>
      <w:r>
        <w:rPr>
          <w:rFonts w:cstheme="minorHAnsi"/>
          <w:color w:val="000000"/>
        </w:rPr>
        <w:t xml:space="preserve"> is forecast. For those k for which n</w:t>
      </w:r>
      <w:r>
        <w:rPr>
          <w:rFonts w:cstheme="minorHAnsi"/>
          <w:color w:val="000000"/>
          <w:vertAlign w:val="subscript"/>
        </w:rPr>
        <w:t>k</w:t>
      </w:r>
      <w:r>
        <w:rPr>
          <w:rFonts w:cstheme="minorHAnsi"/>
          <w:color w:val="000000"/>
        </w:rPr>
        <w:t xml:space="preserve"> &gt; 0, define the conditional relative frequency </w:t>
      </w:r>
      <m:oMath>
        <m:acc>
          <m:accPr>
            <m:chr m:val="̅"/>
            <m:ctrlPr>
              <w:rPr>
                <w:rFonts w:ascii="Cambria Math" w:hAnsi="Cambria Math" w:cstheme="minorHAnsi"/>
                <w:i/>
                <w:color w:val="000000"/>
              </w:rPr>
            </m:ctrlPr>
          </m:acc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k</m:t>
                </m:r>
              </m:sub>
            </m:sSub>
          </m:e>
        </m:acc>
      </m:oMath>
      <w:r>
        <w:rPr>
          <w:rFonts w:eastAsiaTheme="minorEastAsia" w:cstheme="minorHAnsi"/>
          <w:color w:val="000000"/>
        </w:rPr>
        <w:t xml:space="preserve"> to be the proportion of events that occur out of the n</w:t>
      </w:r>
      <w:r>
        <w:rPr>
          <w:rFonts w:eastAsiaTheme="minorEastAsia" w:cstheme="minorHAnsi"/>
          <w:color w:val="000000"/>
          <w:vertAlign w:val="subscript"/>
        </w:rPr>
        <w:t>k</w:t>
      </w:r>
      <w:r>
        <w:rPr>
          <w:rFonts w:eastAsiaTheme="minorEastAsia" w:cstheme="minorHAnsi"/>
          <w:color w:val="000000"/>
        </w:rPr>
        <w:t xml:space="preserve"> occasions on which </w:t>
      </w:r>
      <m:oMath>
        <m:r>
          <w:rPr>
            <w:rFonts w:ascii="Cambria Math" w:eastAsiaTheme="minorEastAsia" w:hAnsi="Cambria Math" w:cstheme="minorHAnsi"/>
            <w:color w:val="000000"/>
          </w:rPr>
          <m:t>π</m:t>
        </m:r>
      </m:oMath>
      <w:r>
        <w:rPr>
          <w:rFonts w:eastAsiaTheme="minorEastAsia" w:cstheme="minorHAnsi"/>
          <w:color w:val="000000"/>
          <w:vertAlign w:val="subscript"/>
        </w:rPr>
        <w:t>k</w:t>
      </w:r>
      <w:r>
        <w:rPr>
          <w:rFonts w:eastAsiaTheme="minorEastAsia" w:cstheme="minorHAnsi"/>
          <w:color w:val="000000"/>
        </w:rPr>
        <w:t xml:space="preserve"> is forecast: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985"/>
      </w:tblGrid>
      <w:tr w:rsidR="00C13027" w14:paraId="661D5FAC" w14:textId="77777777" w:rsidTr="00287F4E">
        <w:trPr>
          <w:trHeight w:val="906"/>
        </w:trPr>
        <w:tc>
          <w:tcPr>
            <w:tcW w:w="8926" w:type="dxa"/>
            <w:vAlign w:val="center"/>
          </w:tcPr>
          <w:p w14:paraId="4A83F4B6" w14:textId="77777777" w:rsidR="00C13027" w:rsidRPr="00DB1E99" w:rsidRDefault="00000000" w:rsidP="00287F4E">
            <w:pPr>
              <w:ind w:firstLine="0"/>
              <w:jc w:val="center"/>
              <w:rPr>
                <w:rFonts w:eastAsiaTheme="minorEastAsia" w:cstheme="minorHAnsi"/>
                <w:iCs/>
                <w:sz w:val="24"/>
                <w:szCs w:val="24"/>
              </w:rPr>
            </w:pPr>
            <m:oMathPara>
              <m:oMath>
                <m:acc>
                  <m:accPr>
                    <m:chr m:val="̅"/>
                    <m:ctrlPr>
                      <w:rPr>
                        <w:rFonts w:ascii="Cambria Math" w:eastAsiaTheme="minorEastAsia" w:hAnsi="Cambria Math" w:cstheme="minorHAnsi"/>
                        <w:iCs/>
                        <w:sz w:val="24"/>
                        <w:szCs w:val="24"/>
                      </w:rPr>
                    </m:ctrlPr>
                  </m:accPr>
                  <m:e>
                    <m:sSub>
                      <m:sSubPr>
                        <m:ctrlPr>
                          <w:rPr>
                            <w:rFonts w:ascii="Cambria Math" w:eastAsiaTheme="minorEastAsia" w:hAnsi="Cambria Math" w:cstheme="minorHAnsi"/>
                            <w:iCs/>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k</m:t>
                        </m:r>
                      </m:sub>
                    </m:sSub>
                  </m:e>
                </m:acc>
                <m:r>
                  <w:rPr>
                    <w:rFonts w:ascii="Cambria Math" w:eastAsiaTheme="minorEastAsia" w:hAnsi="Cambria Math" w:cstheme="minorHAnsi"/>
                    <w:sz w:val="24"/>
                    <w:szCs w:val="24"/>
                  </w:rPr>
                  <m:t xml:space="preserve">= </m:t>
                </m:r>
                <m:f>
                  <m:fPr>
                    <m:ctrlPr>
                      <w:rPr>
                        <w:rFonts w:ascii="Cambria Math" w:eastAsiaTheme="minorEastAsia" w:hAnsi="Cambria Math" w:cstheme="minorHAnsi"/>
                        <w:i/>
                        <w:iCs/>
                        <w:sz w:val="24"/>
                        <w:szCs w:val="24"/>
                      </w:rPr>
                    </m:ctrlPr>
                  </m:fPr>
                  <m:num>
                    <m:r>
                      <w:rPr>
                        <w:rFonts w:ascii="Cambria Math" w:eastAsiaTheme="minorEastAsia" w:hAnsi="Cambria Math" w:cstheme="minorHAnsi"/>
                        <w:sz w:val="24"/>
                        <w:szCs w:val="24"/>
                      </w:rPr>
                      <m:t>1</m:t>
                    </m:r>
                  </m:num>
                  <m:den>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k</m:t>
                        </m:r>
                      </m:sub>
                    </m:sSub>
                  </m:den>
                </m:f>
                <m:r>
                  <w:rPr>
                    <w:rFonts w:ascii="Cambria Math" w:eastAsiaTheme="minorEastAsia" w:hAnsi="Cambria Math" w:cstheme="minorHAnsi"/>
                    <w:sz w:val="24"/>
                    <w:szCs w:val="24"/>
                  </w:rPr>
                  <m:t xml:space="preserve"> </m:t>
                </m:r>
                <m:nary>
                  <m:naryPr>
                    <m:chr m:val="∑"/>
                    <m:limLoc m:val="undOvr"/>
                    <m:supHide m:val="1"/>
                    <m:ctrlPr>
                      <w:rPr>
                        <w:rFonts w:ascii="Cambria Math" w:eastAsiaTheme="minorEastAsia" w:hAnsi="Cambria Math" w:cstheme="minorHAnsi"/>
                        <w:i/>
                        <w:iCs/>
                        <w:sz w:val="24"/>
                        <w:szCs w:val="24"/>
                      </w:rPr>
                    </m:ctrlPr>
                  </m:naryPr>
                  <m:sub>
                    <m:r>
                      <w:rPr>
                        <w:rFonts w:ascii="Cambria Math" w:eastAsiaTheme="minorEastAsia" w:hAnsi="Cambria Math" w:cstheme="minorHAnsi"/>
                        <w:sz w:val="24"/>
                        <w:szCs w:val="24"/>
                      </w:rPr>
                      <m:t>i</m:t>
                    </m:r>
                  </m:sub>
                  <m:sup/>
                  <m:e>
                    <m:sSub>
                      <m:sSubPr>
                        <m:ctrlPr>
                          <w:rPr>
                            <w:rFonts w:ascii="Cambria Math" w:eastAsiaTheme="minorEastAsia" w:hAnsi="Cambria Math" w:cstheme="minorHAnsi"/>
                            <w:i/>
                            <w:iCs/>
                            <w:sz w:val="24"/>
                            <w:szCs w:val="24"/>
                          </w:rPr>
                        </m:ctrlPr>
                      </m:sSubPr>
                      <m:e>
                        <m:r>
                          <w:rPr>
                            <w:rFonts w:ascii="Cambria Math" w:eastAsiaTheme="minorEastAsia" w:hAnsi="Cambria Math" w:cstheme="minorHAnsi"/>
                            <w:sz w:val="24"/>
                            <w:szCs w:val="24"/>
                          </w:rPr>
                          <m:t>x</m:t>
                        </m:r>
                      </m:e>
                      <m:sub>
                        <m:r>
                          <w:rPr>
                            <w:rFonts w:ascii="Cambria Math" w:eastAsiaTheme="minorEastAsia" w:hAnsi="Cambria Math" w:cstheme="minorHAnsi"/>
                            <w:sz w:val="24"/>
                            <w:szCs w:val="24"/>
                          </w:rPr>
                          <m:t>i</m:t>
                        </m:r>
                      </m:sub>
                    </m:sSub>
                  </m:e>
                </m:nary>
              </m:oMath>
            </m:oMathPara>
          </w:p>
        </w:tc>
        <w:tc>
          <w:tcPr>
            <w:tcW w:w="985" w:type="dxa"/>
            <w:vAlign w:val="center"/>
          </w:tcPr>
          <w:p w14:paraId="434FC3F5" w14:textId="77777777" w:rsidR="00C13027" w:rsidRDefault="00C13027" w:rsidP="00287F4E">
            <w:pPr>
              <w:ind w:firstLine="0"/>
              <w:jc w:val="center"/>
            </w:pPr>
            <w:r>
              <w:t>(1)</w:t>
            </w:r>
          </w:p>
        </w:tc>
      </w:tr>
    </w:tbl>
    <w:p w14:paraId="0FEC493E" w14:textId="77777777" w:rsidR="00C13027" w:rsidRPr="00994699" w:rsidRDefault="00C13027" w:rsidP="00C13027">
      <w:r>
        <w:t>BSrel is then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985"/>
      </w:tblGrid>
      <w:tr w:rsidR="00C13027" w14:paraId="27A24AE6" w14:textId="77777777" w:rsidTr="00287F4E">
        <w:trPr>
          <w:trHeight w:val="722"/>
        </w:trPr>
        <w:tc>
          <w:tcPr>
            <w:tcW w:w="8926" w:type="dxa"/>
            <w:vAlign w:val="center"/>
          </w:tcPr>
          <w:p w14:paraId="76C27762" w14:textId="77777777" w:rsidR="00C13027" w:rsidRPr="00DB1E99" w:rsidRDefault="00C13027" w:rsidP="00287F4E">
            <w:pPr>
              <w:ind w:firstLine="0"/>
              <w:jc w:val="center"/>
              <w:rPr>
                <w:rFonts w:eastAsiaTheme="minorEastAsia" w:cstheme="minorHAnsi"/>
                <w:iCs/>
                <w:sz w:val="24"/>
                <w:szCs w:val="24"/>
              </w:rPr>
            </w:pPr>
            <w:r w:rsidRPr="002300A6">
              <w:rPr>
                <w:rFonts w:eastAsiaTheme="minorEastAsia"/>
                <w:iCs/>
                <w:szCs w:val="20"/>
              </w:rPr>
              <w:t>BSrel =</w:t>
            </w:r>
            <w:r>
              <w:rPr>
                <w:rFonts w:eastAsiaTheme="minorEastAsia"/>
                <w:iCs/>
                <w:sz w:val="24"/>
                <w:szCs w:val="24"/>
              </w:rPr>
              <w:t xml:space="preserve"> </w:t>
            </w:r>
            <m:oMath>
              <m:nary>
                <m:naryPr>
                  <m:chr m:val="∑"/>
                  <m:limLoc m:val="undOvr"/>
                  <m:supHide m:val="1"/>
                  <m:ctrlPr>
                    <w:rPr>
                      <w:rFonts w:ascii="Cambria Math" w:hAnsi="Cambria Math" w:cstheme="minorHAnsi"/>
                      <w:iCs/>
                      <w:sz w:val="24"/>
                      <w:szCs w:val="24"/>
                    </w:rPr>
                  </m:ctrlPr>
                </m:naryPr>
                <m:sub>
                  <m:r>
                    <m:rPr>
                      <m:sty m:val="p"/>
                    </m:rPr>
                    <w:rPr>
                      <w:rFonts w:ascii="Cambria Math" w:hAnsi="Cambria Math" w:cstheme="minorHAnsi"/>
                      <w:sz w:val="24"/>
                      <w:szCs w:val="24"/>
                    </w:rPr>
                    <m:t>k</m:t>
                  </m:r>
                </m:sub>
                <m:sup/>
                <m:e>
                  <m:f>
                    <m:fPr>
                      <m:ctrlPr>
                        <w:rPr>
                          <w:rFonts w:ascii="Cambria Math" w:hAnsi="Cambria Math" w:cstheme="minorHAnsi"/>
                          <w:iCs/>
                          <w:sz w:val="24"/>
                          <w:szCs w:val="24"/>
                        </w:rPr>
                      </m:ctrlPr>
                    </m:fPr>
                    <m:num>
                      <m:sSub>
                        <m:sSubPr>
                          <m:ctrlPr>
                            <w:rPr>
                              <w:rFonts w:ascii="Cambria Math" w:hAnsi="Cambria Math" w:cstheme="minorHAnsi"/>
                              <w:iCs/>
                              <w:sz w:val="24"/>
                              <w:szCs w:val="24"/>
                            </w:rPr>
                          </m:ctrlPr>
                        </m:sSubPr>
                        <m:e>
                          <m:r>
                            <m:rPr>
                              <m:sty m:val="p"/>
                            </m:rPr>
                            <w:rPr>
                              <w:rFonts w:ascii="Cambria Math" w:hAnsi="Cambria Math" w:cstheme="minorHAnsi"/>
                              <w:sz w:val="24"/>
                              <w:szCs w:val="24"/>
                            </w:rPr>
                            <m:t>n</m:t>
                          </m:r>
                        </m:e>
                        <m:sub>
                          <m:r>
                            <m:rPr>
                              <m:sty m:val="p"/>
                            </m:rPr>
                            <w:rPr>
                              <w:rFonts w:ascii="Cambria Math" w:hAnsi="Cambria Math" w:cstheme="minorHAnsi"/>
                              <w:sz w:val="24"/>
                              <w:szCs w:val="24"/>
                            </w:rPr>
                            <m:t>k</m:t>
                          </m:r>
                        </m:sub>
                      </m:sSub>
                    </m:num>
                    <m:den>
                      <m:r>
                        <m:rPr>
                          <m:sty m:val="p"/>
                        </m:rPr>
                        <w:rPr>
                          <w:rFonts w:ascii="Cambria Math" w:hAnsi="Cambria Math" w:cstheme="minorHAnsi"/>
                          <w:sz w:val="24"/>
                          <w:szCs w:val="24"/>
                        </w:rPr>
                        <m:t>n</m:t>
                      </m:r>
                    </m:den>
                  </m:f>
                </m:e>
              </m:nary>
            </m:oMath>
            <w:r w:rsidRPr="000975A5">
              <w:rPr>
                <w:rFonts w:eastAsiaTheme="minorEastAsia" w:cstheme="minorHAnsi"/>
                <w:iCs/>
                <w:sz w:val="24"/>
                <w:szCs w:val="24"/>
              </w:rPr>
              <w:t xml:space="preserve"> (</w:t>
            </w:r>
            <m:oMath>
              <m:sSub>
                <m:sSubPr>
                  <m:ctrlPr>
                    <w:rPr>
                      <w:rFonts w:ascii="Cambria Math" w:eastAsiaTheme="minorEastAsia" w:hAnsi="Cambria Math" w:cstheme="minorHAnsi"/>
                      <w:iCs/>
                      <w:sz w:val="24"/>
                      <w:szCs w:val="24"/>
                    </w:rPr>
                  </m:ctrlPr>
                </m:sSubPr>
                <m:e>
                  <m:r>
                    <m:rPr>
                      <m:sty m:val="p"/>
                    </m:rPr>
                    <w:rPr>
                      <w:rFonts w:ascii="Cambria Math" w:eastAsiaTheme="minorEastAsia" w:hAnsi="Cambria Math" w:cstheme="minorHAnsi"/>
                      <w:sz w:val="24"/>
                      <w:szCs w:val="24"/>
                    </w:rPr>
                    <m:t>π</m:t>
                  </m:r>
                </m:e>
                <m:sub>
                  <m:r>
                    <m:rPr>
                      <m:sty m:val="p"/>
                    </m:rPr>
                    <w:rPr>
                      <w:rFonts w:ascii="Cambria Math" w:eastAsiaTheme="minorEastAsia" w:hAnsi="Cambria Math" w:cstheme="minorHAnsi"/>
                      <w:sz w:val="24"/>
                      <w:szCs w:val="24"/>
                    </w:rPr>
                    <m:t>k</m:t>
                  </m:r>
                </m:sub>
              </m:sSub>
            </m:oMath>
            <w:r w:rsidRPr="000975A5">
              <w:rPr>
                <w:rFonts w:eastAsiaTheme="minorEastAsia" w:cstheme="minorHAnsi"/>
                <w:iCs/>
                <w:sz w:val="24"/>
                <w:szCs w:val="24"/>
              </w:rPr>
              <w:t xml:space="preserve"> </w:t>
            </w:r>
            <w:r>
              <w:rPr>
                <w:rFonts w:eastAsiaTheme="minorEastAsia" w:cstheme="minorHAnsi"/>
                <w:iCs/>
                <w:sz w:val="24"/>
                <w:szCs w:val="24"/>
              </w:rPr>
              <w:t>–</w:t>
            </w:r>
            <w:r w:rsidRPr="000975A5">
              <w:rPr>
                <w:rFonts w:eastAsiaTheme="minorEastAsia" w:cstheme="minorHAnsi"/>
                <w:iCs/>
                <w:sz w:val="24"/>
                <w:szCs w:val="24"/>
              </w:rPr>
              <w:t xml:space="preserve"> </w:t>
            </w:r>
            <m:oMath>
              <m:acc>
                <m:accPr>
                  <m:chr m:val="̅"/>
                  <m:ctrlPr>
                    <w:rPr>
                      <w:rFonts w:ascii="Cambria Math" w:eastAsiaTheme="minorEastAsia" w:hAnsi="Cambria Math" w:cstheme="minorHAnsi"/>
                      <w:iCs/>
                      <w:sz w:val="24"/>
                      <w:szCs w:val="24"/>
                    </w:rPr>
                  </m:ctrlPr>
                </m:accPr>
                <m:e>
                  <m:sSub>
                    <m:sSubPr>
                      <m:ctrlPr>
                        <w:rPr>
                          <w:rFonts w:ascii="Cambria Math" w:eastAsiaTheme="minorEastAsia" w:hAnsi="Cambria Math" w:cstheme="minorHAnsi"/>
                          <w:iCs/>
                          <w:sz w:val="24"/>
                          <w:szCs w:val="24"/>
                        </w:rPr>
                      </m:ctrlPr>
                    </m:sSubPr>
                    <m:e>
                      <m:r>
                        <m:rPr>
                          <m:sty m:val="p"/>
                        </m:rPr>
                        <w:rPr>
                          <w:rFonts w:ascii="Cambria Math" w:eastAsiaTheme="minorEastAsia" w:hAnsi="Cambria Math" w:cstheme="minorHAnsi"/>
                          <w:sz w:val="24"/>
                          <w:szCs w:val="24"/>
                        </w:rPr>
                        <m:t>x</m:t>
                      </m:r>
                    </m:e>
                    <m:sub>
                      <m:r>
                        <m:rPr>
                          <m:sty m:val="p"/>
                        </m:rPr>
                        <w:rPr>
                          <w:rFonts w:ascii="Cambria Math" w:eastAsiaTheme="minorEastAsia" w:hAnsi="Cambria Math" w:cstheme="minorHAnsi"/>
                          <w:sz w:val="24"/>
                          <w:szCs w:val="24"/>
                        </w:rPr>
                        <m:t>k</m:t>
                      </m:r>
                    </m:sub>
                  </m:sSub>
                </m:e>
              </m:acc>
            </m:oMath>
            <w:r w:rsidRPr="000975A5">
              <w:rPr>
                <w:rFonts w:eastAsiaTheme="minorEastAsia" w:cstheme="minorHAnsi"/>
                <w:iCs/>
                <w:sz w:val="24"/>
                <w:szCs w:val="24"/>
              </w:rPr>
              <w:t>)</w:t>
            </w:r>
          </w:p>
        </w:tc>
        <w:tc>
          <w:tcPr>
            <w:tcW w:w="985" w:type="dxa"/>
            <w:vAlign w:val="center"/>
          </w:tcPr>
          <w:p w14:paraId="1D6ADCB8" w14:textId="77777777" w:rsidR="00C13027" w:rsidRDefault="00C13027" w:rsidP="00287F4E">
            <w:pPr>
              <w:ind w:firstLine="0"/>
              <w:jc w:val="center"/>
            </w:pPr>
            <w:r>
              <w:t>(2)</w:t>
            </w:r>
          </w:p>
        </w:tc>
      </w:tr>
    </w:tbl>
    <w:p w14:paraId="7353821C" w14:textId="6ED15CC6" w:rsidR="00C13027" w:rsidRDefault="00856E5F" w:rsidP="006C11B6">
      <w:pPr>
        <w:rPr>
          <w:color w:val="000000"/>
        </w:rPr>
      </w:pPr>
      <w:r>
        <w:rPr>
          <w:color w:val="000000"/>
        </w:rPr>
        <w:t>BSrel</w:t>
      </w:r>
      <w:r w:rsidR="00C13027">
        <w:rPr>
          <w:color w:val="000000"/>
        </w:rPr>
        <w:t xml:space="preserve"> takes values in the interval [0,</w:t>
      </w:r>
      <w:r w:rsidR="00C13027">
        <w:rPr>
          <w:rFonts w:cstheme="minorHAnsi"/>
          <w:color w:val="000000"/>
        </w:rPr>
        <w:t>∞</w:t>
      </w:r>
      <w:r w:rsidR="00C13027">
        <w:rPr>
          <w:color w:val="000000"/>
        </w:rPr>
        <w:t>), with 0 being the</w:t>
      </w:r>
      <w:r w:rsidR="00C13027" w:rsidRPr="00A2399F">
        <w:rPr>
          <w:color w:val="000000"/>
        </w:rPr>
        <w:t xml:space="preserve"> best score obtained </w:t>
      </w:r>
      <w:r w:rsidR="00C13027">
        <w:rPr>
          <w:color w:val="000000"/>
        </w:rPr>
        <w:t>when</w:t>
      </w:r>
      <w:r w:rsidR="00C13027" w:rsidRPr="00A2399F">
        <w:rPr>
          <w:color w:val="000000"/>
        </w:rPr>
        <w:t xml:space="preserve"> the conditional relative frequencies are equal</w:t>
      </w:r>
      <w:r w:rsidR="00C13027">
        <w:rPr>
          <w:color w:val="000000"/>
        </w:rPr>
        <w:t xml:space="preserve"> </w:t>
      </w:r>
      <w:r w:rsidR="00C13027" w:rsidRPr="00A2399F">
        <w:rPr>
          <w:color w:val="000000"/>
        </w:rPr>
        <w:t>to their corresponding forecasts.</w:t>
      </w:r>
      <w:r>
        <w:rPr>
          <w:color w:val="000000"/>
        </w:rPr>
        <w:t xml:space="preserve"> </w:t>
      </w:r>
      <w:r w:rsidR="00944980">
        <w:rPr>
          <w:color w:val="000000"/>
        </w:rPr>
        <w:t>The plot of BSrel values for different lead time allows us to compare how the discrimination ability in the three forecasting systems varies in time</w:t>
      </w:r>
      <w:r w:rsidR="00944980" w:rsidRPr="00AB2733">
        <w:rPr>
          <w:color w:val="000000"/>
        </w:rPr>
        <w:t xml:space="preserve">. </w:t>
      </w:r>
      <w:r w:rsidR="007604E4">
        <w:t>(</w:t>
      </w:r>
      <w:r w:rsidR="006C11B6">
        <w:fldChar w:fldCharType="begin"/>
      </w:r>
      <w:r w:rsidR="006C11B6">
        <w:instrText xml:space="preserve"> REF _Ref155124255 \h </w:instrText>
      </w:r>
      <w:r w:rsidR="006C11B6">
        <w:fldChar w:fldCharType="separate"/>
      </w:r>
      <w:r w:rsidR="000A7251" w:rsidRPr="00D8073A">
        <w:rPr>
          <w:b/>
          <w:bCs/>
        </w:rPr>
        <w:t xml:space="preserve">Figure </w:t>
      </w:r>
      <w:r w:rsidR="000A7251">
        <w:rPr>
          <w:b/>
          <w:bCs/>
          <w:noProof/>
        </w:rPr>
        <w:t>3</w:t>
      </w:r>
      <w:r w:rsidR="006C11B6">
        <w:fldChar w:fldCharType="end"/>
      </w:r>
      <w:r w:rsidR="006C11B6" w:rsidRPr="006C11B6">
        <w:rPr>
          <w:b/>
          <w:bCs/>
        </w:rPr>
        <w:t>a</w:t>
      </w:r>
      <w:r w:rsidR="007604E4">
        <w:t>).</w:t>
      </w:r>
    </w:p>
    <w:p w14:paraId="3AA7634E" w14:textId="390DC036" w:rsidR="00BE75AF" w:rsidRDefault="00AD48EA" w:rsidP="001137CD">
      <w:pPr>
        <w:rPr>
          <w:color w:val="000000"/>
        </w:rPr>
      </w:pPr>
      <w:r w:rsidRPr="000A018E">
        <w:rPr>
          <w:color w:val="000000"/>
        </w:rPr>
        <w:t xml:space="preserve">Reliability diagrams </w:t>
      </w:r>
      <w:r>
        <w:rPr>
          <w:color w:val="000000"/>
        </w:rPr>
        <w:t>plot</w:t>
      </w:r>
      <w:r w:rsidRPr="000A018E">
        <w:rPr>
          <w:color w:val="000000"/>
        </w:rPr>
        <w:t xml:space="preserve"> the </w:t>
      </w:r>
      <w:r>
        <w:rPr>
          <w:color w:val="000000"/>
        </w:rPr>
        <w:t>relative</w:t>
      </w:r>
      <w:r w:rsidRPr="000A018E">
        <w:rPr>
          <w:color w:val="000000"/>
        </w:rPr>
        <w:t xml:space="preserve"> </w:t>
      </w:r>
      <w:r>
        <w:rPr>
          <w:color w:val="000000"/>
        </w:rPr>
        <w:t xml:space="preserve">forecast </w:t>
      </w:r>
      <w:r w:rsidRPr="000A018E">
        <w:rPr>
          <w:color w:val="000000"/>
        </w:rPr>
        <w:t>probability of an event</w:t>
      </w:r>
      <w:r>
        <w:rPr>
          <w:color w:val="000000"/>
        </w:rPr>
        <w:t xml:space="preserve"> </w:t>
      </w:r>
      <w:r w:rsidRPr="000A018E">
        <w:rPr>
          <w:color w:val="000000"/>
        </w:rPr>
        <w:t xml:space="preserve">against </w:t>
      </w:r>
      <w:r>
        <w:rPr>
          <w:color w:val="000000"/>
        </w:rPr>
        <w:t>its correspondent</w:t>
      </w:r>
      <w:r w:rsidRPr="000A018E">
        <w:rPr>
          <w:color w:val="000000"/>
        </w:rPr>
        <w:t xml:space="preserve"> </w:t>
      </w:r>
      <w:r>
        <w:rPr>
          <w:color w:val="000000"/>
        </w:rPr>
        <w:t xml:space="preserve">relative observational frequency, indicating </w:t>
      </w:r>
      <w:r w:rsidRPr="000A018E">
        <w:rPr>
          <w:color w:val="000000"/>
        </w:rPr>
        <w:t>how often a forecast probability occurred</w:t>
      </w:r>
      <w:r>
        <w:rPr>
          <w:color w:val="000000"/>
        </w:rPr>
        <w:t xml:space="preserve"> in reality</w:t>
      </w:r>
      <w:r w:rsidR="00BE75AF">
        <w:rPr>
          <w:color w:val="000000"/>
        </w:rPr>
        <w:t xml:space="preserve"> (</w:t>
      </w:r>
      <w:r w:rsidR="00BE75AF">
        <w:fldChar w:fldCharType="begin"/>
      </w:r>
      <w:r w:rsidR="00BE75AF">
        <w:instrText xml:space="preserve"> REF _Ref155124255 \h </w:instrText>
      </w:r>
      <w:r w:rsidR="00BE75AF">
        <w:fldChar w:fldCharType="separate"/>
      </w:r>
      <w:r w:rsidR="000A7251" w:rsidRPr="00D8073A">
        <w:rPr>
          <w:b/>
          <w:bCs/>
        </w:rPr>
        <w:t xml:space="preserve">Figure </w:t>
      </w:r>
      <w:r w:rsidR="000A7251">
        <w:rPr>
          <w:b/>
          <w:bCs/>
          <w:noProof/>
        </w:rPr>
        <w:t>3</w:t>
      </w:r>
      <w:r w:rsidR="00BE75AF">
        <w:fldChar w:fldCharType="end"/>
      </w:r>
      <w:r w:rsidR="00BE75AF">
        <w:rPr>
          <w:b/>
          <w:bCs/>
        </w:rPr>
        <w:t>b</w:t>
      </w:r>
      <w:r w:rsidR="00BE75AF" w:rsidRPr="00BE75AF">
        <w:t xml:space="preserve"> </w:t>
      </w:r>
      <w:r w:rsidR="000E7832">
        <w:t>- R</w:t>
      </w:r>
      <w:r w:rsidR="00BE75AF" w:rsidRPr="00BE75AF">
        <w:t>eliability diagram</w:t>
      </w:r>
      <w:r w:rsidR="00BE75AF">
        <w:rPr>
          <w:color w:val="000000"/>
        </w:rPr>
        <w:t>)</w:t>
      </w:r>
      <w:r w:rsidRPr="000A018E">
        <w:rPr>
          <w:color w:val="000000"/>
        </w:rPr>
        <w:t>.</w:t>
      </w:r>
      <w:r w:rsidR="0035601B">
        <w:rPr>
          <w:color w:val="000000"/>
        </w:rPr>
        <w:t xml:space="preserve"> </w:t>
      </w:r>
      <w:r>
        <w:rPr>
          <w:color w:val="000000"/>
        </w:rPr>
        <w:t>Perfect forecasting systems should have forecasts of x% being observed x% of the time. In this case, the reliability diagram lies on the diagram’s diagonal. If the reliability diagram is above the diagram’s diagonal</w:t>
      </w:r>
      <w:r w:rsidR="00DD10F3">
        <w:rPr>
          <w:color w:val="000000"/>
        </w:rPr>
        <w:t xml:space="preserve"> for a specific</w:t>
      </w:r>
      <w:r w:rsidR="00C2102D">
        <w:rPr>
          <w:color w:val="000000"/>
        </w:rPr>
        <w:t xml:space="preserve"> forecast</w:t>
      </w:r>
      <w:r w:rsidR="00DD10F3">
        <w:rPr>
          <w:color w:val="000000"/>
        </w:rPr>
        <w:t xml:space="preserve"> probability threshold</w:t>
      </w:r>
      <w:r>
        <w:rPr>
          <w:color w:val="000000"/>
        </w:rPr>
        <w:t>, the forecasting system tends to underpredict the considered event</w:t>
      </w:r>
      <w:r w:rsidR="00A264A7">
        <w:rPr>
          <w:color w:val="000000"/>
        </w:rPr>
        <w:t xml:space="preserve"> </w:t>
      </w:r>
      <w:r w:rsidR="00C2102D">
        <w:rPr>
          <w:color w:val="000000"/>
        </w:rPr>
        <w:t>with</w:t>
      </w:r>
      <w:r w:rsidR="00A264A7">
        <w:rPr>
          <w:color w:val="000000"/>
        </w:rPr>
        <w:t xml:space="preserve"> such </w:t>
      </w:r>
      <w:r w:rsidR="00C2102D">
        <w:rPr>
          <w:color w:val="000000"/>
        </w:rPr>
        <w:t xml:space="preserve">forecast </w:t>
      </w:r>
      <w:r w:rsidR="00A264A7">
        <w:rPr>
          <w:color w:val="000000"/>
        </w:rPr>
        <w:t>probability threshold</w:t>
      </w:r>
      <w:r>
        <w:rPr>
          <w:color w:val="000000"/>
        </w:rPr>
        <w:t xml:space="preserve">. </w:t>
      </w:r>
      <w:r w:rsidR="0007683B">
        <w:rPr>
          <w:color w:val="000000"/>
        </w:rPr>
        <w:t xml:space="preserve">If it </w:t>
      </w:r>
      <w:r w:rsidR="00A264A7">
        <w:rPr>
          <w:color w:val="000000"/>
        </w:rPr>
        <w:t>lies</w:t>
      </w:r>
      <w:r w:rsidR="0007683B">
        <w:rPr>
          <w:color w:val="000000"/>
        </w:rPr>
        <w:t xml:space="preserve"> below the diagram’s diagonal, the forecasting system tends to overpredict</w:t>
      </w:r>
      <w:r w:rsidR="00C310F7">
        <w:rPr>
          <w:color w:val="000000"/>
        </w:rPr>
        <w:t xml:space="preserve"> it</w:t>
      </w:r>
      <w:r w:rsidR="0007683B">
        <w:rPr>
          <w:color w:val="000000"/>
        </w:rPr>
        <w:t xml:space="preserve">. </w:t>
      </w:r>
      <w:r w:rsidR="00921AE0">
        <w:rPr>
          <w:color w:val="000000"/>
        </w:rPr>
        <w:t xml:space="preserve">When analysing reliability diagrams, it is important </w:t>
      </w:r>
      <w:r w:rsidR="00921AE0">
        <w:rPr>
          <w:color w:val="000000"/>
        </w:rPr>
        <w:lastRenderedPageBreak/>
        <w:t xml:space="preserve">to know the frequency distribution of forecasts issued with certain probabilities to indicate how forecasts tend to be distributed. For example, the small probability thresholds (within the red box in </w:t>
      </w:r>
      <w:r w:rsidR="00921AE0">
        <w:fldChar w:fldCharType="begin"/>
      </w:r>
      <w:r w:rsidR="00921AE0">
        <w:instrText xml:space="preserve"> REF _Ref155124255 \h </w:instrText>
      </w:r>
      <w:r w:rsidR="00921AE0">
        <w:fldChar w:fldCharType="separate"/>
      </w:r>
      <w:r w:rsidR="000A7251" w:rsidRPr="00D8073A">
        <w:rPr>
          <w:b/>
          <w:bCs/>
        </w:rPr>
        <w:t xml:space="preserve">Figure </w:t>
      </w:r>
      <w:r w:rsidR="000A7251">
        <w:rPr>
          <w:b/>
          <w:bCs/>
          <w:noProof/>
        </w:rPr>
        <w:t>3</w:t>
      </w:r>
      <w:r w:rsidR="00921AE0">
        <w:fldChar w:fldCharType="end"/>
      </w:r>
      <w:r w:rsidR="00921AE0">
        <w:rPr>
          <w:b/>
          <w:bCs/>
        </w:rPr>
        <w:t>b</w:t>
      </w:r>
      <w:r w:rsidR="00921AE0">
        <w:t xml:space="preserve"> -</w:t>
      </w:r>
      <w:r w:rsidR="00921AE0" w:rsidRPr="00BE75AF">
        <w:t xml:space="preserve"> </w:t>
      </w:r>
      <w:r w:rsidR="00921AE0">
        <w:t>R</w:t>
      </w:r>
      <w:r w:rsidR="00921AE0" w:rsidRPr="00BE75AF">
        <w:t>eliability diagram</w:t>
      </w:r>
      <w:r w:rsidR="00921AE0">
        <w:rPr>
          <w:color w:val="000000"/>
        </w:rPr>
        <w:t xml:space="preserve">) are the most important when considering high VRTs because the sample of </w:t>
      </w:r>
      <w:r w:rsidR="00C3237D">
        <w:rPr>
          <w:color w:val="000000"/>
        </w:rPr>
        <w:t xml:space="preserve">events exceeding the VRT </w:t>
      </w:r>
      <w:r w:rsidR="00921AE0">
        <w:rPr>
          <w:color w:val="000000"/>
        </w:rPr>
        <w:t>with</w:t>
      </w:r>
      <w:r w:rsidR="00C3237D">
        <w:rPr>
          <w:color w:val="000000"/>
        </w:rPr>
        <w:t xml:space="preserve"> high</w:t>
      </w:r>
      <w:r w:rsidR="00921AE0">
        <w:rPr>
          <w:color w:val="000000"/>
        </w:rPr>
        <w:t xml:space="preserve"> probabilities</w:t>
      </w:r>
      <w:r w:rsidR="00C3237D">
        <w:rPr>
          <w:color w:val="000000"/>
        </w:rPr>
        <w:t xml:space="preserve"> is</w:t>
      </w:r>
      <w:r w:rsidR="000324BC">
        <w:rPr>
          <w:color w:val="000000"/>
        </w:rPr>
        <w:t xml:space="preserve"> </w:t>
      </w:r>
      <w:r w:rsidR="00C3237D">
        <w:rPr>
          <w:color w:val="000000"/>
        </w:rPr>
        <w:t>small</w:t>
      </w:r>
      <w:r w:rsidR="00921AE0">
        <w:rPr>
          <w:color w:val="000000"/>
        </w:rPr>
        <w:t xml:space="preserve">. For this reason, reliability diagrams </w:t>
      </w:r>
      <w:r w:rsidR="000324BC">
        <w:rPr>
          <w:color w:val="000000"/>
        </w:rPr>
        <w:t>must be</w:t>
      </w:r>
      <w:r w:rsidR="00921AE0">
        <w:rPr>
          <w:color w:val="000000"/>
        </w:rPr>
        <w:t xml:space="preserve"> accompanied </w:t>
      </w:r>
      <w:r w:rsidR="000324BC">
        <w:rPr>
          <w:color w:val="000000"/>
        </w:rPr>
        <w:t>with</w:t>
      </w:r>
      <w:r w:rsidR="00921AE0">
        <w:rPr>
          <w:color w:val="000000"/>
        </w:rPr>
        <w:t xml:space="preserve"> sharpness diagrams, which plot the absolute frequency of forecasts issued with different probabilities</w:t>
      </w:r>
      <w:r w:rsidR="00DB1682">
        <w:rPr>
          <w:color w:val="000000"/>
        </w:rPr>
        <w:t xml:space="preserve"> (</w:t>
      </w:r>
      <w:r w:rsidR="00DB1682">
        <w:fldChar w:fldCharType="begin"/>
      </w:r>
      <w:r w:rsidR="00DB1682">
        <w:instrText xml:space="preserve"> REF _Ref155124255 \h </w:instrText>
      </w:r>
      <w:r w:rsidR="00DB1682">
        <w:fldChar w:fldCharType="separate"/>
      </w:r>
      <w:r w:rsidR="000A7251" w:rsidRPr="00D8073A">
        <w:rPr>
          <w:b/>
          <w:bCs/>
        </w:rPr>
        <w:t xml:space="preserve">Figure </w:t>
      </w:r>
      <w:r w:rsidR="000A7251">
        <w:rPr>
          <w:b/>
          <w:bCs/>
          <w:noProof/>
        </w:rPr>
        <w:t>3</w:t>
      </w:r>
      <w:r w:rsidR="00DB1682">
        <w:fldChar w:fldCharType="end"/>
      </w:r>
      <w:r w:rsidR="00DB1682">
        <w:rPr>
          <w:b/>
          <w:bCs/>
        </w:rPr>
        <w:t>b</w:t>
      </w:r>
      <w:r w:rsidR="00DB1682" w:rsidRPr="00BE75AF">
        <w:t xml:space="preserve"> </w:t>
      </w:r>
      <w:r w:rsidR="00DB1682">
        <w:t>- Sharpness</w:t>
      </w:r>
      <w:r w:rsidR="00DB1682" w:rsidRPr="00BE75AF">
        <w:t xml:space="preserve"> diagram</w:t>
      </w:r>
      <w:r w:rsidR="00DB1682">
        <w:rPr>
          <w:color w:val="000000"/>
        </w:rPr>
        <w:t>)</w:t>
      </w:r>
      <w:r w:rsidR="00921AE0">
        <w:rPr>
          <w:color w:val="000000"/>
        </w:rPr>
        <w:t xml:space="preserve">. </w:t>
      </w:r>
    </w:p>
    <w:p w14:paraId="230C08F1" w14:textId="3BDF8E4B" w:rsidR="00F211B5" w:rsidRPr="00F211B5" w:rsidRDefault="001318BA" w:rsidP="007228E2">
      <w:pPr>
        <w:pStyle w:val="Heading2"/>
      </w:pPr>
      <w:bookmarkStart w:id="7" w:name="_Ref155105896"/>
      <w:bookmarkEnd w:id="6"/>
      <w:r>
        <w:t xml:space="preserve">Forecast </w:t>
      </w:r>
      <w:r w:rsidR="00F211B5">
        <w:t>d</w:t>
      </w:r>
      <w:r w:rsidR="008F46F7">
        <w:t>iscrimination ability</w:t>
      </w:r>
      <w:r>
        <w:t xml:space="preserve">: </w:t>
      </w:r>
      <w:r w:rsidR="000B382A">
        <w:t>ROC</w:t>
      </w:r>
      <w:r w:rsidR="00F211B5">
        <w:t xml:space="preserve"> curves</w:t>
      </w:r>
      <w:r>
        <w:t xml:space="preserve"> (breakdown score)</w:t>
      </w:r>
      <w:r w:rsidR="000B382A">
        <w:t xml:space="preserve"> and </w:t>
      </w:r>
      <w:r w:rsidR="008C355F">
        <w:t>area under the ROC curve</w:t>
      </w:r>
      <w:r w:rsidR="008B6AF8">
        <w:t>s</w:t>
      </w:r>
      <w:r w:rsidR="008C355F">
        <w:t xml:space="preserve"> </w:t>
      </w:r>
      <w:r w:rsidR="000B382A">
        <w:t>(summary score)</w:t>
      </w:r>
      <w:bookmarkEnd w:id="7"/>
    </w:p>
    <w:p w14:paraId="77A9993D" w14:textId="3A41C8AB" w:rsidR="002B61DE" w:rsidRPr="00B075A3" w:rsidRDefault="00D81E90" w:rsidP="00422B7E">
      <w:r>
        <w:t>Relative Operating Characteristic (</w:t>
      </w:r>
      <w:r w:rsidR="002B61DE" w:rsidRPr="00B075A3">
        <w:t>ROC</w:t>
      </w:r>
      <w:r>
        <w:t>)</w:t>
      </w:r>
      <w:r w:rsidR="002B61DE" w:rsidRPr="00B075A3">
        <w:t xml:space="preserve"> curves </w:t>
      </w:r>
      <w:r w:rsidR="00422B7E">
        <w:t xml:space="preserve">are built from </w:t>
      </w:r>
      <w:r w:rsidR="002B61DE" w:rsidRPr="00B075A3">
        <w:t>a 2 × 2 contingency table that quantifies hits (H), misses (M), false alarms (FA), and correct negatives (CN) that occur when action is advised based on the VRT exceeding sampled probability threshold</w:t>
      </w:r>
      <w:r w:rsidR="00223E1C">
        <w:t>s</w:t>
      </w:r>
      <w:r w:rsidR="002B61DE" w:rsidRPr="00B075A3">
        <w:t xml:space="preserve"> (see </w:t>
      </w:r>
      <w:r w:rsidR="002B61DE" w:rsidRPr="00B075A3">
        <w:fldChar w:fldCharType="begin"/>
      </w:r>
      <w:r w:rsidR="002B61DE" w:rsidRPr="00B075A3">
        <w:instrText xml:space="preserve"> REF _Ref150245905 \h </w:instrText>
      </w:r>
      <w:r w:rsidR="002B61DE" w:rsidRPr="00B075A3">
        <w:fldChar w:fldCharType="separate"/>
      </w:r>
      <w:r w:rsidR="000A7251" w:rsidRPr="00B075A3">
        <w:rPr>
          <w:b/>
          <w:bCs/>
        </w:rPr>
        <w:t xml:space="preserve">Table </w:t>
      </w:r>
      <w:r w:rsidR="000A7251">
        <w:rPr>
          <w:b/>
          <w:bCs/>
          <w:noProof/>
        </w:rPr>
        <w:t>1</w:t>
      </w:r>
      <w:r w:rsidR="002B61DE" w:rsidRPr="00B075A3">
        <w:fldChar w:fldCharType="end"/>
      </w:r>
      <w:r w:rsidR="002B61DE" w:rsidRPr="00B075A3">
        <w:t xml:space="preserve"> for the definition of the constituting elements of the contingency table). </w:t>
      </w:r>
      <w:r w:rsidR="00A40682">
        <w:t>H</w:t>
      </w:r>
      <w:r w:rsidR="002B61DE" w:rsidRPr="00B075A3">
        <w:t xml:space="preserve">it rates (HR) and false alarm rates (FAR) </w:t>
      </w:r>
      <w:r w:rsidR="00422B7E">
        <w:t>are</w:t>
      </w:r>
      <w:r w:rsidR="002B61DE" w:rsidRPr="00B075A3">
        <w:t xml:space="preserve"> computed, respectively, from equations (</w:t>
      </w:r>
      <w:r w:rsidR="002B61DE">
        <w:t>1</w:t>
      </w:r>
      <w:r w:rsidR="002B61DE" w:rsidRPr="00B075A3">
        <w:t>) and (</w:t>
      </w:r>
      <w:r w:rsidR="002B61DE">
        <w:t>2</w:t>
      </w:r>
      <w:r w:rsidR="002B61DE" w:rsidRPr="00B075A3">
        <w:t>):</w:t>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6"/>
        <w:gridCol w:w="702"/>
      </w:tblGrid>
      <w:tr w:rsidR="002B61DE" w:rsidRPr="00B075A3" w14:paraId="043BA503" w14:textId="77777777" w:rsidTr="001934C4">
        <w:trPr>
          <w:trHeight w:val="610"/>
        </w:trPr>
        <w:tc>
          <w:tcPr>
            <w:tcW w:w="8926" w:type="dxa"/>
            <w:vAlign w:val="center"/>
          </w:tcPr>
          <w:p w14:paraId="0C347B31" w14:textId="77777777" w:rsidR="002B61DE" w:rsidRPr="00B075A3" w:rsidRDefault="002B61DE" w:rsidP="00033E98">
            <w:pPr>
              <w:ind w:firstLine="0"/>
              <w:jc w:val="center"/>
            </w:pPr>
            <w:r w:rsidRPr="00B075A3">
              <w:t>HR = H / (H+M) [values between 0 and 1]</w:t>
            </w:r>
          </w:p>
        </w:tc>
        <w:tc>
          <w:tcPr>
            <w:tcW w:w="702" w:type="dxa"/>
            <w:vAlign w:val="center"/>
          </w:tcPr>
          <w:p w14:paraId="5466BBB3" w14:textId="77777777" w:rsidR="002B61DE" w:rsidRPr="00B075A3" w:rsidRDefault="002B61DE" w:rsidP="00033E98">
            <w:pPr>
              <w:ind w:firstLine="0"/>
              <w:jc w:val="center"/>
            </w:pPr>
            <w:r w:rsidRPr="00B075A3">
              <w:t>(</w:t>
            </w:r>
            <w:r>
              <w:t>1</w:t>
            </w:r>
            <w:r w:rsidRPr="00B075A3">
              <w:t>)</w:t>
            </w:r>
          </w:p>
        </w:tc>
      </w:tr>
      <w:tr w:rsidR="002B61DE" w:rsidRPr="00B075A3" w14:paraId="11D543CB" w14:textId="77777777" w:rsidTr="001934C4">
        <w:trPr>
          <w:trHeight w:val="690"/>
        </w:trPr>
        <w:tc>
          <w:tcPr>
            <w:tcW w:w="8926" w:type="dxa"/>
            <w:vAlign w:val="center"/>
          </w:tcPr>
          <w:p w14:paraId="741E63D3" w14:textId="77777777" w:rsidR="002B61DE" w:rsidRPr="00B075A3" w:rsidRDefault="002B61DE" w:rsidP="00033E98">
            <w:pPr>
              <w:ind w:firstLine="0"/>
              <w:jc w:val="center"/>
            </w:pPr>
            <w:r w:rsidRPr="00B075A3">
              <w:t>FAR = FA / (FA+CN) [values between 0 and 1]</w:t>
            </w:r>
          </w:p>
        </w:tc>
        <w:tc>
          <w:tcPr>
            <w:tcW w:w="702" w:type="dxa"/>
            <w:vAlign w:val="center"/>
          </w:tcPr>
          <w:p w14:paraId="4CE89627" w14:textId="77777777" w:rsidR="002B61DE" w:rsidRPr="00B075A3" w:rsidRDefault="002B61DE" w:rsidP="00033E98">
            <w:pPr>
              <w:ind w:firstLine="0"/>
              <w:jc w:val="center"/>
            </w:pPr>
            <w:r w:rsidRPr="00B075A3">
              <w:t>(</w:t>
            </w:r>
            <w:r>
              <w:t>2</w:t>
            </w:r>
            <w:r w:rsidRPr="00B075A3">
              <w:t>)</w:t>
            </w:r>
          </w:p>
        </w:tc>
      </w:tr>
    </w:tbl>
    <w:p w14:paraId="5A73F916" w14:textId="0E7459EA" w:rsidR="00D63A58" w:rsidRDefault="00AB2733" w:rsidP="0052003C">
      <w:pPr>
        <w:rPr>
          <w:color w:val="000000"/>
        </w:rPr>
      </w:pPr>
      <w:r w:rsidRPr="00AB2733">
        <w:rPr>
          <w:color w:val="000000"/>
        </w:rPr>
        <w:t>HRs are mapped (Y-axis) against FARs (X-axis) in a unit square. The location of the ROC curve in the graph</w:t>
      </w:r>
      <w:r w:rsidR="002C78EB">
        <w:rPr>
          <w:color w:val="000000"/>
        </w:rPr>
        <w:t xml:space="preserve"> (</w:t>
      </w:r>
      <w:r w:rsidR="002C78EB">
        <w:rPr>
          <w:color w:val="000000"/>
        </w:rPr>
        <w:fldChar w:fldCharType="begin"/>
      </w:r>
      <w:r w:rsidR="002C78EB">
        <w:rPr>
          <w:color w:val="000000"/>
        </w:rPr>
        <w:instrText xml:space="preserve"> REF _Ref155124255 \h </w:instrText>
      </w:r>
      <w:r w:rsidR="002C78EB">
        <w:rPr>
          <w:color w:val="000000"/>
        </w:rPr>
      </w:r>
      <w:r w:rsidR="002C78EB">
        <w:rPr>
          <w:color w:val="000000"/>
        </w:rPr>
        <w:fldChar w:fldCharType="separate"/>
      </w:r>
      <w:r w:rsidR="000A7251" w:rsidRPr="00D8073A">
        <w:rPr>
          <w:b/>
          <w:bCs/>
        </w:rPr>
        <w:t xml:space="preserve">Figure </w:t>
      </w:r>
      <w:r w:rsidR="000A7251">
        <w:rPr>
          <w:b/>
          <w:bCs/>
          <w:noProof/>
        </w:rPr>
        <w:t>3</w:t>
      </w:r>
      <w:r w:rsidR="002C78EB">
        <w:rPr>
          <w:color w:val="000000"/>
        </w:rPr>
        <w:fldChar w:fldCharType="end"/>
      </w:r>
      <w:r w:rsidR="002C78EB" w:rsidRPr="003C7914">
        <w:rPr>
          <w:b/>
          <w:bCs/>
          <w:color w:val="000000"/>
        </w:rPr>
        <w:t>c</w:t>
      </w:r>
      <w:r w:rsidR="002C78EB">
        <w:rPr>
          <w:color w:val="000000"/>
        </w:rPr>
        <w:t xml:space="preserve">) </w:t>
      </w:r>
      <w:r w:rsidR="002E3EFF">
        <w:rPr>
          <w:color w:val="000000"/>
        </w:rPr>
        <w:t xml:space="preserve">breaks down the </w:t>
      </w:r>
      <w:r w:rsidR="00DE2EAE">
        <w:rPr>
          <w:color w:val="000000"/>
        </w:rPr>
        <w:t xml:space="preserve">measure of </w:t>
      </w:r>
      <w:r w:rsidR="00680921">
        <w:rPr>
          <w:color w:val="000000"/>
        </w:rPr>
        <w:t>HRs against FARs</w:t>
      </w:r>
      <w:r w:rsidR="00DE2EAE">
        <w:rPr>
          <w:color w:val="000000"/>
        </w:rPr>
        <w:t xml:space="preserve"> for each probability threshold</w:t>
      </w:r>
      <w:r w:rsidR="00680921">
        <w:rPr>
          <w:color w:val="000000"/>
        </w:rPr>
        <w:t>. T</w:t>
      </w:r>
      <w:r w:rsidR="00DE2EAE">
        <w:rPr>
          <w:color w:val="000000"/>
        </w:rPr>
        <w:t>he</w:t>
      </w:r>
      <w:r w:rsidRPr="00AB2733">
        <w:rPr>
          <w:color w:val="000000"/>
        </w:rPr>
        <w:t xml:space="preserve"> </w:t>
      </w:r>
      <w:r w:rsidR="00680921">
        <w:rPr>
          <w:color w:val="000000"/>
        </w:rPr>
        <w:t xml:space="preserve">values of the </w:t>
      </w:r>
      <w:r w:rsidRPr="00AB2733">
        <w:rPr>
          <w:color w:val="000000"/>
        </w:rPr>
        <w:t xml:space="preserve">geometrical area under the ROC curve (AROC) </w:t>
      </w:r>
      <w:r w:rsidR="00680921">
        <w:rPr>
          <w:color w:val="000000"/>
        </w:rPr>
        <w:t xml:space="preserve">provides a summary measure of the discrimination ability </w:t>
      </w:r>
      <w:r w:rsidR="00E01F06">
        <w:rPr>
          <w:color w:val="000000"/>
        </w:rPr>
        <w:t xml:space="preserve">across all probability thresholds. The plot of AROC values </w:t>
      </w:r>
      <w:r w:rsidR="00250A88">
        <w:rPr>
          <w:color w:val="000000"/>
        </w:rPr>
        <w:t>for different</w:t>
      </w:r>
      <w:r w:rsidR="00E01F06">
        <w:rPr>
          <w:color w:val="000000"/>
        </w:rPr>
        <w:t xml:space="preserve"> lead time</w:t>
      </w:r>
      <w:r w:rsidR="00250A88">
        <w:rPr>
          <w:color w:val="000000"/>
        </w:rPr>
        <w:t>s</w:t>
      </w:r>
      <w:r w:rsidR="0052003C">
        <w:rPr>
          <w:color w:val="000000"/>
        </w:rPr>
        <w:t xml:space="preserve"> </w:t>
      </w:r>
      <w:r w:rsidR="00E01F06">
        <w:rPr>
          <w:color w:val="000000"/>
        </w:rPr>
        <w:t xml:space="preserve">allows us to compare how the discrimination ability </w:t>
      </w:r>
      <w:r w:rsidR="00250A88">
        <w:rPr>
          <w:color w:val="000000"/>
        </w:rPr>
        <w:t xml:space="preserve">in the three forecasting systems </w:t>
      </w:r>
      <w:r w:rsidR="00E01F06">
        <w:rPr>
          <w:color w:val="000000"/>
        </w:rPr>
        <w:t xml:space="preserve">varies </w:t>
      </w:r>
      <w:r w:rsidR="00250A88">
        <w:rPr>
          <w:color w:val="000000"/>
        </w:rPr>
        <w:t>in time</w:t>
      </w:r>
      <w:r w:rsidR="00944980">
        <w:rPr>
          <w:color w:val="000000"/>
        </w:rPr>
        <w:t xml:space="preserve"> (</w:t>
      </w:r>
      <w:r w:rsidR="00944980">
        <w:rPr>
          <w:color w:val="000000"/>
        </w:rPr>
        <w:fldChar w:fldCharType="begin"/>
      </w:r>
      <w:r w:rsidR="00944980">
        <w:rPr>
          <w:color w:val="000000"/>
        </w:rPr>
        <w:instrText xml:space="preserve"> REF _Ref155124255 \h </w:instrText>
      </w:r>
      <w:r w:rsidR="00944980">
        <w:rPr>
          <w:color w:val="000000"/>
        </w:rPr>
      </w:r>
      <w:r w:rsidR="00944980">
        <w:rPr>
          <w:color w:val="000000"/>
        </w:rPr>
        <w:fldChar w:fldCharType="separate"/>
      </w:r>
      <w:r w:rsidR="000A7251" w:rsidRPr="00D8073A">
        <w:rPr>
          <w:b/>
          <w:bCs/>
        </w:rPr>
        <w:t xml:space="preserve">Figure </w:t>
      </w:r>
      <w:r w:rsidR="000A7251">
        <w:rPr>
          <w:b/>
          <w:bCs/>
          <w:noProof/>
        </w:rPr>
        <w:t>3</w:t>
      </w:r>
      <w:r w:rsidR="00944980">
        <w:rPr>
          <w:color w:val="000000"/>
        </w:rPr>
        <w:fldChar w:fldCharType="end"/>
      </w:r>
      <w:r w:rsidR="00944980">
        <w:rPr>
          <w:b/>
          <w:bCs/>
          <w:color w:val="000000"/>
        </w:rPr>
        <w:t>d</w:t>
      </w:r>
      <w:r w:rsidR="00944980">
        <w:rPr>
          <w:color w:val="000000"/>
        </w:rPr>
        <w:t>)</w:t>
      </w:r>
      <w:r w:rsidRPr="00AB2733">
        <w:rPr>
          <w:color w:val="000000"/>
        </w:rPr>
        <w:t xml:space="preserve">. Perfect discrimination is obtained when only HRs grow and FARs remain zero. This is represented by a ROC curve that rises along the Y-axis from the bottom left corner of the unit square to the top-left corner and moves straight to the top-right corner. In this case, the AROC is equal to 1. If HRs and FARs grow at the same rate, the forecasting system has no discriminatory ability (i.e., it does not provide additional information beyond climatological predictions). In this case, the ROC curve lies along the graph’s diagonal, and the AROC equals 0.5. </w:t>
      </w:r>
      <w:r w:rsidR="00385B53">
        <w:rPr>
          <w:color w:val="000000"/>
        </w:rPr>
        <w:t xml:space="preserve"> </w:t>
      </w:r>
    </w:p>
    <w:p w14:paraId="6AEC7B81" w14:textId="10729AA3" w:rsidR="0015236D" w:rsidRDefault="00AB2733" w:rsidP="0015236D">
      <w:pPr>
        <w:rPr>
          <w:color w:val="000000"/>
        </w:rPr>
      </w:pPr>
      <w:r w:rsidRPr="00AB2733">
        <w:rPr>
          <w:color w:val="000000"/>
        </w:rPr>
        <w:t>How ROC curves and AROC</w:t>
      </w:r>
      <w:r w:rsidR="00E2015E">
        <w:rPr>
          <w:color w:val="000000"/>
        </w:rPr>
        <w:t>s</w:t>
      </w:r>
      <w:r w:rsidRPr="00AB2733">
        <w:rPr>
          <w:color w:val="000000"/>
        </w:rPr>
        <w:t xml:space="preserve"> are computed significantly impacts the interpretation of forecasts’ discrimination ability.</w:t>
      </w:r>
      <w:r w:rsidR="00D63A58">
        <w:rPr>
          <w:color w:val="000000"/>
        </w:rPr>
        <w:t xml:space="preserve"> </w:t>
      </w:r>
      <w:r w:rsidRPr="00AB2733">
        <w:rPr>
          <w:color w:val="000000"/>
        </w:rPr>
        <w:t>ROC curves built for incremental decision thresholds materially assessable from the real ensemble configuration estimate the “real” forecasts’ discrimination ability</w:t>
      </w:r>
      <w:r w:rsidR="006F7BCA">
        <w:rPr>
          <w:color w:val="000000"/>
        </w:rPr>
        <w:t xml:space="preserve"> </w:t>
      </w:r>
      <w:sdt>
        <w:sdtPr>
          <w:rPr>
            <w:color w:val="000000"/>
          </w:rPr>
          <w:tag w:val="MENDELEY_CITATION_v3_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"/>
          <w:id w:val="102612668"/>
          <w:placeholder>
            <w:docPart w:val="DefaultPlaceholder_-1854013440"/>
          </w:placeholder>
        </w:sdtPr>
        <w:sdtContent>
          <w:r w:rsidR="00C70CA4" w:rsidRPr="00C70CA4">
            <w:rPr>
              <w:color w:val="000000"/>
            </w:rPr>
            <w:t>(Wilks 2019)</w:t>
          </w:r>
        </w:sdtContent>
      </w:sdt>
      <w:r w:rsidR="00A06B07">
        <w:rPr>
          <w:color w:val="000000"/>
        </w:rPr>
        <w:t xml:space="preserve">. </w:t>
      </w:r>
      <w:r w:rsidRPr="00AB2733">
        <w:rPr>
          <w:color w:val="000000"/>
        </w:rPr>
        <w:t>Probability thresholds are determined considering the full discretization available in the ensemble to ensure ROC curves are as complete as possible</w:t>
      </w:r>
      <w:r w:rsidR="006F7BCA">
        <w:rPr>
          <w:color w:val="000000"/>
        </w:rPr>
        <w:t xml:space="preserve"> </w:t>
      </w:r>
      <w:sdt>
        <w:sdtPr>
          <w:rPr>
            <w:color w:val="000000"/>
          </w:rPr>
          <w:tag w:val="MENDELEY_CITATION_v3_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"/>
          <w:id w:val="105167854"/>
          <w:placeholder>
            <w:docPart w:val="DefaultPlaceholder_-1854013440"/>
          </w:placeholder>
        </w:sdtPr>
        <w:sdtContent>
          <w:r w:rsidR="00C70CA4" w:rsidRPr="00C70CA4">
            <w:rPr>
              <w:color w:val="000000"/>
            </w:rPr>
            <w:t>(Ben Bouallègue and Richardson 2022)</w:t>
          </w:r>
        </w:sdtContent>
      </w:sdt>
      <w:r w:rsidR="00A65B3E">
        <w:rPr>
          <w:color w:val="000000"/>
        </w:rPr>
        <w:t xml:space="preserve">. </w:t>
      </w:r>
      <w:r w:rsidRPr="00AB2733">
        <w:rPr>
          <w:color w:val="000000"/>
        </w:rPr>
        <w:t>These thresholds correspond to the number of members exceeding the VRT</w:t>
      </w:r>
      <w:r w:rsidR="00A65B3E">
        <w:rPr>
          <w:color w:val="000000"/>
        </w:rPr>
        <w:t>, so that f</w:t>
      </w:r>
      <w:r w:rsidRPr="00AB2733">
        <w:rPr>
          <w:color w:val="000000"/>
        </w:rPr>
        <w:t>or an ensemble of size M, maximum discretization is achieved by M+1 probability thresholds (i.e., 0, 1/M, 2/M, …., M/M). The ROC curve is built by straight segments joining successive points. It is then completed by joining the last meaningful point on the ROC curve with the top-right corner of the unit square with a straight line.</w:t>
      </w:r>
      <w:r w:rsidR="0015236D">
        <w:rPr>
          <w:color w:val="000000"/>
        </w:rPr>
        <w:t xml:space="preserve"> </w:t>
      </w:r>
      <w:r w:rsidR="0015236D" w:rsidRPr="00AB2733">
        <w:rPr>
          <w:color w:val="000000"/>
        </w:rPr>
        <w:t>For rare events, the points of a ROC curve cluster in the graph’s bottom left corner</w:t>
      </w:r>
      <w:r w:rsidR="0015236D">
        <w:rPr>
          <w:color w:val="000000"/>
        </w:rPr>
        <w:t xml:space="preserve"> </w:t>
      </w:r>
      <w:r w:rsidR="0015236D" w:rsidRPr="00AB2733">
        <w:rPr>
          <w:color w:val="000000"/>
        </w:rPr>
        <w:t>and completing the ROC curve with a straight line might give the impression that part of the curve is missing (Casati et al. 2008). How much of the curve appears incomplete depends on the ensemble size and the base rate of the event.</w:t>
      </w:r>
      <w:r w:rsidR="0015236D">
        <w:rPr>
          <w:color w:val="000000"/>
        </w:rPr>
        <w:t xml:space="preserve"> </w:t>
      </w:r>
      <w:r w:rsidRPr="00AB2733">
        <w:rPr>
          <w:color w:val="000000"/>
        </w:rPr>
        <w:t>The area under the ROC curve is computed using the trapezoidal approximation (AROC</w:t>
      </w:r>
      <w:r w:rsidRPr="00346735">
        <w:rPr>
          <w:color w:val="000000"/>
          <w:vertAlign w:val="subscript"/>
        </w:rPr>
        <w:t>T</w:t>
      </w:r>
      <w:r w:rsidRPr="00AB2733">
        <w:rPr>
          <w:color w:val="000000"/>
        </w:rPr>
        <w:t xml:space="preserve">), i.e. </w:t>
      </w:r>
      <w:r w:rsidR="00346735">
        <w:rPr>
          <w:color w:val="000000"/>
        </w:rPr>
        <w:t xml:space="preserve">by </w:t>
      </w:r>
      <w:r w:rsidRPr="00AB2733">
        <w:rPr>
          <w:color w:val="000000"/>
        </w:rPr>
        <w:t xml:space="preserve">adding the areas of the single trapeziums formed by the straight lines between ROC’s consecutive points. ROC curves can also be built by fitting </w:t>
      </w:r>
      <w:r w:rsidR="00F90AC4">
        <w:rPr>
          <w:color w:val="000000"/>
        </w:rPr>
        <w:t xml:space="preserve">the </w:t>
      </w:r>
      <w:r w:rsidRPr="00AB2733">
        <w:rPr>
          <w:color w:val="000000"/>
        </w:rPr>
        <w:t>real ROC curve. For rare events, this method effectively consists of an extrapolation to a hypothetical continuous decision variable based on the limited set of probability thresholds materially assessable from the real ensemble configuration. Since such a configuration may not be achievable in practice, fitted ROC curves are considered to measure the “potential” discrimination that could be achieved with an unlimited ensemble size (Ben Bouallègue and Richardson 2022). Many fitting models are available in the literature (Harvey et al. 1992; Gneiting and Vogel 2022). This study employ</w:t>
      </w:r>
      <w:r w:rsidR="00F90AC4">
        <w:rPr>
          <w:color w:val="000000"/>
        </w:rPr>
        <w:t>s</w:t>
      </w:r>
      <w:r w:rsidRPr="00AB2733">
        <w:rPr>
          <w:color w:val="000000"/>
        </w:rPr>
        <w:t xml:space="preserve"> the well-established binormal model, which assumes that HRs and FARs are integrations of normal distributions (Harvey et al. 1992). Harvey et al. (1992) also provided a closed form for</w:t>
      </w:r>
      <w:r w:rsidR="005A4B28">
        <w:rPr>
          <w:color w:val="000000"/>
        </w:rPr>
        <w:t xml:space="preserve"> </w:t>
      </w:r>
      <w:r w:rsidRPr="00AB2733">
        <w:rPr>
          <w:color w:val="000000"/>
        </w:rPr>
        <w:t>AROC</w:t>
      </w:r>
      <w:r w:rsidR="004D714F">
        <w:rPr>
          <w:color w:val="000000"/>
        </w:rPr>
        <w:t xml:space="preserve"> computation</w:t>
      </w:r>
      <w:r w:rsidRPr="00AB2733">
        <w:rPr>
          <w:color w:val="000000"/>
        </w:rPr>
        <w:t xml:space="preserve"> (AROC</w:t>
      </w:r>
      <w:r w:rsidRPr="004D714F">
        <w:rPr>
          <w:color w:val="000000"/>
          <w:vertAlign w:val="subscript"/>
        </w:rPr>
        <w:t>Z</w:t>
      </w:r>
      <w:r w:rsidRPr="00AB2733">
        <w:rPr>
          <w:color w:val="000000"/>
        </w:rPr>
        <w:t>).</w:t>
      </w:r>
      <w:bookmarkStart w:id="8" w:name="_Ref154060005"/>
    </w:p>
    <w:p w14:paraId="7264C6A2" w14:textId="11BBC11F" w:rsidR="00667714" w:rsidRPr="00667714" w:rsidRDefault="00E3729C" w:rsidP="0015236D">
      <w:pPr>
        <w:pStyle w:val="Heading1"/>
      </w:pPr>
      <w:r>
        <w:t>Results</w:t>
      </w:r>
      <w:bookmarkEnd w:id="8"/>
    </w:p>
    <w:p w14:paraId="2392218C" w14:textId="30A22EE4" w:rsidR="00924CA2" w:rsidRPr="00924CA2" w:rsidRDefault="00505A02" w:rsidP="001452D2">
      <w:pPr>
        <w:pStyle w:val="Heading2"/>
      </w:pPr>
      <w:r>
        <w:t>Summary scores for</w:t>
      </w:r>
      <w:r w:rsidR="00103EC7">
        <w:t xml:space="preserve"> r</w:t>
      </w:r>
      <w:r w:rsidR="00E96A59">
        <w:t>eliability</w:t>
      </w:r>
      <w:r w:rsidR="00103EC7">
        <w:t xml:space="preserve"> and discrimination ability</w:t>
      </w:r>
      <w:r w:rsidR="007A6F2A">
        <w:t>: BSrel and AROC</w:t>
      </w:r>
    </w:p>
    <w:p w14:paraId="17A45C17" w14:textId="0F68D4F1" w:rsidR="00E96A59" w:rsidRDefault="002D03F1" w:rsidP="00C80645">
      <w:r>
        <w:t>Across all lead times and all VRTs</w:t>
      </w:r>
      <w:r w:rsidR="002C267E">
        <w:t xml:space="preserve"> (</w:t>
      </w:r>
      <w:r w:rsidR="002C267E">
        <w:fldChar w:fldCharType="begin"/>
      </w:r>
      <w:r w:rsidR="002C267E">
        <w:instrText xml:space="preserve"> REF _Ref153581531 \h </w:instrText>
      </w:r>
      <w:r w:rsidR="002C267E">
        <w:fldChar w:fldCharType="separate"/>
      </w:r>
      <w:r w:rsidR="000A7251">
        <w:rPr>
          <w:b/>
          <w:bCs/>
          <w:lang w:val="en-US"/>
        </w:rPr>
        <w:t>Error! Reference source not found.</w:t>
      </w:r>
      <w:r w:rsidR="002C267E">
        <w:fldChar w:fldCharType="end"/>
      </w:r>
      <w:r w:rsidR="002C267E" w:rsidRPr="002C267E">
        <w:rPr>
          <w:b/>
          <w:bCs/>
        </w:rPr>
        <w:t>a-c</w:t>
      </w:r>
      <w:r w:rsidR="002C267E">
        <w:t>)</w:t>
      </w:r>
      <w:r>
        <w:t xml:space="preserve">, </w:t>
      </w:r>
      <w:r w:rsidR="00EB36AC">
        <w:t>M</w:t>
      </w:r>
      <w:r>
        <w:t xml:space="preserve">ultiple-WT ecPoint shows the </w:t>
      </w:r>
      <w:r w:rsidR="0012247B">
        <w:t>best</w:t>
      </w:r>
      <w:r>
        <w:t xml:space="preserve"> forecast reliability </w:t>
      </w:r>
      <w:r w:rsidR="0012247B">
        <w:t>against</w:t>
      </w:r>
      <w:r>
        <w:t xml:space="preserve"> point verification. This can be seen from the orange line (Multiple-WT ecPoint) in lying below the green (ENS) and grey (Single-WT ecPoint) lines. </w:t>
      </w:r>
      <w:r w:rsidR="00215F22">
        <w:t>The best improvement in reliability compared to ENS, is obtained by both post-processed forecasts for VRT = 0.2 mm/12h</w:t>
      </w:r>
      <w:r w:rsidR="002C267E">
        <w:t xml:space="preserve"> (</w:t>
      </w:r>
      <w:r w:rsidR="002C267E">
        <w:fldChar w:fldCharType="begin"/>
      </w:r>
      <w:r w:rsidR="002C267E">
        <w:instrText xml:space="preserve"> REF _Ref153581531 \h </w:instrText>
      </w:r>
      <w:r w:rsidR="002C267E">
        <w:fldChar w:fldCharType="separate"/>
      </w:r>
      <w:r w:rsidR="000A7251">
        <w:rPr>
          <w:b/>
          <w:bCs/>
          <w:lang w:val="en-US"/>
        </w:rPr>
        <w:t>Error! Reference source not found.</w:t>
      </w:r>
      <w:r w:rsidR="002C267E">
        <w:fldChar w:fldCharType="end"/>
      </w:r>
      <w:r w:rsidR="002C267E" w:rsidRPr="002C267E">
        <w:rPr>
          <w:b/>
          <w:bCs/>
        </w:rPr>
        <w:t>a</w:t>
      </w:r>
      <w:r w:rsidR="002C267E">
        <w:t>)</w:t>
      </w:r>
      <w:r w:rsidR="00215F22">
        <w:t xml:space="preserve">. </w:t>
      </w:r>
      <w:r w:rsidR="007E49CD">
        <w:t xml:space="preserve">The distance between the orange and the grey line increases with increasing VRTs. </w:t>
      </w:r>
      <w:r w:rsidR="00141432">
        <w:t xml:space="preserve">In particular, the reliability for Single-WT ecPoint </w:t>
      </w:r>
      <w:r w:rsidR="00570EEB">
        <w:t>becomes increasing</w:t>
      </w:r>
      <w:r w:rsidR="00220A30">
        <w:t>ly</w:t>
      </w:r>
      <w:r w:rsidR="00570EEB">
        <w:t xml:space="preserve"> closer to the reliability for ENS</w:t>
      </w:r>
      <w:r w:rsidR="00220A30">
        <w:t xml:space="preserve"> for VRT = 10 mm/12h</w:t>
      </w:r>
      <w:r w:rsidR="00C957D1">
        <w:t xml:space="preserve"> (</w:t>
      </w:r>
      <w:r w:rsidR="00C957D1">
        <w:fldChar w:fldCharType="begin"/>
      </w:r>
      <w:r w:rsidR="00C957D1">
        <w:instrText xml:space="preserve"> REF _Ref153581531 \h </w:instrText>
      </w:r>
      <w:r w:rsidR="00C957D1">
        <w:fldChar w:fldCharType="separate"/>
      </w:r>
      <w:r w:rsidR="000A7251">
        <w:rPr>
          <w:b/>
          <w:bCs/>
          <w:lang w:val="en-US"/>
        </w:rPr>
        <w:t>Error! Reference source not found.</w:t>
      </w:r>
      <w:r w:rsidR="00C957D1">
        <w:fldChar w:fldCharType="end"/>
      </w:r>
      <w:r w:rsidR="00C957D1">
        <w:rPr>
          <w:b/>
          <w:bCs/>
        </w:rPr>
        <w:t>b</w:t>
      </w:r>
      <w:r w:rsidR="00C957D1">
        <w:t>)</w:t>
      </w:r>
      <w:r w:rsidR="00220A30">
        <w:t xml:space="preserve"> to finally show a worst reliability than the raw forecasts for VRT = 50 mm/12h</w:t>
      </w:r>
      <w:r w:rsidR="00C957D1">
        <w:t xml:space="preserve"> (</w:t>
      </w:r>
      <w:r w:rsidR="00C957D1">
        <w:fldChar w:fldCharType="begin"/>
      </w:r>
      <w:r w:rsidR="00C957D1">
        <w:instrText xml:space="preserve"> REF _Ref153581531 \h </w:instrText>
      </w:r>
      <w:r w:rsidR="00C957D1">
        <w:fldChar w:fldCharType="separate"/>
      </w:r>
      <w:r w:rsidR="000A7251">
        <w:rPr>
          <w:b/>
          <w:bCs/>
          <w:lang w:val="en-US"/>
        </w:rPr>
        <w:t>Error! Reference source not found.</w:t>
      </w:r>
      <w:r w:rsidR="00C957D1">
        <w:fldChar w:fldCharType="end"/>
      </w:r>
      <w:r w:rsidR="00C957D1">
        <w:rPr>
          <w:b/>
          <w:bCs/>
        </w:rPr>
        <w:t>c</w:t>
      </w:r>
      <w:r w:rsidR="00C957D1">
        <w:t>)</w:t>
      </w:r>
      <w:r w:rsidR="00220A30">
        <w:t xml:space="preserve">. </w:t>
      </w:r>
      <w:r w:rsidR="004022F4">
        <w:t xml:space="preserve">Forecasts' reliability as a function of lead </w:t>
      </w:r>
      <w:r w:rsidR="004022F4">
        <w:lastRenderedPageBreak/>
        <w:t xml:space="preserve">time displays a sinusoidal pattern, especially for ENS and VRT = 0.2 mm/12h. The sinusoidal pattern indicates that reliability worsens for specific accumulation periods (ending at 12 and 18 UTC). Both post-processed forecasts show a more reduced sinusoidal pattern, with </w:t>
      </w:r>
      <w:r w:rsidR="00B12EC9">
        <w:t>M</w:t>
      </w:r>
      <w:r w:rsidR="004022F4">
        <w:t>ultiple-WT ecPoint showing the most linear trend (although with increasing noise for VRT = 50 mm/12h). Multiple-WT ecPoint also exhibits the most horizontal trend out of the three systems, meaning that reliability does not change significantly with lead time.</w:t>
      </w:r>
      <w:r w:rsidR="006B2DD3">
        <w:t xml:space="preserve"> For example, </w:t>
      </w:r>
      <w:r w:rsidR="0088537A">
        <w:t xml:space="preserve">ENS’s reliability is highly </w:t>
      </w:r>
      <w:r w:rsidR="00F9479C">
        <w:t xml:space="preserve">lead time </w:t>
      </w:r>
      <w:r w:rsidR="0088537A">
        <w:t>dependent</w:t>
      </w:r>
      <w:r w:rsidR="00F9479C">
        <w:t>, especially for VRT = 10 and 50 mm/12h</w:t>
      </w:r>
      <w:r w:rsidR="00C80645">
        <w:t>.</w:t>
      </w:r>
      <w:r w:rsidR="001E558A">
        <w:t xml:space="preserve"> ENS</w:t>
      </w:r>
      <w:r w:rsidR="00B51973">
        <w:t xml:space="preserve"> gradually</w:t>
      </w:r>
      <w:r w:rsidR="001E558A">
        <w:t xml:space="preserve"> improves </w:t>
      </w:r>
      <w:r w:rsidR="003F52A5">
        <w:t xml:space="preserve">its </w:t>
      </w:r>
      <w:r w:rsidR="001E558A">
        <w:t>reliability</w:t>
      </w:r>
      <w:r w:rsidR="00B51973">
        <w:t xml:space="preserve"> with lead time</w:t>
      </w:r>
      <w:r w:rsidR="001E558A">
        <w:t xml:space="preserve"> </w:t>
      </w:r>
      <w:r w:rsidR="00AF53A2">
        <w:t>showing a downwards trend up to t+168 (i.e. day 7)</w:t>
      </w:r>
      <w:r w:rsidR="00C80645">
        <w:t xml:space="preserve">. Afterward, the reliability worsens progressively showing a n upwards trend. </w:t>
      </w:r>
      <w:r w:rsidR="00754043">
        <w:t>The</w:t>
      </w:r>
      <w:r w:rsidR="00F331E7">
        <w:t xml:space="preserve"> signifi</w:t>
      </w:r>
      <w:r w:rsidR="00727833">
        <w:t>cance</w:t>
      </w:r>
      <w:r w:rsidR="009E39A8">
        <w:t xml:space="preserve"> (at 99% confidence level) </w:t>
      </w:r>
      <w:r w:rsidR="00562F04">
        <w:t>of</w:t>
      </w:r>
      <w:r w:rsidR="00727833">
        <w:t xml:space="preserve"> the</w:t>
      </w:r>
      <w:r w:rsidR="009E39A8">
        <w:t xml:space="preserve"> reliability</w:t>
      </w:r>
      <w:r w:rsidR="00727833">
        <w:t xml:space="preserve"> difference</w:t>
      </w:r>
      <w:r w:rsidR="00754043">
        <w:t xml:space="preserve"> </w:t>
      </w:r>
      <w:r>
        <w:t xml:space="preserve">between the three forecasting systems diminish with increasing VRTs. The uncertainty in </w:t>
      </w:r>
      <w:r w:rsidR="006B52D0">
        <w:t xml:space="preserve">the </w:t>
      </w:r>
      <w:r>
        <w:t xml:space="preserve">forecast reliability estimates also increases with increasing VRTs, but it is more prominent for ENS and </w:t>
      </w:r>
      <w:r w:rsidR="00545722">
        <w:t>S</w:t>
      </w:r>
      <w:r>
        <w:t xml:space="preserve">ingle-WT ecPoint. </w:t>
      </w:r>
      <w:r w:rsidR="00545722">
        <w:t>However, i</w:t>
      </w:r>
      <w:r>
        <w:t xml:space="preserve">t is worth noting that, in VRT = 50 mm/12h, </w:t>
      </w:r>
      <w:r w:rsidR="00545722">
        <w:t>M</w:t>
      </w:r>
      <w:r>
        <w:t>ultiple-WT ecPoint shows uncertainty peaks in steps corresponding to accumulation periods ending at 12 UTC.</w:t>
      </w:r>
      <w:r w:rsidR="00D91AD3">
        <w:t xml:space="preserve"> </w:t>
      </w:r>
    </w:p>
    <w:p w14:paraId="054BB2CF" w14:textId="76A5A6EB" w:rsidR="003A57E0" w:rsidRDefault="00450DC8" w:rsidP="00A80F12">
      <w:r>
        <w:t>Across all lead times and VRTs</w:t>
      </w:r>
      <w:r w:rsidR="00593BDA">
        <w:t xml:space="preserve"> (</w:t>
      </w:r>
      <w:r w:rsidR="00593BDA">
        <w:fldChar w:fldCharType="begin"/>
      </w:r>
      <w:r w:rsidR="00593BDA">
        <w:instrText xml:space="preserve"> REF _Ref155132124 \h </w:instrText>
      </w:r>
      <w:r w:rsidR="00593BDA">
        <w:fldChar w:fldCharType="separate"/>
      </w:r>
      <w:r w:rsidR="000A7251" w:rsidRPr="00FB29E3">
        <w:rPr>
          <w:b/>
          <w:bCs/>
        </w:rPr>
        <w:t xml:space="preserve">Figure </w:t>
      </w:r>
      <w:r w:rsidR="000A7251">
        <w:rPr>
          <w:b/>
          <w:bCs/>
          <w:noProof/>
        </w:rPr>
        <w:t>4</w:t>
      </w:r>
      <w:r w:rsidR="00593BDA">
        <w:fldChar w:fldCharType="end"/>
      </w:r>
      <w:r w:rsidR="009939AD" w:rsidRPr="009939AD">
        <w:rPr>
          <w:b/>
          <w:bCs/>
        </w:rPr>
        <w:t>d-f</w:t>
      </w:r>
      <w:r w:rsidR="009939AD">
        <w:t>)</w:t>
      </w:r>
      <w:r>
        <w:t xml:space="preserve">, </w:t>
      </w:r>
      <w:r w:rsidR="000835F6">
        <w:t>M</w:t>
      </w:r>
      <w:r>
        <w:t xml:space="preserve">ultiple-WT (orange continuous lines) and </w:t>
      </w:r>
      <w:r w:rsidR="000835F6">
        <w:t>S</w:t>
      </w:r>
      <w:r>
        <w:t>ingle-WT ecPoint (grey continuous lines) show larger AROCt values than ENS (green continuous lines)</w:t>
      </w:r>
      <w:r w:rsidR="009939AD">
        <w:t>.</w:t>
      </w:r>
      <w:r w:rsidR="00A80F12">
        <w:t xml:space="preserve"> </w:t>
      </w:r>
      <w:r>
        <w:t>For VRT = 0.2 mm/12h (</w:t>
      </w:r>
      <w:r w:rsidR="00A80F12">
        <w:fldChar w:fldCharType="begin"/>
      </w:r>
      <w:r w:rsidR="00A80F12">
        <w:instrText xml:space="preserve"> REF _Ref155132124 \h </w:instrText>
      </w:r>
      <w:r w:rsidR="00A80F12">
        <w:fldChar w:fldCharType="separate"/>
      </w:r>
      <w:r w:rsidR="000A7251" w:rsidRPr="00FB29E3">
        <w:rPr>
          <w:b/>
          <w:bCs/>
        </w:rPr>
        <w:t xml:space="preserve">Figure </w:t>
      </w:r>
      <w:r w:rsidR="000A7251">
        <w:rPr>
          <w:b/>
          <w:bCs/>
          <w:noProof/>
        </w:rPr>
        <w:t>4</w:t>
      </w:r>
      <w:r w:rsidR="00A80F12">
        <w:fldChar w:fldCharType="end"/>
      </w:r>
      <w:r w:rsidR="00A80F12" w:rsidRPr="009939AD">
        <w:rPr>
          <w:b/>
          <w:bCs/>
        </w:rPr>
        <w:t>d</w:t>
      </w:r>
      <w:r>
        <w:t xml:space="preserve">), the </w:t>
      </w:r>
      <w:r w:rsidR="0079094A">
        <w:t xml:space="preserve">distance between the </w:t>
      </w:r>
      <w:r>
        <w:t xml:space="preserve">AROCt lines </w:t>
      </w:r>
      <w:r w:rsidR="0079094A">
        <w:t>is the smallest</w:t>
      </w:r>
      <w:r>
        <w:t>. As VRTs increase (</w:t>
      </w:r>
      <w:r w:rsidR="008711B5">
        <w:fldChar w:fldCharType="begin"/>
      </w:r>
      <w:r w:rsidR="008711B5">
        <w:instrText xml:space="preserve"> REF _Ref155132124 \h </w:instrText>
      </w:r>
      <w:r w:rsidR="008711B5">
        <w:fldChar w:fldCharType="separate"/>
      </w:r>
      <w:r w:rsidR="000A7251" w:rsidRPr="00FB29E3">
        <w:rPr>
          <w:b/>
          <w:bCs/>
        </w:rPr>
        <w:t xml:space="preserve">Figure </w:t>
      </w:r>
      <w:r w:rsidR="000A7251">
        <w:rPr>
          <w:b/>
          <w:bCs/>
          <w:noProof/>
        </w:rPr>
        <w:t>4</w:t>
      </w:r>
      <w:r w:rsidR="008711B5">
        <w:fldChar w:fldCharType="end"/>
      </w:r>
      <w:r w:rsidR="008711B5">
        <w:rPr>
          <w:b/>
          <w:bCs/>
        </w:rPr>
        <w:t>e-f</w:t>
      </w:r>
      <w:r w:rsidR="006A0314">
        <w:t>)</w:t>
      </w:r>
      <w:r>
        <w:t>, the difference between AROCt for both post-processed forecasts and ENS increases and remains significant at the 99% confidence level. On the other hand, the difference between multiple-WT and single-WT ecPoint is much smaller and not significant.</w:t>
      </w:r>
      <w:r w:rsidR="00D91AD3">
        <w:t xml:space="preserve"> </w:t>
      </w:r>
      <w:r>
        <w:t>For all lead times and VRTs, AROCz values for all three forecasting systems (dashed lines</w:t>
      </w:r>
      <w:r w:rsidR="006142CD">
        <w:t xml:space="preserve"> in </w:t>
      </w:r>
      <w:r w:rsidR="006142CD">
        <w:fldChar w:fldCharType="begin"/>
      </w:r>
      <w:r w:rsidR="006142CD">
        <w:instrText xml:space="preserve"> REF _Ref155132124 \h </w:instrText>
      </w:r>
      <w:r w:rsidR="006142CD">
        <w:fldChar w:fldCharType="separate"/>
      </w:r>
      <w:r w:rsidR="000A7251" w:rsidRPr="00FB29E3">
        <w:rPr>
          <w:b/>
          <w:bCs/>
        </w:rPr>
        <w:t xml:space="preserve">Figure </w:t>
      </w:r>
      <w:r w:rsidR="000A7251">
        <w:rPr>
          <w:b/>
          <w:bCs/>
          <w:noProof/>
        </w:rPr>
        <w:t>4</w:t>
      </w:r>
      <w:r w:rsidR="006142CD">
        <w:fldChar w:fldCharType="end"/>
      </w:r>
      <w:r w:rsidR="006142CD" w:rsidRPr="009939AD">
        <w:rPr>
          <w:b/>
          <w:bCs/>
        </w:rPr>
        <w:t>d-f</w:t>
      </w:r>
      <w:r w:rsidR="00724A7B">
        <w:t>)</w:t>
      </w:r>
      <w:r>
        <w:t xml:space="preserve"> are larger than AROCt</w:t>
      </w:r>
      <w:r w:rsidR="006142CD">
        <w:t xml:space="preserve"> (continuous lines)</w:t>
      </w:r>
      <w:r>
        <w:t>. The</w:t>
      </w:r>
      <w:r w:rsidR="005640AA">
        <w:t xml:space="preserve"> </w:t>
      </w:r>
      <w:r>
        <w:t xml:space="preserve">differences </w:t>
      </w:r>
      <w:r w:rsidR="005640AA">
        <w:t xml:space="preserve">between the lines corresponding to AROCz for the three forecasting systems </w:t>
      </w:r>
      <w:r>
        <w:t>appear to be small and not significant at the 99% confidence level. For VRT = 0.2 and 10 mm/12h, the uncertainty in the AROCz estimates is similar to that for AROCt</w:t>
      </w:r>
      <w:r w:rsidR="001F00AF">
        <w:t xml:space="preserve">. However, it </w:t>
      </w:r>
      <w:r>
        <w:t>increases significantly for VRT</w:t>
      </w:r>
      <w:r w:rsidR="001F00AF">
        <w:t xml:space="preserve"> = 50 mm/12h (</w:t>
      </w:r>
      <w:r w:rsidR="001F00AF">
        <w:fldChar w:fldCharType="begin"/>
      </w:r>
      <w:r w:rsidR="001F00AF">
        <w:instrText xml:space="preserve"> REF _Ref155132124 \h </w:instrText>
      </w:r>
      <w:r w:rsidR="001F00AF">
        <w:fldChar w:fldCharType="separate"/>
      </w:r>
      <w:r w:rsidR="000A7251" w:rsidRPr="00FB29E3">
        <w:rPr>
          <w:b/>
          <w:bCs/>
        </w:rPr>
        <w:t xml:space="preserve">Figure </w:t>
      </w:r>
      <w:r w:rsidR="000A7251">
        <w:rPr>
          <w:b/>
          <w:bCs/>
          <w:noProof/>
        </w:rPr>
        <w:t>4</w:t>
      </w:r>
      <w:r w:rsidR="001F00AF">
        <w:fldChar w:fldCharType="end"/>
      </w:r>
      <w:r w:rsidR="001F00AF">
        <w:rPr>
          <w:b/>
          <w:bCs/>
        </w:rPr>
        <w:t>f</w:t>
      </w:r>
      <w:r w:rsidR="001F00AF">
        <w:t>)</w:t>
      </w:r>
      <w:r w:rsidR="00894C84">
        <w:t>, i</w:t>
      </w:r>
      <w:r>
        <w:t>n particular</w:t>
      </w:r>
      <w:r w:rsidR="00894C84">
        <w:t xml:space="preserve"> </w:t>
      </w:r>
      <w:r>
        <w:t xml:space="preserve">for ENS. The AROCt line for the </w:t>
      </w:r>
      <w:r w:rsidR="00894C84">
        <w:t>M</w:t>
      </w:r>
      <w:r>
        <w:t xml:space="preserve">ultiple-WT ecPoint remains above to that for the </w:t>
      </w:r>
      <w:r w:rsidR="00AF074A">
        <w:t>S</w:t>
      </w:r>
      <w:r>
        <w:t>ingle-WT ecPoint for all VRTs, except for VRT = 50 mm/12h</w:t>
      </w:r>
      <w:r w:rsidR="009F728A">
        <w:t xml:space="preserve">. </w:t>
      </w:r>
      <w:r>
        <w:t xml:space="preserve">However, the relative position of the correspondent AROCz lines is swapped </w:t>
      </w:r>
      <w:r w:rsidR="00E55BE2">
        <w:t xml:space="preserve">for lead times up to </w:t>
      </w:r>
      <w:r>
        <w:t xml:space="preserve"> </w:t>
      </w:r>
      <w:r w:rsidR="000A265A">
        <w:t>t+144 (i.e. day 6)</w:t>
      </w:r>
      <w:r w:rsidR="00564EAC">
        <w:t xml:space="preserve">. </w:t>
      </w:r>
    </w:p>
    <w:p w14:paraId="7A85BEB3" w14:textId="4A65C874" w:rsidR="003A57E0" w:rsidRDefault="009C0E0A" w:rsidP="007A6F2A">
      <w:pPr>
        <w:pStyle w:val="Heading2"/>
      </w:pPr>
      <w:r>
        <w:t xml:space="preserve">Breakdown scores for reliability and discrimination ability: </w:t>
      </w:r>
      <w:r w:rsidR="007801E9">
        <w:t>reliability</w:t>
      </w:r>
      <w:r w:rsidR="008F27C1">
        <w:t>/sharpness</w:t>
      </w:r>
      <w:r w:rsidR="007801E9">
        <w:t xml:space="preserve"> diagrams</w:t>
      </w:r>
      <w:r w:rsidR="00DB402D">
        <w:t xml:space="preserve"> and ROC curves</w:t>
      </w:r>
    </w:p>
    <w:p w14:paraId="0A363B8E" w14:textId="300F1AAE" w:rsidR="00C9543D" w:rsidRDefault="009C1BA6" w:rsidP="00C9543D">
      <w:r>
        <w:fldChar w:fldCharType="begin"/>
      </w:r>
      <w:r>
        <w:instrText xml:space="preserve"> REF _Ref153398561 \h </w:instrText>
      </w:r>
      <w:r>
        <w:fldChar w:fldCharType="separate"/>
      </w:r>
      <w:r w:rsidR="000A7251" w:rsidRPr="00674A6A">
        <w:rPr>
          <w:b/>
          <w:bCs/>
        </w:rPr>
        <w:t xml:space="preserve">Figure </w:t>
      </w:r>
      <w:r w:rsidR="000A7251">
        <w:rPr>
          <w:b/>
          <w:bCs/>
          <w:noProof/>
        </w:rPr>
        <w:t>5</w:t>
      </w:r>
      <w:r>
        <w:fldChar w:fldCharType="end"/>
      </w:r>
      <w:r>
        <w:rPr>
          <w:b/>
          <w:bCs/>
        </w:rPr>
        <w:t xml:space="preserve">a-c </w:t>
      </w:r>
      <w:r w:rsidR="00281324">
        <w:t>show the reliability diagrams</w:t>
      </w:r>
      <w:r w:rsidR="00E3178B">
        <w:t xml:space="preserve"> for the three forecasting systems</w:t>
      </w:r>
      <w:r w:rsidR="009C625E">
        <w:t>, respectively, for VRT = 0.2, 10, and 50 mm/12h</w:t>
      </w:r>
      <w:r w:rsidR="00E3178B">
        <w:t xml:space="preserve"> and the </w:t>
      </w:r>
      <w:r w:rsidR="0057203C">
        <w:t xml:space="preserve">rainfall </w:t>
      </w:r>
      <w:r w:rsidR="00E3178B">
        <w:t xml:space="preserve">accumulation period ending at t+24 (i.e., day 1 forecast). </w:t>
      </w:r>
      <w:r w:rsidR="000369D7">
        <w:t>Focused is given to small probabilities</w:t>
      </w:r>
      <w:r w:rsidR="00455AF7">
        <w:t xml:space="preserve"> (between </w:t>
      </w:r>
      <w:r w:rsidR="00267182">
        <w:t>1 and 10%</w:t>
      </w:r>
      <w:r w:rsidR="00455AF7">
        <w:t>)</w:t>
      </w:r>
      <w:r w:rsidR="00267182">
        <w:t>. However, t</w:t>
      </w:r>
      <w:r w:rsidR="000369D7">
        <w:t xml:space="preserve">he reliability diagrams </w:t>
      </w:r>
      <w:r w:rsidR="00267182">
        <w:t>covering</w:t>
      </w:r>
      <w:r w:rsidR="00E87C9C">
        <w:t xml:space="preserve"> the</w:t>
      </w:r>
      <w:r w:rsidR="000369D7">
        <w:t xml:space="preserve"> full range of probabilities </w:t>
      </w:r>
      <w:r w:rsidR="00455AF7">
        <w:t xml:space="preserve">is shown in the figures’ inserts. </w:t>
      </w:r>
      <w:r w:rsidR="0057203C">
        <w:fldChar w:fldCharType="begin"/>
      </w:r>
      <w:r w:rsidR="0057203C">
        <w:instrText xml:space="preserve"> REF _Ref153398561 \h </w:instrText>
      </w:r>
      <w:r w:rsidR="0057203C">
        <w:fldChar w:fldCharType="separate"/>
      </w:r>
      <w:r w:rsidR="000A7251" w:rsidRPr="00674A6A">
        <w:rPr>
          <w:b/>
          <w:bCs/>
        </w:rPr>
        <w:t xml:space="preserve">Figure </w:t>
      </w:r>
      <w:r w:rsidR="000A7251">
        <w:rPr>
          <w:b/>
          <w:bCs/>
          <w:noProof/>
        </w:rPr>
        <w:t>5</w:t>
      </w:r>
      <w:r w:rsidR="0057203C">
        <w:fldChar w:fldCharType="end"/>
      </w:r>
      <w:r w:rsidR="0057203C">
        <w:rPr>
          <w:b/>
          <w:bCs/>
        </w:rPr>
        <w:t xml:space="preserve">d-f </w:t>
      </w:r>
      <w:r w:rsidR="0057203C">
        <w:t>show the correspondent sharpness diagrams.</w:t>
      </w:r>
      <w:r w:rsidR="000369D7">
        <w:t xml:space="preserve"> </w:t>
      </w:r>
      <w:r w:rsidR="00C67ECE">
        <w:t>Note that the extensive noise in the reliability diagram for VRT = 50 mm/12h (</w:t>
      </w:r>
      <w:r w:rsidR="00C67ECE">
        <w:fldChar w:fldCharType="begin"/>
      </w:r>
      <w:r w:rsidR="00C67ECE">
        <w:instrText xml:space="preserve"> REF _Ref153398561 \h </w:instrText>
      </w:r>
      <w:r w:rsidR="00C67ECE">
        <w:fldChar w:fldCharType="separate"/>
      </w:r>
      <w:r w:rsidR="000A7251" w:rsidRPr="00674A6A">
        <w:rPr>
          <w:b/>
          <w:bCs/>
        </w:rPr>
        <w:t xml:space="preserve">Figure </w:t>
      </w:r>
      <w:r w:rsidR="000A7251">
        <w:rPr>
          <w:b/>
          <w:bCs/>
          <w:noProof/>
        </w:rPr>
        <w:t>5</w:t>
      </w:r>
      <w:r w:rsidR="00C67ECE">
        <w:fldChar w:fldCharType="end"/>
      </w:r>
      <w:r w:rsidR="00C67ECE">
        <w:rPr>
          <w:b/>
          <w:bCs/>
        </w:rPr>
        <w:t>c</w:t>
      </w:r>
      <w:r w:rsidR="00C67ECE">
        <w:t xml:space="preserve">) for probabilities greater than 30% is due to the low number of occurrences </w:t>
      </w:r>
      <w:r w:rsidR="00E87C9C">
        <w:t xml:space="preserve">of </w:t>
      </w:r>
      <w:r w:rsidR="009C302C">
        <w:t xml:space="preserve">such extreme </w:t>
      </w:r>
      <w:r w:rsidR="00E87C9C">
        <w:t xml:space="preserve">event with </w:t>
      </w:r>
      <w:r w:rsidR="009C302C">
        <w:t>high</w:t>
      </w:r>
      <w:r w:rsidR="00C67ECE">
        <w:t xml:space="preserve"> probabilities (</w:t>
      </w:r>
      <w:r w:rsidR="00C67ECE">
        <w:fldChar w:fldCharType="begin"/>
      </w:r>
      <w:r w:rsidR="00C67ECE">
        <w:instrText xml:space="preserve"> REF _Ref153398561 \h </w:instrText>
      </w:r>
      <w:r w:rsidR="00C67ECE">
        <w:fldChar w:fldCharType="separate"/>
      </w:r>
      <w:r w:rsidR="000A7251" w:rsidRPr="00674A6A">
        <w:rPr>
          <w:b/>
          <w:bCs/>
        </w:rPr>
        <w:t xml:space="preserve">Figure </w:t>
      </w:r>
      <w:r w:rsidR="000A7251">
        <w:rPr>
          <w:b/>
          <w:bCs/>
          <w:noProof/>
        </w:rPr>
        <w:t>5</w:t>
      </w:r>
      <w:r w:rsidR="00C67ECE">
        <w:fldChar w:fldCharType="end"/>
      </w:r>
      <w:r w:rsidR="00C67ECE">
        <w:rPr>
          <w:b/>
          <w:bCs/>
        </w:rPr>
        <w:t>f</w:t>
      </w:r>
      <w:r w:rsidR="00C67ECE">
        <w:t>).</w:t>
      </w:r>
      <w:r w:rsidR="006F6070">
        <w:t xml:space="preserve"> </w:t>
      </w:r>
      <w:r w:rsidR="00C20C73">
        <w:t>For all VRT</w:t>
      </w:r>
      <w:r w:rsidR="00A13038">
        <w:t>s, ENS</w:t>
      </w:r>
      <w:r w:rsidR="00C20038">
        <w:t xml:space="preserve"> (</w:t>
      </w:r>
      <w:r w:rsidR="006F6070">
        <w:t>turquoise</w:t>
      </w:r>
      <w:r w:rsidR="00C20038">
        <w:t xml:space="preserve"> line)</w:t>
      </w:r>
      <w:r w:rsidR="00A13038">
        <w:t xml:space="preserve"> </w:t>
      </w:r>
      <w:r w:rsidR="005A3B15">
        <w:t xml:space="preserve">tends to </w:t>
      </w:r>
      <w:r w:rsidR="000E7EF9">
        <w:t xml:space="preserve">significantly </w:t>
      </w:r>
      <w:r w:rsidR="005A3B15">
        <w:t xml:space="preserve">underestimate </w:t>
      </w:r>
      <w:r w:rsidR="005128C2">
        <w:t xml:space="preserve">the frequency of </w:t>
      </w:r>
      <w:r w:rsidR="00AB175A">
        <w:t>events predicted with small probabilities</w:t>
      </w:r>
      <w:r w:rsidR="000E7EF9">
        <w:t xml:space="preserve">. Forecasts </w:t>
      </w:r>
      <w:r w:rsidR="00785576">
        <w:t xml:space="preserve">tend to </w:t>
      </w:r>
      <w:r w:rsidR="000E7EF9">
        <w:t xml:space="preserve">show </w:t>
      </w:r>
      <w:r w:rsidR="004F7112">
        <w:t>probabilities that are half of those observed</w:t>
      </w:r>
      <w:r w:rsidR="00615A7C">
        <w:t>. When events are predicted with high</w:t>
      </w:r>
      <w:r w:rsidR="00AF33FD">
        <w:t>er</w:t>
      </w:r>
      <w:r w:rsidR="00615A7C">
        <w:t xml:space="preserve"> probabilities</w:t>
      </w:r>
      <w:r w:rsidR="00FC08D5">
        <w:t xml:space="preserve"> (see inserts)</w:t>
      </w:r>
      <w:r w:rsidR="00615A7C">
        <w:t>, ENS tends instead to overpredict</w:t>
      </w:r>
      <w:r w:rsidR="004F7112">
        <w:t xml:space="preserve">. Typically, events predicted with </w:t>
      </w:r>
      <w:r w:rsidR="00531D8D">
        <w:t xml:space="preserve">80% or 90% </w:t>
      </w:r>
      <w:r w:rsidR="003A593B">
        <w:t xml:space="preserve">of probability of occurrence </w:t>
      </w:r>
      <w:r w:rsidR="00531D8D">
        <w:t xml:space="preserve">are observed only </w:t>
      </w:r>
      <w:r w:rsidR="003A593B">
        <w:t>40% or 50%</w:t>
      </w:r>
      <w:r w:rsidR="0055575C">
        <w:t xml:space="preserve"> of the time</w:t>
      </w:r>
      <w:r w:rsidR="00FC08D5">
        <w:t xml:space="preserve">. </w:t>
      </w:r>
      <w:r w:rsidR="002E339E">
        <w:t xml:space="preserve">For VRT = 0.2 </w:t>
      </w:r>
      <w:r w:rsidR="00CB3ABF">
        <w:t>mm/12h, Single-WT ecPoint</w:t>
      </w:r>
      <w:r w:rsidR="00F313A6">
        <w:t xml:space="preserve"> (grey line)</w:t>
      </w:r>
      <w:r w:rsidR="00CB3ABF">
        <w:t xml:space="preserve"> shows the tendency to underestimate </w:t>
      </w:r>
      <w:r w:rsidR="00415422">
        <w:t xml:space="preserve">more than ENS </w:t>
      </w:r>
      <w:r w:rsidR="00CB3ABF">
        <w:t>the events with small probabilities (&lt;</w:t>
      </w:r>
      <w:r w:rsidR="00F80212">
        <w:t>7</w:t>
      </w:r>
      <w:r w:rsidR="00CB3ABF">
        <w:t>%)</w:t>
      </w:r>
      <w:r w:rsidR="00415422">
        <w:t>. Fo</w:t>
      </w:r>
      <w:r w:rsidR="00CB3ABF">
        <w:t xml:space="preserve">r the rest range of probabilities, the Single-WT ecPoint </w:t>
      </w:r>
      <w:r w:rsidR="00284357">
        <w:t xml:space="preserve">tends to </w:t>
      </w:r>
      <w:r w:rsidR="005620E1">
        <w:t>overestimate</w:t>
      </w:r>
      <w:r w:rsidR="00757EA4">
        <w:t xml:space="preserve"> </w:t>
      </w:r>
      <w:r w:rsidR="009A2774">
        <w:t>the events</w:t>
      </w:r>
      <w:r w:rsidR="005620E1">
        <w:t>’</w:t>
      </w:r>
      <w:r w:rsidR="009A2774">
        <w:t xml:space="preserve"> frequenc</w:t>
      </w:r>
      <w:r w:rsidR="005620E1">
        <w:t>ies</w:t>
      </w:r>
      <w:r w:rsidR="009A2774">
        <w:t xml:space="preserve"> </w:t>
      </w:r>
      <w:r w:rsidR="00757EA4">
        <w:t xml:space="preserve">but </w:t>
      </w:r>
      <w:r w:rsidR="009A2774">
        <w:t>less than ENS</w:t>
      </w:r>
      <w:r w:rsidR="00284357">
        <w:t>.</w:t>
      </w:r>
      <w:r w:rsidR="009A2774">
        <w:t xml:space="preserve"> </w:t>
      </w:r>
      <w:r w:rsidR="00F313A6">
        <w:t>For</w:t>
      </w:r>
      <w:r w:rsidR="007535F3">
        <w:t xml:space="preserve"> the small probabilities </w:t>
      </w:r>
      <w:r w:rsidR="00BF1A86">
        <w:t>of events exceeding</w:t>
      </w:r>
      <w:r w:rsidR="00F313A6">
        <w:t xml:space="preserve"> VRT = 10 mm/12h, Single-WT ecPoint </w:t>
      </w:r>
      <w:r w:rsidR="008548CB">
        <w:t xml:space="preserve">tends to </w:t>
      </w:r>
      <w:r w:rsidR="00BF1A86">
        <w:t>underestimate</w:t>
      </w:r>
      <w:r w:rsidR="00BE0A04">
        <w:t xml:space="preserve"> less than ENS</w:t>
      </w:r>
      <w:r w:rsidR="008548CB">
        <w:t xml:space="preserve"> the events</w:t>
      </w:r>
      <w:r w:rsidR="00EB058E">
        <w:t>’ frequenc</w:t>
      </w:r>
      <w:r w:rsidR="00C03B43">
        <w:t>ies</w:t>
      </w:r>
      <w:r w:rsidR="00A000C9">
        <w:t xml:space="preserve">. </w:t>
      </w:r>
      <w:r w:rsidR="004F7F9B">
        <w:t xml:space="preserve">Such </w:t>
      </w:r>
      <w:r w:rsidR="00560E39">
        <w:t>underestimation</w:t>
      </w:r>
      <w:r w:rsidR="004F7F9B">
        <w:t xml:space="preserve"> gets amplif</w:t>
      </w:r>
      <w:r w:rsidR="00560E39">
        <w:t>ied significantly for events with bigger probabilities.</w:t>
      </w:r>
      <w:r w:rsidR="00D911C4">
        <w:t xml:space="preserve"> </w:t>
      </w:r>
      <w:r w:rsidR="008D4F85">
        <w:t>For example, e</w:t>
      </w:r>
      <w:r w:rsidR="00D911C4">
        <w:t xml:space="preserve">vents predicted with a 50% frequency are observed on average </w:t>
      </w:r>
      <w:r w:rsidR="008D4F85">
        <w:t xml:space="preserve">with a </w:t>
      </w:r>
      <w:r w:rsidR="00D911C4">
        <w:t xml:space="preserve">75% </w:t>
      </w:r>
      <w:r w:rsidR="008D4F85">
        <w:t>frequency</w:t>
      </w:r>
      <w:r w:rsidR="00D911C4">
        <w:t xml:space="preserve">. </w:t>
      </w:r>
      <w:r w:rsidR="009F66BE">
        <w:t xml:space="preserve">Finally, Single-WT ecPoint significantly </w:t>
      </w:r>
      <w:r w:rsidR="001A4148">
        <w:t>overpredicts events exceeding 50 mm/12h with small probabilities</w:t>
      </w:r>
      <w:r w:rsidR="00B950E8">
        <w:t xml:space="preserve">. </w:t>
      </w:r>
      <w:r w:rsidR="00463466">
        <w:t xml:space="preserve">On average, they are predicted with a frequency that it is observed only half of the times. </w:t>
      </w:r>
      <w:r w:rsidR="008C0349">
        <w:t>Multiple-WT ecPoint</w:t>
      </w:r>
      <w:r w:rsidR="003F3513">
        <w:t xml:space="preserve"> (orange line)</w:t>
      </w:r>
      <w:r w:rsidR="008C0349">
        <w:t xml:space="preserve"> </w:t>
      </w:r>
      <w:r w:rsidR="00DC197F">
        <w:t>tends to</w:t>
      </w:r>
      <w:r w:rsidR="00F41C2F">
        <w:t xml:space="preserve"> </w:t>
      </w:r>
      <w:r w:rsidR="00DC197F">
        <w:t>underpredict</w:t>
      </w:r>
      <w:r w:rsidR="0074705A">
        <w:t xml:space="preserve"> slightly more than Single-WT ecPoint</w:t>
      </w:r>
      <w:r w:rsidR="002353C7">
        <w:t xml:space="preserve"> </w:t>
      </w:r>
      <w:r w:rsidR="00DC197F">
        <w:t xml:space="preserve">the events </w:t>
      </w:r>
      <w:r w:rsidR="007B6CFB">
        <w:t xml:space="preserve">exceeding VRT = 0.2 mm/12h </w:t>
      </w:r>
      <w:r w:rsidR="007953C5">
        <w:t>with small</w:t>
      </w:r>
      <w:r w:rsidR="004414D1">
        <w:t xml:space="preserve"> probabilities</w:t>
      </w:r>
      <w:r w:rsidR="0029276E">
        <w:t xml:space="preserve"> (&lt;10%)</w:t>
      </w:r>
      <w:r w:rsidR="004414D1">
        <w:t xml:space="preserve">. </w:t>
      </w:r>
      <w:r w:rsidR="003F6153">
        <w:t xml:space="preserve">For the rest of the range of probabilities, it </w:t>
      </w:r>
      <w:r w:rsidR="00DC5DD8">
        <w:t xml:space="preserve">still </w:t>
      </w:r>
      <w:r w:rsidR="003F6153">
        <w:t xml:space="preserve">shows </w:t>
      </w:r>
      <w:r w:rsidR="00DC5DD8">
        <w:t xml:space="preserve">a tendency to underestimate the events’ </w:t>
      </w:r>
      <w:r w:rsidR="00291187">
        <w:t>frequencies,</w:t>
      </w:r>
      <w:r w:rsidR="00DC5DD8">
        <w:t xml:space="preserve"> but it</w:t>
      </w:r>
      <w:r w:rsidR="000D6626">
        <w:t xml:space="preserve"> </w:t>
      </w:r>
      <w:r w:rsidR="002E7A01">
        <w:t>has the</w:t>
      </w:r>
      <w:r w:rsidR="000D6626">
        <w:t xml:space="preserve"> closest</w:t>
      </w:r>
      <w:r w:rsidR="002E7A01">
        <w:t xml:space="preserve"> reliability diagram</w:t>
      </w:r>
      <w:r w:rsidR="000D6626">
        <w:t xml:space="preserve"> to the diagonal</w:t>
      </w:r>
      <w:r w:rsidR="002E7A01">
        <w:t xml:space="preserve"> out of the three system</w:t>
      </w:r>
      <w:r w:rsidR="00D502C2">
        <w:t>s</w:t>
      </w:r>
      <w:r w:rsidR="002E7A01">
        <w:t xml:space="preserve">. </w:t>
      </w:r>
      <w:r w:rsidR="00E24B35">
        <w:t xml:space="preserve">For </w:t>
      </w:r>
      <w:r w:rsidR="008005B6">
        <w:t xml:space="preserve">small probabilities of events exceeding </w:t>
      </w:r>
      <w:r w:rsidR="00E24B35">
        <w:t>VRT = 10</w:t>
      </w:r>
      <w:r w:rsidR="008005B6">
        <w:t xml:space="preserve"> </w:t>
      </w:r>
      <w:r w:rsidR="00330D8F">
        <w:t>mm/12H (</w:t>
      </w:r>
      <w:r w:rsidR="00685175">
        <w:t>&lt;5%</w:t>
      </w:r>
      <w:r w:rsidR="00330D8F">
        <w:t>)</w:t>
      </w:r>
      <w:r w:rsidR="00685175">
        <w:t>, Multiple-WT ecPoint</w:t>
      </w:r>
      <w:r w:rsidR="003F0E69">
        <w:t xml:space="preserve"> shows perfect reliability (the reliability diagram lies over the diagram’s diagonal)</w:t>
      </w:r>
      <w:r w:rsidR="00D218DA">
        <w:t>. F</w:t>
      </w:r>
      <w:r w:rsidR="007B3BF5">
        <w:t xml:space="preserve">or bigger probabilities, it tends to </w:t>
      </w:r>
      <w:r w:rsidR="00543487">
        <w:t>under</w:t>
      </w:r>
      <w:r w:rsidR="00CA501E">
        <w:t>predict the events</w:t>
      </w:r>
      <w:r w:rsidR="00543487">
        <w:t>’ frequencies</w:t>
      </w:r>
      <w:r w:rsidR="00CA501E">
        <w:t>, but far less than the Single-WT ecPoint.</w:t>
      </w:r>
      <w:r w:rsidR="00DD1475">
        <w:t xml:space="preserve"> </w:t>
      </w:r>
      <w:r w:rsidR="00A31D56">
        <w:t>Multiple-WT ecPoint shows again perfect reliability for events exceeding VRT = 50 mm/12h</w:t>
      </w:r>
      <w:r w:rsidR="00D218DA">
        <w:t xml:space="preserve"> with small probabilities </w:t>
      </w:r>
      <w:r w:rsidR="00321C49">
        <w:t>(&lt;5%)</w:t>
      </w:r>
      <w:r w:rsidR="00DD1475">
        <w:t>.</w:t>
      </w:r>
    </w:p>
    <w:p w14:paraId="29252033" w14:textId="1665E110" w:rsidR="002037D3" w:rsidRDefault="007F152A" w:rsidP="00C9543D">
      <w:r>
        <w:fldChar w:fldCharType="begin"/>
      </w:r>
      <w:r>
        <w:instrText xml:space="preserve"> REF _Ref153398561 \h </w:instrText>
      </w:r>
      <w:r>
        <w:fldChar w:fldCharType="separate"/>
      </w:r>
      <w:r w:rsidR="000A7251" w:rsidRPr="00674A6A">
        <w:rPr>
          <w:b/>
          <w:bCs/>
        </w:rPr>
        <w:t xml:space="preserve">Figure </w:t>
      </w:r>
      <w:r w:rsidR="000A7251">
        <w:rPr>
          <w:b/>
          <w:bCs/>
          <w:noProof/>
        </w:rPr>
        <w:t>5</w:t>
      </w:r>
      <w:r>
        <w:fldChar w:fldCharType="end"/>
      </w:r>
      <w:r w:rsidR="00931605">
        <w:rPr>
          <w:b/>
          <w:bCs/>
        </w:rPr>
        <w:t>g</w:t>
      </w:r>
      <w:r>
        <w:rPr>
          <w:b/>
          <w:bCs/>
        </w:rPr>
        <w:t>-</w:t>
      </w:r>
      <w:r w:rsidR="00931605">
        <w:rPr>
          <w:b/>
          <w:bCs/>
        </w:rPr>
        <w:t>i</w:t>
      </w:r>
      <w:r>
        <w:rPr>
          <w:b/>
          <w:bCs/>
        </w:rPr>
        <w:t xml:space="preserve"> </w:t>
      </w:r>
      <w:r>
        <w:t xml:space="preserve">show the </w:t>
      </w:r>
      <w:r w:rsidR="00931605">
        <w:t xml:space="preserve">real (continuous lines) and binormal (dashed lines) ROC curves </w:t>
      </w:r>
      <w:r>
        <w:t>for the three forecasting systems, respectively, for VRT = 0.2, 10, and 50 mm/12h and the rainfall accumulation period ending at t+24 (i.e., day 1 forecast).</w:t>
      </w:r>
      <w:r w:rsidR="00C9543D">
        <w:t xml:space="preserve"> </w:t>
      </w:r>
      <w:r w:rsidR="007037F7">
        <w:t>For</w:t>
      </w:r>
      <w:r w:rsidR="00A048F8">
        <w:t xml:space="preserve"> VRT = 0.2 mm/12h</w:t>
      </w:r>
      <w:r w:rsidR="00CF6ACD">
        <w:t xml:space="preserve">, the real and binormal ROC curves are </w:t>
      </w:r>
      <w:r w:rsidR="00BA1583">
        <w:t xml:space="preserve">almost </w:t>
      </w:r>
      <w:r w:rsidR="00CF6ACD">
        <w:t>overlapping</w:t>
      </w:r>
      <w:r w:rsidR="00FE04DE">
        <w:t>, and both AROC</w:t>
      </w:r>
      <w:r w:rsidR="00FE04DE" w:rsidRPr="00FE04DE">
        <w:rPr>
          <w:vertAlign w:val="subscript"/>
        </w:rPr>
        <w:t>t</w:t>
      </w:r>
      <w:r w:rsidR="00FE04DE">
        <w:t xml:space="preserve"> and AROC</w:t>
      </w:r>
      <w:r w:rsidR="00FE04DE" w:rsidRPr="00FE04DE">
        <w:rPr>
          <w:vertAlign w:val="subscript"/>
        </w:rPr>
        <w:t>z</w:t>
      </w:r>
      <w:r w:rsidR="00FE04DE">
        <w:t xml:space="preserve"> are very similar.</w:t>
      </w:r>
      <w:r w:rsidR="00CF6ACD">
        <w:t xml:space="preserve"> </w:t>
      </w:r>
      <w:r w:rsidR="009501B3">
        <w:t xml:space="preserve">This means that </w:t>
      </w:r>
      <w:r w:rsidR="007037F7">
        <w:t>both post-processed forecasts (</w:t>
      </w:r>
      <w:r w:rsidR="004F3BF4">
        <w:t>Single- and Multiple-WT ecPoint</w:t>
      </w:r>
      <w:r w:rsidR="007037F7">
        <w:t>)</w:t>
      </w:r>
      <w:r w:rsidR="004F3BF4">
        <w:t xml:space="preserve"> </w:t>
      </w:r>
      <w:r w:rsidR="00423872">
        <w:t>do</w:t>
      </w:r>
      <w:r w:rsidR="004F3BF4">
        <w:t xml:space="preserve"> no</w:t>
      </w:r>
      <w:r w:rsidR="00F11D6F">
        <w:t>t add</w:t>
      </w:r>
      <w:r w:rsidR="00423872">
        <w:t xml:space="preserve"> any</w:t>
      </w:r>
      <w:r w:rsidR="00F11D6F">
        <w:t xml:space="preserve"> additional information that improves</w:t>
      </w:r>
      <w:r w:rsidR="007D708F">
        <w:t xml:space="preserve"> the discrimination ability of</w:t>
      </w:r>
      <w:r w:rsidR="00F11D6F">
        <w:t xml:space="preserve"> </w:t>
      </w:r>
      <w:r w:rsidR="007D708F">
        <w:t>ENS</w:t>
      </w:r>
      <w:r w:rsidR="001B0254">
        <w:t xml:space="preserve"> in distinguishing </w:t>
      </w:r>
      <w:r w:rsidR="007F20B8">
        <w:t xml:space="preserve">between </w:t>
      </w:r>
      <w:r w:rsidR="001B0254">
        <w:t xml:space="preserve">“dry” </w:t>
      </w:r>
      <w:r w:rsidR="007F20B8">
        <w:t>and</w:t>
      </w:r>
      <w:r w:rsidR="001B0254">
        <w:t xml:space="preserve"> “wet” conditions.</w:t>
      </w:r>
      <w:r w:rsidR="007D708F">
        <w:t xml:space="preserve"> </w:t>
      </w:r>
      <w:r w:rsidR="007D6157">
        <w:t>For VRT = 10 mm/12h, the real and binormal ROC curves are again overlapping</w:t>
      </w:r>
      <w:r w:rsidR="002A5110">
        <w:t xml:space="preserve">. The major difference compared to the previous case </w:t>
      </w:r>
      <w:r w:rsidR="00AA1750">
        <w:t>is the fact that the last meaningful point in the real ROC curve for ENS (point A</w:t>
      </w:r>
      <w:r w:rsidR="004C1658">
        <w:t xml:space="preserve">, </w:t>
      </w:r>
      <w:r w:rsidR="004C1658">
        <w:fldChar w:fldCharType="begin"/>
      </w:r>
      <w:r w:rsidR="004C1658">
        <w:instrText xml:space="preserve"> REF _Ref153398561 \h </w:instrText>
      </w:r>
      <w:r w:rsidR="004C1658">
        <w:fldChar w:fldCharType="separate"/>
      </w:r>
      <w:r w:rsidR="000A7251" w:rsidRPr="00674A6A">
        <w:rPr>
          <w:b/>
          <w:bCs/>
        </w:rPr>
        <w:t xml:space="preserve">Figure </w:t>
      </w:r>
      <w:r w:rsidR="000A7251">
        <w:rPr>
          <w:b/>
          <w:bCs/>
          <w:noProof/>
        </w:rPr>
        <w:t>5</w:t>
      </w:r>
      <w:r w:rsidR="004C1658">
        <w:fldChar w:fldCharType="end"/>
      </w:r>
      <w:r w:rsidR="004C1658">
        <w:rPr>
          <w:b/>
          <w:bCs/>
        </w:rPr>
        <w:t>h</w:t>
      </w:r>
      <w:r w:rsidR="00AA1750">
        <w:t>)</w:t>
      </w:r>
      <w:r w:rsidR="004C1658">
        <w:t xml:space="preserve"> </w:t>
      </w:r>
      <w:r w:rsidR="007B3D45">
        <w:t xml:space="preserve">is closer to the bottom left corner of the unit square </w:t>
      </w:r>
      <w:r w:rsidR="00D267DC">
        <w:t xml:space="preserve">than </w:t>
      </w:r>
      <w:r w:rsidR="004D2046">
        <w:t xml:space="preserve">the last meaningful points in the real ROC curve for Single-WT ecPoint (point B) and Multiple-WT ecPoint (point C). </w:t>
      </w:r>
      <w:r w:rsidR="000C0594">
        <w:t>This cause</w:t>
      </w:r>
      <w:r w:rsidR="003F1440">
        <w:t>s</w:t>
      </w:r>
      <w:r w:rsidR="000C0594">
        <w:t xml:space="preserve"> AROC</w:t>
      </w:r>
      <w:r w:rsidR="000C0594" w:rsidRPr="003F1440">
        <w:rPr>
          <w:vertAlign w:val="subscript"/>
        </w:rPr>
        <w:t>t</w:t>
      </w:r>
      <w:r w:rsidR="000C0594">
        <w:t xml:space="preserve"> for both post-processed forecasts to be </w:t>
      </w:r>
      <w:r w:rsidR="008B4454">
        <w:t>~</w:t>
      </w:r>
      <w:r w:rsidR="000C0594">
        <w:t xml:space="preserve">5% bigger than </w:t>
      </w:r>
      <w:r w:rsidR="003F1440">
        <w:t>that for ENS</w:t>
      </w:r>
      <w:r w:rsidR="00832AC9">
        <w:t>, while AROC</w:t>
      </w:r>
      <w:r w:rsidR="00832AC9" w:rsidRPr="00832AC9">
        <w:rPr>
          <w:vertAlign w:val="subscript"/>
        </w:rPr>
        <w:t>z</w:t>
      </w:r>
      <w:r w:rsidR="00832AC9">
        <w:t xml:space="preserve"> remains similar for the three forecasting systems. </w:t>
      </w:r>
      <w:r w:rsidR="00CF7602">
        <w:t>The AROC</w:t>
      </w:r>
      <w:r w:rsidR="00CF7602" w:rsidRPr="003F1440">
        <w:rPr>
          <w:vertAlign w:val="subscript"/>
        </w:rPr>
        <w:t>t</w:t>
      </w:r>
      <w:r w:rsidR="00CF7602">
        <w:t xml:space="preserve"> for Multiple-WT ecPoint (= 0.</w:t>
      </w:r>
      <w:r w:rsidR="00EE0A9D">
        <w:t>95</w:t>
      </w:r>
      <w:r w:rsidR="00CF7602">
        <w:t xml:space="preserve">) is </w:t>
      </w:r>
      <w:r w:rsidR="00EE0A9D">
        <w:t xml:space="preserve">slightly </w:t>
      </w:r>
      <w:r w:rsidR="00CF7602">
        <w:t>bigger than that for Single-WT ecPoint (=0.</w:t>
      </w:r>
      <w:r w:rsidR="00EE0A9D">
        <w:t>94</w:t>
      </w:r>
      <w:r w:rsidR="00CF7602">
        <w:t>).</w:t>
      </w:r>
      <w:r w:rsidR="002037D3">
        <w:t xml:space="preserve"> </w:t>
      </w:r>
      <w:r w:rsidR="00E00EE6">
        <w:t>The real ROC curves for events exceeding</w:t>
      </w:r>
      <w:r w:rsidR="00F26EBD">
        <w:t xml:space="preserve"> </w:t>
      </w:r>
      <w:r w:rsidR="00E00EE6">
        <w:t xml:space="preserve">a </w:t>
      </w:r>
      <w:r w:rsidR="00F26EBD">
        <w:t>VRT = 50 mm/12h</w:t>
      </w:r>
      <w:r w:rsidR="00E00EE6">
        <w:t xml:space="preserve"> </w:t>
      </w:r>
      <w:r w:rsidR="001F086D">
        <w:t xml:space="preserve">show a similar behaviour </w:t>
      </w:r>
      <w:r w:rsidR="006849EF">
        <w:t>to the</w:t>
      </w:r>
      <w:r w:rsidR="001F086D">
        <w:t xml:space="preserve"> </w:t>
      </w:r>
      <w:r w:rsidR="001F086D">
        <w:lastRenderedPageBreak/>
        <w:t>one seen for VRT</w:t>
      </w:r>
      <w:r w:rsidR="00AD75ED">
        <w:t xml:space="preserve"> = 10 mm/12h. </w:t>
      </w:r>
      <w:r w:rsidR="00F869D0">
        <w:t>The</w:t>
      </w:r>
      <w:r w:rsidR="00B76DEB">
        <w:t xml:space="preserve"> distance between the last meaningful point in the real ROC curve for ENS (point A, </w:t>
      </w:r>
      <w:r w:rsidR="00B76DEB">
        <w:fldChar w:fldCharType="begin"/>
      </w:r>
      <w:r w:rsidR="00B76DEB">
        <w:instrText xml:space="preserve"> REF _Ref153398561 \h </w:instrText>
      </w:r>
      <w:r w:rsidR="00B76DEB">
        <w:fldChar w:fldCharType="separate"/>
      </w:r>
      <w:r w:rsidR="000A7251" w:rsidRPr="00674A6A">
        <w:rPr>
          <w:b/>
          <w:bCs/>
        </w:rPr>
        <w:t xml:space="preserve">Figure </w:t>
      </w:r>
      <w:r w:rsidR="000A7251">
        <w:rPr>
          <w:b/>
          <w:bCs/>
          <w:noProof/>
        </w:rPr>
        <w:t>5</w:t>
      </w:r>
      <w:r w:rsidR="00B76DEB">
        <w:fldChar w:fldCharType="end"/>
      </w:r>
      <w:r w:rsidR="00B76DEB">
        <w:rPr>
          <w:b/>
          <w:bCs/>
        </w:rPr>
        <w:t>i</w:t>
      </w:r>
      <w:r w:rsidR="00B76DEB">
        <w:t xml:space="preserve">), Single-WT ecPoint (point B) and Multiple-WT ecPoint (point C) is bigger, so that </w:t>
      </w:r>
      <w:r w:rsidR="00897328">
        <w:t>the AROC</w:t>
      </w:r>
      <w:r w:rsidR="00897328" w:rsidRPr="003F1440">
        <w:rPr>
          <w:vertAlign w:val="subscript"/>
        </w:rPr>
        <w:t>t</w:t>
      </w:r>
      <w:r w:rsidR="00897328">
        <w:t xml:space="preserve"> for both post-processed forecasts is </w:t>
      </w:r>
      <w:r w:rsidR="008B4454">
        <w:t>~</w:t>
      </w:r>
      <w:r w:rsidR="00897328">
        <w:t>27% bigger than that for ENS</w:t>
      </w:r>
      <w:r w:rsidR="008B4454">
        <w:t xml:space="preserve">. </w:t>
      </w:r>
      <w:r w:rsidR="006F58F6">
        <w:t>The AROC</w:t>
      </w:r>
      <w:r w:rsidR="006F58F6" w:rsidRPr="003F1440">
        <w:rPr>
          <w:vertAlign w:val="subscript"/>
        </w:rPr>
        <w:t>t</w:t>
      </w:r>
      <w:r w:rsidR="006F58F6">
        <w:t xml:space="preserve"> for Single-WT ecPoint (= </w:t>
      </w:r>
      <w:r w:rsidR="003B68D1">
        <w:t>0.86</w:t>
      </w:r>
      <w:r w:rsidR="006F58F6">
        <w:t xml:space="preserve">) is </w:t>
      </w:r>
      <w:r w:rsidR="009D0CFB">
        <w:t xml:space="preserve">this time slightly </w:t>
      </w:r>
      <w:r w:rsidR="006F58F6">
        <w:t>bigger than that for Multiple-WT ecPoint</w:t>
      </w:r>
      <w:r w:rsidR="00CF7602">
        <w:t xml:space="preserve"> (=0.85).</w:t>
      </w:r>
      <w:r w:rsidR="009D0CFB">
        <w:t xml:space="preserve"> This is due to the fact that last meaningful point in the real ROC curve </w:t>
      </w:r>
      <w:r w:rsidR="002D54D3">
        <w:t xml:space="preserve">for Single-WT ecPoint </w:t>
      </w:r>
      <w:r w:rsidR="009D0CFB">
        <w:t xml:space="preserve">(point </w:t>
      </w:r>
      <w:r w:rsidR="002D54D3">
        <w:t>B</w:t>
      </w:r>
      <w:r w:rsidR="009D0CFB">
        <w:t xml:space="preserve">) is located higher up and to the right of the last meaningful point of the real ROC curve for the Multiple-WT ecPoint (point </w:t>
      </w:r>
      <w:r w:rsidR="002D54D3">
        <w:t>C</w:t>
      </w:r>
      <w:r w:rsidR="009D0CFB">
        <w:t>).</w:t>
      </w:r>
      <w:r w:rsidR="0042794B">
        <w:t xml:space="preserve"> Due to the position of B and C, the binormal approximation </w:t>
      </w:r>
      <w:r w:rsidR="00A80AC3">
        <w:t>of</w:t>
      </w:r>
      <w:r w:rsidR="0042794B">
        <w:t xml:space="preserve"> the ROC curve</w:t>
      </w:r>
      <w:r w:rsidR="00A80AC3">
        <w:t>s</w:t>
      </w:r>
      <w:r w:rsidR="0042794B">
        <w:t xml:space="preserve"> for Single-WT ecPoint (grey dashed line</w:t>
      </w:r>
      <w:r w:rsidR="00A80AC3">
        <w:t xml:space="preserve">, </w:t>
      </w:r>
      <w:r w:rsidR="00A80AC3">
        <w:fldChar w:fldCharType="begin"/>
      </w:r>
      <w:r w:rsidR="00A80AC3">
        <w:instrText xml:space="preserve"> REF _Ref153398561 \h </w:instrText>
      </w:r>
      <w:r w:rsidR="00A80AC3">
        <w:fldChar w:fldCharType="separate"/>
      </w:r>
      <w:r w:rsidR="000A7251" w:rsidRPr="00674A6A">
        <w:rPr>
          <w:b/>
          <w:bCs/>
        </w:rPr>
        <w:t xml:space="preserve">Figure </w:t>
      </w:r>
      <w:r w:rsidR="000A7251">
        <w:rPr>
          <w:b/>
          <w:bCs/>
          <w:noProof/>
        </w:rPr>
        <w:t>5</w:t>
      </w:r>
      <w:r w:rsidR="00A80AC3">
        <w:fldChar w:fldCharType="end"/>
      </w:r>
      <w:r w:rsidR="00A80AC3">
        <w:rPr>
          <w:b/>
          <w:bCs/>
        </w:rPr>
        <w:t>i</w:t>
      </w:r>
      <w:r w:rsidR="0042794B">
        <w:t>) lies to the right of the binormal ROC for the Multiple-WT ecPoint (orange dashed line) so that AROCz for the Single-WT ecPoint (=0.</w:t>
      </w:r>
      <w:r w:rsidR="002037D3">
        <w:t>956</w:t>
      </w:r>
      <w:r w:rsidR="0042794B">
        <w:t>) results smaller than the AROCz for the Multiple-WT ecPoint (=0.9</w:t>
      </w:r>
      <w:r w:rsidR="002037D3">
        <w:t>65</w:t>
      </w:r>
      <w:r w:rsidR="0042794B">
        <w:t>).</w:t>
      </w:r>
      <w:r w:rsidR="00A80AC3">
        <w:t xml:space="preserve"> </w:t>
      </w:r>
    </w:p>
    <w:p w14:paraId="6887E9ED" w14:textId="363BA491" w:rsidR="001050F8" w:rsidRDefault="00342A7D" w:rsidP="002037D3">
      <w:pPr>
        <w:pStyle w:val="Heading1"/>
      </w:pPr>
      <w:r>
        <w:t>Case study: extreme rainfall and flash floods in China in July 2021</w:t>
      </w:r>
    </w:p>
    <w:p w14:paraId="5DD81624" w14:textId="13685B31" w:rsidR="003F3D01" w:rsidRDefault="003F3D01" w:rsidP="00E4338F">
      <w:r>
        <w:t xml:space="preserve">The addition of a case-study-based subjective verification analysis is useful to understand the behaviour of the </w:t>
      </w:r>
      <w:r w:rsidR="00B965CA">
        <w:t>three considered forecasting systems</w:t>
      </w:r>
      <w:r w:rsidR="002220EE">
        <w:t xml:space="preserve"> during a well-documented extreme rainfall event</w:t>
      </w:r>
      <w:r w:rsidR="0060347A">
        <w:t>.</w:t>
      </w:r>
    </w:p>
    <w:p w14:paraId="578AAB8B" w14:textId="32A338E9" w:rsidR="00E4338F" w:rsidRDefault="00E4338F" w:rsidP="00E4338F">
      <w:r>
        <w:t>In July 2021, the Henan Province in northeast China experienced extremely severe rainfall. Over three days, between July 17 and 20, 617.1 mm of rain were recorded in the province's capital, Zhengzhou, nearing the year's average precipitation. The most intense rainfall was observed on 20 July, when 201.9 millimetres of rain were recorded between 4 and 5 pm local time (the highest figure ever recorded since measurements began in 1951). The extreme rainfall generated severe, extensive flooding (</w:t>
      </w:r>
      <w:r w:rsidR="00E66F2C">
        <w:fldChar w:fldCharType="begin"/>
      </w:r>
      <w:r w:rsidR="00E66F2C">
        <w:instrText xml:space="preserve"> REF _Ref153400658 \h </w:instrText>
      </w:r>
      <w:r w:rsidR="00E66F2C">
        <w:fldChar w:fldCharType="separate"/>
      </w:r>
      <w:r w:rsidR="000A7251" w:rsidRPr="00F77450">
        <w:rPr>
          <w:b/>
          <w:bCs/>
        </w:rPr>
        <w:t xml:space="preserve">Figure </w:t>
      </w:r>
      <w:r w:rsidR="000A7251">
        <w:rPr>
          <w:b/>
          <w:bCs/>
          <w:noProof/>
        </w:rPr>
        <w:t>6</w:t>
      </w:r>
      <w:r w:rsidR="00E66F2C">
        <w:fldChar w:fldCharType="end"/>
      </w:r>
      <w:r w:rsidR="00E66F2C">
        <w:rPr>
          <w:b/>
          <w:bCs/>
        </w:rPr>
        <w:t>a</w:t>
      </w:r>
      <w:r>
        <w:t>), causing the evacuation of 815,000 people and affecting 14.5 million people around the province. The death toll reached 398 deaths.</w:t>
      </w:r>
    </w:p>
    <w:p w14:paraId="25EA35D0" w14:textId="6B5532C0" w:rsidR="00E04B9D" w:rsidRPr="00342A7D" w:rsidRDefault="00E66F2C" w:rsidP="00E4338F">
      <w:r>
        <w:fldChar w:fldCharType="begin"/>
      </w:r>
      <w:r>
        <w:instrText xml:space="preserve"> REF _Ref153400658 \h </w:instrText>
      </w:r>
      <w:r>
        <w:fldChar w:fldCharType="separate"/>
      </w:r>
      <w:r w:rsidR="000A7251" w:rsidRPr="00F77450">
        <w:rPr>
          <w:b/>
          <w:bCs/>
        </w:rPr>
        <w:t xml:space="preserve">Figure </w:t>
      </w:r>
      <w:r w:rsidR="000A7251">
        <w:rPr>
          <w:b/>
          <w:bCs/>
          <w:noProof/>
        </w:rPr>
        <w:t>6</w:t>
      </w:r>
      <w:r>
        <w:fldChar w:fldCharType="end"/>
      </w:r>
      <w:r>
        <w:rPr>
          <w:b/>
          <w:bCs/>
        </w:rPr>
        <w:t>b</w:t>
      </w:r>
      <w:r w:rsidR="00E4338F">
        <w:t xml:space="preserve"> shows rain gauge observations for 20 July between 00 and 12 UTC, where 465.8 mm of rain were observed in Zhengzhou. </w:t>
      </w:r>
      <w:r w:rsidR="00AA4750">
        <w:fldChar w:fldCharType="begin"/>
      </w:r>
      <w:r w:rsidR="00AA4750">
        <w:instrText xml:space="preserve"> REF _Ref153400658 \h </w:instrText>
      </w:r>
      <w:r w:rsidR="00AA4750">
        <w:fldChar w:fldCharType="separate"/>
      </w:r>
      <w:r w:rsidR="000A7251" w:rsidRPr="00F77450">
        <w:rPr>
          <w:b/>
          <w:bCs/>
        </w:rPr>
        <w:t xml:space="preserve">Figure </w:t>
      </w:r>
      <w:r w:rsidR="000A7251">
        <w:rPr>
          <w:b/>
          <w:bCs/>
          <w:noProof/>
        </w:rPr>
        <w:t>6</w:t>
      </w:r>
      <w:r w:rsidR="00AA4750">
        <w:fldChar w:fldCharType="end"/>
      </w:r>
      <w:r w:rsidR="00AA4750">
        <w:rPr>
          <w:b/>
          <w:bCs/>
        </w:rPr>
        <w:t>c</w:t>
      </w:r>
      <w:r w:rsidR="00E4338F">
        <w:t xml:space="preserve"> compares the 12-hourly rainfall forecasts for ENS (first row), </w:t>
      </w:r>
      <w:r w:rsidR="00EF5F64">
        <w:t>M</w:t>
      </w:r>
      <w:r w:rsidR="00E4338F">
        <w:t xml:space="preserve">ultiple-WT ecPoint (second row), and </w:t>
      </w:r>
      <w:r w:rsidR="00EF5F64">
        <w:t>S</w:t>
      </w:r>
      <w:r w:rsidR="00E4338F">
        <w:t xml:space="preserve">ingle-WT ecPoint (third row), valid for the </w:t>
      </w:r>
      <w:r w:rsidR="0066610B">
        <w:t>observations’</w:t>
      </w:r>
      <w:r w:rsidR="00AA4750">
        <w:t xml:space="preserve"> accumulation period</w:t>
      </w:r>
      <w:r w:rsidR="00E4338F">
        <w:t xml:space="preserve">. The first three columns in </w:t>
      </w:r>
      <w:r w:rsidR="00AA4750">
        <w:fldChar w:fldCharType="begin"/>
      </w:r>
      <w:r w:rsidR="00AA4750">
        <w:instrText xml:space="preserve"> REF _Ref153400658 \h </w:instrText>
      </w:r>
      <w:r w:rsidR="00AA4750">
        <w:fldChar w:fldCharType="separate"/>
      </w:r>
      <w:r w:rsidR="000A7251" w:rsidRPr="00F77450">
        <w:rPr>
          <w:b/>
          <w:bCs/>
        </w:rPr>
        <w:t xml:space="preserve">Figure </w:t>
      </w:r>
      <w:r w:rsidR="000A7251">
        <w:rPr>
          <w:b/>
          <w:bCs/>
          <w:noProof/>
        </w:rPr>
        <w:t>6</w:t>
      </w:r>
      <w:r w:rsidR="00AA4750">
        <w:fldChar w:fldCharType="end"/>
      </w:r>
      <w:r w:rsidR="00AA4750">
        <w:rPr>
          <w:b/>
          <w:bCs/>
        </w:rPr>
        <w:t>c</w:t>
      </w:r>
      <w:r w:rsidR="00AA4750">
        <w:t xml:space="preserve"> </w:t>
      </w:r>
      <w:r w:rsidR="00E4338F">
        <w:t>show the 99th percentile for day 5, 3, and 1 forecasts (from left to right). All forecasting systems, up to five days in advance, provided good guidance on which area was at higher risk of experiencing extreme rainfall, namely the area near Zhengzhou (highlighted by the small black circles). Closer to the event (i.e., day 1 forecasts), single-WT ecPoint predicted more than 700 mm/12h</w:t>
      </w:r>
      <w:r w:rsidR="00146011">
        <w:t xml:space="preserve"> (zoomed in circle in the third row of </w:t>
      </w:r>
      <w:r w:rsidR="00146011">
        <w:fldChar w:fldCharType="begin"/>
      </w:r>
      <w:r w:rsidR="00146011">
        <w:instrText xml:space="preserve"> REF _Ref153400658 \h </w:instrText>
      </w:r>
      <w:r w:rsidR="00146011">
        <w:fldChar w:fldCharType="separate"/>
      </w:r>
      <w:r w:rsidR="000A7251" w:rsidRPr="00F77450">
        <w:rPr>
          <w:b/>
          <w:bCs/>
        </w:rPr>
        <w:t xml:space="preserve">Figure </w:t>
      </w:r>
      <w:r w:rsidR="000A7251">
        <w:rPr>
          <w:b/>
          <w:bCs/>
          <w:noProof/>
        </w:rPr>
        <w:t>6</w:t>
      </w:r>
      <w:r w:rsidR="00146011">
        <w:fldChar w:fldCharType="end"/>
      </w:r>
      <w:r w:rsidR="00146011">
        <w:rPr>
          <w:b/>
          <w:bCs/>
        </w:rPr>
        <w:t>c</w:t>
      </w:r>
      <w:r w:rsidR="00E4338F">
        <w:t>), significantly overestimating the observed rainfall totals. Instead, ENS significantly underestimated the observed rainfall totals, predicting totals not higher than 150 mm/12h</w:t>
      </w:r>
      <w:r w:rsidR="00146011">
        <w:t xml:space="preserve"> (zoomed in circle in the first row of </w:t>
      </w:r>
      <w:r w:rsidR="00146011">
        <w:fldChar w:fldCharType="begin"/>
      </w:r>
      <w:r w:rsidR="00146011">
        <w:instrText xml:space="preserve"> REF _Ref153400658 \h </w:instrText>
      </w:r>
      <w:r w:rsidR="00146011">
        <w:fldChar w:fldCharType="separate"/>
      </w:r>
      <w:r w:rsidR="000A7251" w:rsidRPr="00F77450">
        <w:rPr>
          <w:b/>
          <w:bCs/>
        </w:rPr>
        <w:t xml:space="preserve">Figure </w:t>
      </w:r>
      <w:r w:rsidR="000A7251">
        <w:rPr>
          <w:b/>
          <w:bCs/>
          <w:noProof/>
        </w:rPr>
        <w:t>6</w:t>
      </w:r>
      <w:r w:rsidR="00146011">
        <w:fldChar w:fldCharType="end"/>
      </w:r>
      <w:r w:rsidR="00146011">
        <w:rPr>
          <w:b/>
          <w:bCs/>
        </w:rPr>
        <w:t>c</w:t>
      </w:r>
      <w:r w:rsidR="00146011">
        <w:t>)</w:t>
      </w:r>
      <w:r w:rsidR="00E4338F">
        <w:t xml:space="preserve">. On the contrary, </w:t>
      </w:r>
      <w:r w:rsidR="00657F2C">
        <w:t>M</w:t>
      </w:r>
      <w:r w:rsidR="00E4338F">
        <w:t>ultiple-WT ecPoint predicted rainfall totals of the same order of magnitude as those observed</w:t>
      </w:r>
      <w:r w:rsidR="0052253C">
        <w:t xml:space="preserve">, i.e., </w:t>
      </w:r>
      <w:r w:rsidR="00E4338F">
        <w:t>~ 400 mm/12h</w:t>
      </w:r>
      <w:r w:rsidR="0052253C">
        <w:t xml:space="preserve"> (zoomed in circle in the second row of </w:t>
      </w:r>
      <w:r w:rsidR="0052253C">
        <w:fldChar w:fldCharType="begin"/>
      </w:r>
      <w:r w:rsidR="0052253C">
        <w:instrText xml:space="preserve"> REF _Ref153400658 \h </w:instrText>
      </w:r>
      <w:r w:rsidR="0052253C">
        <w:fldChar w:fldCharType="separate"/>
      </w:r>
      <w:r w:rsidR="000A7251" w:rsidRPr="00F77450">
        <w:rPr>
          <w:b/>
          <w:bCs/>
        </w:rPr>
        <w:t xml:space="preserve">Figure </w:t>
      </w:r>
      <w:r w:rsidR="000A7251">
        <w:rPr>
          <w:b/>
          <w:bCs/>
          <w:noProof/>
        </w:rPr>
        <w:t>6</w:t>
      </w:r>
      <w:r w:rsidR="0052253C">
        <w:fldChar w:fldCharType="end"/>
      </w:r>
      <w:r w:rsidR="0052253C">
        <w:rPr>
          <w:b/>
          <w:bCs/>
        </w:rPr>
        <w:t>c</w:t>
      </w:r>
      <w:r w:rsidR="0052253C">
        <w:t>)</w:t>
      </w:r>
      <w:r w:rsidR="00E4338F">
        <w:t xml:space="preserve">. The fourth column in </w:t>
      </w:r>
      <w:r w:rsidR="00741452">
        <w:fldChar w:fldCharType="begin"/>
      </w:r>
      <w:r w:rsidR="00741452">
        <w:instrText xml:space="preserve"> REF _Ref153400658 \h </w:instrText>
      </w:r>
      <w:r w:rsidR="00741452">
        <w:fldChar w:fldCharType="separate"/>
      </w:r>
      <w:r w:rsidR="000A7251" w:rsidRPr="00F77450">
        <w:rPr>
          <w:b/>
          <w:bCs/>
        </w:rPr>
        <w:t xml:space="preserve">Figure </w:t>
      </w:r>
      <w:r w:rsidR="000A7251">
        <w:rPr>
          <w:b/>
          <w:bCs/>
          <w:noProof/>
        </w:rPr>
        <w:t>6</w:t>
      </w:r>
      <w:r w:rsidR="00741452">
        <w:fldChar w:fldCharType="end"/>
      </w:r>
      <w:r w:rsidR="00741452">
        <w:rPr>
          <w:b/>
          <w:bCs/>
        </w:rPr>
        <w:t>c</w:t>
      </w:r>
      <w:r w:rsidR="00E4338F">
        <w:t xml:space="preserve"> shows the probability of having less than 0.2 mm/12h (i.e., having no rain) </w:t>
      </w:r>
      <w:r w:rsidR="00741452">
        <w:t>on</w:t>
      </w:r>
      <w:r w:rsidR="00E4338F">
        <w:t xml:space="preserve"> day one forecasts for the area southwest of Zhengzhou (blue circle</w:t>
      </w:r>
      <w:r w:rsidR="00741452">
        <w:t>s</w:t>
      </w:r>
      <w:r w:rsidR="00E4338F">
        <w:t>), where no rainfall was observed</w:t>
      </w:r>
      <w:r w:rsidR="00741452">
        <w:t xml:space="preserve"> (blue circle in </w:t>
      </w:r>
      <w:r w:rsidR="00741452">
        <w:fldChar w:fldCharType="begin"/>
      </w:r>
      <w:r w:rsidR="00741452">
        <w:instrText xml:space="preserve"> REF _Ref153400658 \h </w:instrText>
      </w:r>
      <w:r w:rsidR="00741452">
        <w:fldChar w:fldCharType="separate"/>
      </w:r>
      <w:r w:rsidR="000A7251" w:rsidRPr="00F77450">
        <w:rPr>
          <w:b/>
          <w:bCs/>
        </w:rPr>
        <w:t xml:space="preserve">Figure </w:t>
      </w:r>
      <w:r w:rsidR="000A7251">
        <w:rPr>
          <w:b/>
          <w:bCs/>
          <w:noProof/>
        </w:rPr>
        <w:t>6</w:t>
      </w:r>
      <w:r w:rsidR="00741452">
        <w:fldChar w:fldCharType="end"/>
      </w:r>
      <w:r w:rsidR="00741452">
        <w:rPr>
          <w:b/>
          <w:bCs/>
        </w:rPr>
        <w:t>b</w:t>
      </w:r>
      <w:r w:rsidR="00741452">
        <w:t>)</w:t>
      </w:r>
      <w:r w:rsidR="00E4338F">
        <w:t xml:space="preserve">. ENS shows zero probability of having no rain. Single-WT ecPoint shows much smaller probabilities than </w:t>
      </w:r>
      <w:r w:rsidR="00657F2C">
        <w:t>M</w:t>
      </w:r>
      <w:r w:rsidR="00E4338F">
        <w:t xml:space="preserve">ultiple-WT ecPoint of having no rain, between 20 and </w:t>
      </w:r>
      <w:r w:rsidR="00ED1DE9">
        <w:t>40</w:t>
      </w:r>
      <w:r w:rsidR="00E4338F">
        <w:t>% instead of 50 to 80%.</w:t>
      </w:r>
      <w:r w:rsidR="00741452">
        <w:t xml:space="preserve"> </w:t>
      </w:r>
    </w:p>
    <w:p w14:paraId="60F8E3DE" w14:textId="2615B801" w:rsidR="00730FEF" w:rsidRDefault="00730FEF" w:rsidP="00730FEF">
      <w:pPr>
        <w:pStyle w:val="Heading1"/>
      </w:pPr>
      <w:r w:rsidRPr="008167CE">
        <w:t>Discussion</w:t>
      </w:r>
      <w:r w:rsidR="008904E1">
        <w:t xml:space="preserve"> and conclusions</w:t>
      </w:r>
    </w:p>
    <w:p w14:paraId="2EA29902" w14:textId="0069143B" w:rsidR="005E363A" w:rsidRDefault="00D0582D" w:rsidP="00BC5AC8">
      <w:r>
        <w:t xml:space="preserve">This study focused on evaluating whether the additional cost of implementing a weather-scenario-based post-processing approach </w:t>
      </w:r>
      <w:r w:rsidR="00E33E65">
        <w:t>(represented</w:t>
      </w:r>
      <w:r w:rsidR="00E33E65">
        <w:t xml:space="preserve"> </w:t>
      </w:r>
      <w:r w:rsidR="00E33E65">
        <w:t>here by the Multiple-WT ecPoint)</w:t>
      </w:r>
      <w:r>
        <w:t xml:space="preserve"> is justified compared to a simpler, no-weather-scenario-based system like Single-WT ecPoint.</w:t>
      </w:r>
      <w:r w:rsidR="00566CBC">
        <w:t xml:space="preserve"> </w:t>
      </w:r>
      <w:r w:rsidR="00566CBC">
        <w:t>Calibration and forecast production costs would be indeed smaller for the latter post-processing system</w:t>
      </w:r>
      <w:r w:rsidR="00566CBC">
        <w:t>, and it is important to factor in s</w:t>
      </w:r>
      <w:r>
        <w:t>uch consideration</w:t>
      </w:r>
      <w:r w:rsidR="00566CBC">
        <w:t>s</w:t>
      </w:r>
      <w:r>
        <w:t xml:space="preserve"> when operationalizing post-processing systems</w:t>
      </w:r>
      <w:r w:rsidR="00B046FB">
        <w:t>.</w:t>
      </w:r>
    </w:p>
    <w:p w14:paraId="1F432F1B" w14:textId="7B8C638C" w:rsidR="00036B08" w:rsidRDefault="004C39A3" w:rsidP="009A7186">
      <w:r>
        <w:t>Looking in conjunction at the results for reliability and discrimination ability provided by the summary scores</w:t>
      </w:r>
      <w:r w:rsidR="00D4400D">
        <w:t xml:space="preserve"> (respectively, reliability component of the Brier score and area under the ROC curve)</w:t>
      </w:r>
      <w:r w:rsidR="006B031C">
        <w:t xml:space="preserve">, one can </w:t>
      </w:r>
      <w:r w:rsidR="00D2409C">
        <w:t xml:space="preserve">create a fairly complete </w:t>
      </w:r>
      <w:r w:rsidR="001079BA">
        <w:t xml:space="preserve">comparative </w:t>
      </w:r>
      <w:r w:rsidR="00D2409C">
        <w:t xml:space="preserve">picture about the performance of the </w:t>
      </w:r>
      <w:r w:rsidR="001079BA">
        <w:t xml:space="preserve">three forecasting systems. </w:t>
      </w:r>
      <w:r w:rsidR="00004D5F">
        <w:t>For events exceeding VRT=0.2 mm/12 (i.e., disting</w:t>
      </w:r>
      <w:r w:rsidR="003A371C">
        <w:t>uishing between “dry” and “wet” conditions</w:t>
      </w:r>
      <w:r w:rsidR="00004D5F">
        <w:t>)</w:t>
      </w:r>
      <w:r w:rsidR="003A371C">
        <w:t>, t</w:t>
      </w:r>
      <w:r w:rsidR="00A60904">
        <w:t>he summary scores</w:t>
      </w:r>
      <w:r w:rsidR="000517D3">
        <w:t xml:space="preserve"> show</w:t>
      </w:r>
      <w:r w:rsidR="009676FB">
        <w:t xml:space="preserve"> </w:t>
      </w:r>
      <w:r w:rsidR="009676FB">
        <w:t>that</w:t>
      </w:r>
      <w:r w:rsidR="00BC5AC8">
        <w:t xml:space="preserve"> </w:t>
      </w:r>
      <w:r w:rsidR="00327E25">
        <w:t xml:space="preserve">both post-processed forecasts </w:t>
      </w:r>
      <w:r w:rsidR="003A371C">
        <w:t>have</w:t>
      </w:r>
      <w:r w:rsidR="00327E25">
        <w:t xml:space="preserve"> a</w:t>
      </w:r>
      <w:r w:rsidR="001A47D4">
        <w:t xml:space="preserve"> similar performance when compared to ENS. They do not add </w:t>
      </w:r>
      <w:r w:rsidR="00557E3E">
        <w:t>any additional information that improves the discrimination ability</w:t>
      </w:r>
      <w:r w:rsidR="00475C55">
        <w:t xml:space="preserve"> (nor real nor potential)</w:t>
      </w:r>
      <w:r w:rsidR="00557E3E">
        <w:t xml:space="preserve"> of </w:t>
      </w:r>
      <w:r w:rsidR="003B04D8">
        <w:t>the raw forecasts</w:t>
      </w:r>
      <w:r w:rsidR="00557E3E">
        <w:t xml:space="preserve">, but they both </w:t>
      </w:r>
      <w:r w:rsidR="00D70F28">
        <w:t>significantly improve</w:t>
      </w:r>
      <w:r w:rsidR="00557E3E">
        <w:t xml:space="preserve"> </w:t>
      </w:r>
      <w:r w:rsidR="00C62FA5">
        <w:t>the</w:t>
      </w:r>
      <w:r w:rsidR="003B04D8">
        <w:t>ir</w:t>
      </w:r>
      <w:r w:rsidR="00C62FA5">
        <w:t xml:space="preserve"> reliability</w:t>
      </w:r>
      <w:r w:rsidR="00C6003A">
        <w:t xml:space="preserve">, especially at shorter lead times. </w:t>
      </w:r>
      <w:r w:rsidR="005C6D27">
        <w:t>For events indicating “wet conditions” (</w:t>
      </w:r>
      <w:r w:rsidR="00846EF0">
        <w:t xml:space="preserve">i.e., </w:t>
      </w:r>
      <w:r w:rsidR="005C6D27">
        <w:t>VRT = 10 mm/12h),</w:t>
      </w:r>
      <w:r w:rsidR="00024EAB">
        <w:t xml:space="preserve"> </w:t>
      </w:r>
      <w:r w:rsidR="006E1EA8">
        <w:t>the</w:t>
      </w:r>
      <w:r w:rsidR="005A702C">
        <w:t xml:space="preserve"> potential discrimination ability</w:t>
      </w:r>
      <w:r w:rsidR="006E1EA8">
        <w:t xml:space="preserve"> for t</w:t>
      </w:r>
      <w:r w:rsidR="005A702C">
        <w:t xml:space="preserve">he three </w:t>
      </w:r>
      <w:r w:rsidR="006E1EA8">
        <w:t xml:space="preserve">forecasting </w:t>
      </w:r>
      <w:r w:rsidR="005A702C">
        <w:t xml:space="preserve">systems </w:t>
      </w:r>
      <w:r w:rsidR="006E1EA8">
        <w:t xml:space="preserve">remain </w:t>
      </w:r>
      <w:r w:rsidR="005A702C">
        <w:t>similar.</w:t>
      </w:r>
      <w:r w:rsidR="00215975">
        <w:t xml:space="preserve"> I</w:t>
      </w:r>
      <w:r w:rsidR="00024EAB">
        <w:t>n terms of the</w:t>
      </w:r>
      <w:r w:rsidR="00215975">
        <w:t xml:space="preserve"> systems’</w:t>
      </w:r>
      <w:r w:rsidR="00024EAB">
        <w:t xml:space="preserve"> real configuration,</w:t>
      </w:r>
      <w:r w:rsidR="005C6D27">
        <w:t xml:space="preserve"> </w:t>
      </w:r>
      <w:r w:rsidR="00C51A23">
        <w:t>both post-processed forecasts</w:t>
      </w:r>
      <w:r w:rsidR="00727282">
        <w:t xml:space="preserve"> </w:t>
      </w:r>
      <w:r w:rsidR="00727282">
        <w:t>add additional information that improves the discrimination ability of the raw forecasts</w:t>
      </w:r>
      <w:r w:rsidR="00785DD5">
        <w:t>, while remaining similar between them</w:t>
      </w:r>
      <w:r w:rsidR="002226F2">
        <w:t>selves</w:t>
      </w:r>
      <w:r w:rsidR="00727282">
        <w:t>.</w:t>
      </w:r>
      <w:r w:rsidR="008355D5">
        <w:t xml:space="preserve"> </w:t>
      </w:r>
      <w:r w:rsidR="00080D33">
        <w:t>However, w</w:t>
      </w:r>
      <w:r w:rsidR="006E19BA">
        <w:t>hile the improvements in reliability</w:t>
      </w:r>
      <w:r w:rsidR="00911879">
        <w:t xml:space="preserve"> from Multiple-WT ecPoint compared to ENS remain significant, </w:t>
      </w:r>
      <w:r w:rsidR="005949DA">
        <w:t xml:space="preserve">the improvements from Single-WT ecPoint are smaller, and in some cases, it </w:t>
      </w:r>
      <w:r w:rsidR="00785DD5">
        <w:t>worsens the reliability of the raw forecast</w:t>
      </w:r>
      <w:r w:rsidR="00FE0847">
        <w:t>s</w:t>
      </w:r>
      <w:r w:rsidR="00785DD5">
        <w:t xml:space="preserve">. </w:t>
      </w:r>
      <w:r w:rsidR="002226F2">
        <w:t xml:space="preserve">The most interesting results </w:t>
      </w:r>
      <w:r w:rsidR="00FE0847">
        <w:t xml:space="preserve">are obtained for the </w:t>
      </w:r>
      <w:r w:rsidR="00846EF0">
        <w:t>“severe rainfall” condition (i.e., VRT = 50 mm/12h).</w:t>
      </w:r>
      <w:r w:rsidR="00377CF7">
        <w:t xml:space="preserve"> Both post-processed forecasts improve the real and the </w:t>
      </w:r>
      <w:r w:rsidR="00407A28">
        <w:t xml:space="preserve">potential discrimination </w:t>
      </w:r>
      <w:r w:rsidR="00377CF7">
        <w:t xml:space="preserve">ability </w:t>
      </w:r>
      <w:r w:rsidR="00AE7349">
        <w:t>of ENS forecasts</w:t>
      </w:r>
      <w:r w:rsidR="009D6A98">
        <w:t xml:space="preserve">. However, in the former case, </w:t>
      </w:r>
      <w:r w:rsidR="005A05A6">
        <w:t xml:space="preserve">the Single-WT ecPoint </w:t>
      </w:r>
      <w:r w:rsidR="00203B58">
        <w:t>shows a better</w:t>
      </w:r>
      <w:r w:rsidR="00407A28">
        <w:t xml:space="preserve"> </w:t>
      </w:r>
      <w:r w:rsidR="00203B58">
        <w:t xml:space="preserve">discrimination ability </w:t>
      </w:r>
      <w:r w:rsidR="00E30CBF">
        <w:t>than the Multiple-WT ecPoint at all lead times</w:t>
      </w:r>
      <w:r w:rsidR="00407A28">
        <w:t xml:space="preserve">, while in the latter case, the </w:t>
      </w:r>
      <w:r w:rsidR="00407A28">
        <w:t>Multiple-WT ecPoint</w:t>
      </w:r>
      <w:r w:rsidR="00407A28">
        <w:t xml:space="preserve"> </w:t>
      </w:r>
      <w:r w:rsidR="004508E6">
        <w:t xml:space="preserve">is better </w:t>
      </w:r>
      <w:r w:rsidR="00593F6A">
        <w:t>up to day 6 forecasts</w:t>
      </w:r>
      <w:r w:rsidR="00407A28">
        <w:t>.</w:t>
      </w:r>
      <w:r w:rsidR="00005817">
        <w:t xml:space="preserve"> However, </w:t>
      </w:r>
      <w:r w:rsidR="004B0521">
        <w:t xml:space="preserve">while </w:t>
      </w:r>
      <w:r w:rsidR="004B0521">
        <w:t>the</w:t>
      </w:r>
      <w:r w:rsidR="004B0521">
        <w:t xml:space="preserve"> reliability from Multiple-WT ecPoint remains better than ENS</w:t>
      </w:r>
      <w:r w:rsidR="007517E5">
        <w:t xml:space="preserve">, the Single-WT </w:t>
      </w:r>
      <w:r w:rsidR="009B341A">
        <w:t xml:space="preserve">ecPoint shows a reliability that is consistently worse than </w:t>
      </w:r>
      <w:r w:rsidR="009F0403">
        <w:t xml:space="preserve">the one for </w:t>
      </w:r>
      <w:r w:rsidR="009B341A">
        <w:t xml:space="preserve">ENS up to day 6. </w:t>
      </w:r>
      <w:r w:rsidR="00107C9B">
        <w:t xml:space="preserve">This shows that </w:t>
      </w:r>
      <w:r w:rsidR="009E27E2">
        <w:t>Single-WT ecPoint</w:t>
      </w:r>
      <w:r w:rsidR="009E27E2">
        <w:t xml:space="preserve"> is likely provid</w:t>
      </w:r>
      <w:r w:rsidR="00E74710">
        <w:t>ing</w:t>
      </w:r>
      <w:r w:rsidR="009E27E2">
        <w:t xml:space="preserve"> too unrealistically high probabilities for </w:t>
      </w:r>
      <w:r w:rsidR="00E74710">
        <w:t xml:space="preserve">extreme events compared to Multiple-WT </w:t>
      </w:r>
      <w:r w:rsidR="00E74710">
        <w:lastRenderedPageBreak/>
        <w:t>ecPoint. While this is rewarded by the</w:t>
      </w:r>
      <w:r w:rsidR="004C23B0">
        <w:t xml:space="preserve"> </w:t>
      </w:r>
      <w:r w:rsidR="000A4F3F">
        <w:t>measure</w:t>
      </w:r>
      <w:r w:rsidR="00E74710">
        <w:t xml:space="preserve"> </w:t>
      </w:r>
      <w:r w:rsidR="000A4F3F">
        <w:t>used to estimate the discrimination ability of the</w:t>
      </w:r>
      <w:r w:rsidR="00B83904">
        <w:t xml:space="preserve"> real</w:t>
      </w:r>
      <w:r w:rsidR="000A4F3F">
        <w:t xml:space="preserve"> </w:t>
      </w:r>
      <w:r w:rsidR="00B83904">
        <w:t xml:space="preserve">configuration of the forecasting systems, this is instead penalized by the </w:t>
      </w:r>
      <w:r w:rsidR="004C23B0">
        <w:t xml:space="preserve">measure used to estimate the discrimination ability of the </w:t>
      </w:r>
      <w:r w:rsidR="004C23B0">
        <w:t>potential</w:t>
      </w:r>
      <w:r w:rsidR="004C23B0">
        <w:t xml:space="preserve"> configuration</w:t>
      </w:r>
      <w:r w:rsidR="006D5709">
        <w:t xml:space="preserve"> (i.e., if we had more ensemble members)</w:t>
      </w:r>
      <w:r w:rsidR="004C23B0">
        <w:t xml:space="preserve"> and reliability.</w:t>
      </w:r>
    </w:p>
    <w:p w14:paraId="76BF7FA2" w14:textId="571CFFFE" w:rsidR="00D0582D" w:rsidRPr="00455425" w:rsidRDefault="008904E1" w:rsidP="006178B3">
      <w:pPr>
        <w:rPr>
          <w:color w:val="000000"/>
        </w:rPr>
      </w:pPr>
      <w:r>
        <w:t>Th</w:t>
      </w:r>
      <w:r w:rsidR="00036B08">
        <w:t xml:space="preserve">e </w:t>
      </w:r>
      <w:r w:rsidR="00360426">
        <w:t>break</w:t>
      </w:r>
      <w:r w:rsidR="0037265A">
        <w:t xml:space="preserve">down scores </w:t>
      </w:r>
      <w:r w:rsidR="00036B08">
        <w:t xml:space="preserve">and the case study </w:t>
      </w:r>
      <w:r w:rsidR="00F965BD">
        <w:t xml:space="preserve">confirm the results displayed by the summary scores. </w:t>
      </w:r>
      <w:r w:rsidR="00BE640F">
        <w:t xml:space="preserve">The analysis of the extreme </w:t>
      </w:r>
      <w:r w:rsidR="00012F5D">
        <w:t>rainfall event in China highlighted that</w:t>
      </w:r>
      <w:r w:rsidR="002606F1">
        <w:t>, while</w:t>
      </w:r>
      <w:r w:rsidR="00012F5D">
        <w:t xml:space="preserve"> ENS </w:t>
      </w:r>
      <w:r w:rsidR="002606F1">
        <w:t>provides good guidance</w:t>
      </w:r>
      <w:r w:rsidR="00222955">
        <w:t xml:space="preserve"> several days</w:t>
      </w:r>
      <w:r w:rsidR="002606F1">
        <w:t xml:space="preserve"> on </w:t>
      </w:r>
      <w:r w:rsidR="007A6A8F">
        <w:t xml:space="preserve">what </w:t>
      </w:r>
      <w:r w:rsidR="00222955">
        <w:t>is</w:t>
      </w:r>
      <w:r w:rsidR="007A6A8F">
        <w:t xml:space="preserve"> the</w:t>
      </w:r>
      <w:r w:rsidR="002606F1">
        <w:t xml:space="preserve"> area</w:t>
      </w:r>
      <w:r w:rsidR="00222955">
        <w:t xml:space="preserve"> at risk of experiencing heavy rainfall</w:t>
      </w:r>
      <w:r w:rsidR="005A6CAD">
        <w:t>, it</w:t>
      </w:r>
      <w:r w:rsidR="002606F1">
        <w:t xml:space="preserve"> </w:t>
      </w:r>
      <w:r w:rsidR="00012F5D">
        <w:t xml:space="preserve">tends to underpredict </w:t>
      </w:r>
      <w:r w:rsidR="005A6CAD">
        <w:t xml:space="preserve">the actual </w:t>
      </w:r>
      <w:r w:rsidR="004532F1">
        <w:t>rainfall</w:t>
      </w:r>
      <w:r w:rsidR="005A6CAD">
        <w:t xml:space="preserve"> totals. The case study also highlighted that </w:t>
      </w:r>
      <w:r w:rsidR="00F140F5">
        <w:t xml:space="preserve">ENS </w:t>
      </w:r>
      <w:r w:rsidR="00EC2FD5">
        <w:t>did</w:t>
      </w:r>
      <w:r w:rsidR="00F140F5">
        <w:t xml:space="preserve"> not provide good guidance on wh</w:t>
      </w:r>
      <w:r w:rsidR="002C7C04">
        <w:t>ich areas might not experience any rainfall by providing 0% change of having less than 0.2 mm/12h</w:t>
      </w:r>
      <w:r w:rsidR="00D83170">
        <w:t xml:space="preserve"> (i.e. “dry” conditions)</w:t>
      </w:r>
      <w:r w:rsidR="00495C41">
        <w:t xml:space="preserve"> where </w:t>
      </w:r>
      <w:r w:rsidR="00964AFF">
        <w:t xml:space="preserve">no rain was observed. </w:t>
      </w:r>
      <w:r w:rsidR="00F476E3">
        <w:t>Th</w:t>
      </w:r>
      <w:r w:rsidR="00B25179">
        <w:t>e reliability diagrams</w:t>
      </w:r>
      <w:r w:rsidR="00F476E3">
        <w:t xml:space="preserve"> showed that </w:t>
      </w:r>
      <w:r w:rsidR="00C65686">
        <w:t>ENS tends to overpredict</w:t>
      </w:r>
      <w:r w:rsidR="00F476E3">
        <w:t xml:space="preserve"> </w:t>
      </w:r>
      <w:r w:rsidR="00227916">
        <w:t xml:space="preserve">the </w:t>
      </w:r>
      <w:r w:rsidR="00F476E3">
        <w:t xml:space="preserve">small </w:t>
      </w:r>
      <w:r w:rsidR="00227916">
        <w:t>rainfall amounts</w:t>
      </w:r>
      <w:r w:rsidR="005E5BF7">
        <w:t xml:space="preserve"> and underpredict heavy rainfall</w:t>
      </w:r>
      <w:r w:rsidR="00227916">
        <w:t xml:space="preserve">. This is line with previous studies </w:t>
      </w:r>
      <w:sdt>
        <w:sdtPr>
          <w:rPr>
            <w:color w:val="000000"/>
          </w:rPr>
          <w:tag w:val="MENDELEY_CITATION_v3_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"/>
          <w:id w:val="262966328"/>
          <w:placeholder>
            <w:docPart w:val="DefaultPlaceholder_-1854013440"/>
          </w:placeholder>
        </w:sdtPr>
        <w:sdtContent>
          <w:r w:rsidR="00C70CA4" w:rsidRPr="00C70CA4">
            <w:rPr>
              <w:color w:val="000000"/>
            </w:rPr>
            <w:t>(Haiden et al. 2023)</w:t>
          </w:r>
        </w:sdtContent>
      </w:sdt>
      <w:r w:rsidR="00C70CA4">
        <w:rPr>
          <w:color w:val="000000"/>
        </w:rPr>
        <w:t xml:space="preserve">. </w:t>
      </w:r>
      <w:r w:rsidR="00BA277A">
        <w:rPr>
          <w:color w:val="000000"/>
        </w:rPr>
        <w:t>The two p</w:t>
      </w:r>
      <w:r w:rsidR="00C70CA4">
        <w:rPr>
          <w:color w:val="000000"/>
        </w:rPr>
        <w:t>ost-processing</w:t>
      </w:r>
      <w:r w:rsidR="00BA277A">
        <w:rPr>
          <w:color w:val="000000"/>
        </w:rPr>
        <w:t xml:space="preserve"> systems</w:t>
      </w:r>
      <w:r w:rsidR="00C70CA4">
        <w:rPr>
          <w:color w:val="000000"/>
        </w:rPr>
        <w:t xml:space="preserve"> </w:t>
      </w:r>
      <w:r w:rsidR="00C11A6D">
        <w:rPr>
          <w:color w:val="000000"/>
        </w:rPr>
        <w:t xml:space="preserve">provide </w:t>
      </w:r>
      <w:r w:rsidR="00BA277A">
        <w:rPr>
          <w:color w:val="000000"/>
        </w:rPr>
        <w:t xml:space="preserve">different degrees of </w:t>
      </w:r>
      <w:r w:rsidR="00C11A6D">
        <w:rPr>
          <w:color w:val="000000"/>
        </w:rPr>
        <w:t>improvement</w:t>
      </w:r>
      <w:r w:rsidR="00BA277A">
        <w:rPr>
          <w:color w:val="000000"/>
        </w:rPr>
        <w:t>s to</w:t>
      </w:r>
      <w:r w:rsidR="00C11A6D">
        <w:rPr>
          <w:color w:val="000000"/>
        </w:rPr>
        <w:t xml:space="preserve"> these ENS shortcomings. </w:t>
      </w:r>
      <w:r w:rsidR="0040720B">
        <w:rPr>
          <w:color w:val="000000"/>
        </w:rPr>
        <w:t>Single-WT</w:t>
      </w:r>
      <w:r w:rsidR="009E1083">
        <w:rPr>
          <w:color w:val="000000"/>
        </w:rPr>
        <w:t xml:space="preserve"> </w:t>
      </w:r>
      <w:r w:rsidR="0040720B">
        <w:rPr>
          <w:color w:val="000000"/>
        </w:rPr>
        <w:t>ecPoint overpredicts</w:t>
      </w:r>
      <w:r w:rsidR="009E1083">
        <w:rPr>
          <w:color w:val="000000"/>
        </w:rPr>
        <w:t xml:space="preserve"> significantly</w:t>
      </w:r>
      <w:r w:rsidR="00201437">
        <w:rPr>
          <w:color w:val="000000"/>
        </w:rPr>
        <w:t xml:space="preserve"> less than ENS</w:t>
      </w:r>
      <w:r w:rsidR="0040720B">
        <w:rPr>
          <w:color w:val="000000"/>
        </w:rPr>
        <w:t xml:space="preserve"> the </w:t>
      </w:r>
      <w:r w:rsidR="0040720B">
        <w:rPr>
          <w:color w:val="000000"/>
        </w:rPr>
        <w:t>small rainfall totals</w:t>
      </w:r>
      <w:r w:rsidR="009E1083">
        <w:rPr>
          <w:color w:val="000000"/>
        </w:rPr>
        <w:t>. The case study shows that Single-WT provides</w:t>
      </w:r>
      <w:r w:rsidR="00B636E2">
        <w:rPr>
          <w:color w:val="000000"/>
        </w:rPr>
        <w:t xml:space="preserve"> indeed</w:t>
      </w:r>
      <w:r w:rsidR="009E1083">
        <w:rPr>
          <w:color w:val="000000"/>
        </w:rPr>
        <w:t xml:space="preserve"> a better guidance on which areas might not experience </w:t>
      </w:r>
      <w:r w:rsidR="00080CED">
        <w:rPr>
          <w:color w:val="000000"/>
        </w:rPr>
        <w:t xml:space="preserve">any rainfall, increasing the probabilities to </w:t>
      </w:r>
      <w:r w:rsidR="00ED1DE9">
        <w:rPr>
          <w:color w:val="000000"/>
        </w:rPr>
        <w:t>2</w:t>
      </w:r>
      <w:r w:rsidR="00080CED">
        <w:rPr>
          <w:color w:val="000000"/>
        </w:rPr>
        <w:t xml:space="preserve">0-40% of having </w:t>
      </w:r>
      <w:r w:rsidR="00A504B8">
        <w:rPr>
          <w:color w:val="000000"/>
        </w:rPr>
        <w:t>no</w:t>
      </w:r>
      <w:r w:rsidR="00080CED">
        <w:rPr>
          <w:color w:val="000000"/>
        </w:rPr>
        <w:t xml:space="preserve"> rain </w:t>
      </w:r>
      <w:r w:rsidR="00A504B8">
        <w:rPr>
          <w:color w:val="000000"/>
        </w:rPr>
        <w:t>in the dry areas.</w:t>
      </w:r>
      <w:r w:rsidR="00B636E2">
        <w:rPr>
          <w:color w:val="000000"/>
        </w:rPr>
        <w:t xml:space="preserve"> </w:t>
      </w:r>
      <w:r w:rsidR="0046740D">
        <w:rPr>
          <w:color w:val="000000"/>
        </w:rPr>
        <w:t>T</w:t>
      </w:r>
      <w:r w:rsidR="00B636E2">
        <w:rPr>
          <w:color w:val="000000"/>
        </w:rPr>
        <w:t xml:space="preserve">he reliability diagrams </w:t>
      </w:r>
      <w:r w:rsidR="0046740D">
        <w:rPr>
          <w:color w:val="000000"/>
        </w:rPr>
        <w:t xml:space="preserve">also </w:t>
      </w:r>
      <w:r w:rsidR="00B636E2">
        <w:rPr>
          <w:color w:val="000000"/>
        </w:rPr>
        <w:t xml:space="preserve">show that Single-WT </w:t>
      </w:r>
      <w:r w:rsidR="00FC2F50">
        <w:rPr>
          <w:color w:val="000000"/>
        </w:rPr>
        <w:t xml:space="preserve">tends to overpredict </w:t>
      </w:r>
      <w:r w:rsidR="00FC2F50">
        <w:rPr>
          <w:color w:val="000000"/>
        </w:rPr>
        <w:t>heavy rainfall</w:t>
      </w:r>
      <w:r w:rsidR="00D273C4">
        <w:rPr>
          <w:color w:val="000000"/>
        </w:rPr>
        <w:t xml:space="preserve"> amounts.</w:t>
      </w:r>
      <w:r w:rsidR="004C0337">
        <w:rPr>
          <w:color w:val="000000"/>
        </w:rPr>
        <w:t xml:space="preserve"> The case study </w:t>
      </w:r>
      <w:r w:rsidR="0046740D">
        <w:rPr>
          <w:color w:val="000000"/>
        </w:rPr>
        <w:t>confirms this outcome by showing</w:t>
      </w:r>
      <w:r w:rsidR="004C0337">
        <w:rPr>
          <w:color w:val="000000"/>
        </w:rPr>
        <w:t xml:space="preserve"> that </w:t>
      </w:r>
      <w:r w:rsidR="00D273C4">
        <w:rPr>
          <w:color w:val="000000"/>
        </w:rPr>
        <w:t>Single-WT</w:t>
      </w:r>
      <w:r w:rsidR="00F07AED">
        <w:rPr>
          <w:color w:val="000000"/>
        </w:rPr>
        <w:t xml:space="preserve"> ecPoint predicts rainfall totals </w:t>
      </w:r>
      <w:r w:rsidR="0062024D">
        <w:rPr>
          <w:color w:val="000000"/>
        </w:rPr>
        <w:t xml:space="preserve">that are </w:t>
      </w:r>
      <w:r w:rsidR="0003454C">
        <w:rPr>
          <w:color w:val="000000"/>
        </w:rPr>
        <w:t xml:space="preserve">~40% more than </w:t>
      </w:r>
      <w:r w:rsidR="004C0337">
        <w:rPr>
          <w:color w:val="000000"/>
        </w:rPr>
        <w:t>those observed i</w:t>
      </w:r>
      <w:r w:rsidR="004C0337">
        <w:rPr>
          <w:color w:val="000000"/>
        </w:rPr>
        <w:t>n the area affected by the heaviest rainfall</w:t>
      </w:r>
      <w:r w:rsidR="004C0337">
        <w:rPr>
          <w:color w:val="000000"/>
        </w:rPr>
        <w:t xml:space="preserve">. </w:t>
      </w:r>
      <w:r w:rsidR="009A42BE">
        <w:rPr>
          <w:color w:val="000000"/>
        </w:rPr>
        <w:t>This would lead to</w:t>
      </w:r>
      <w:r w:rsidR="00C17AAB">
        <w:rPr>
          <w:color w:val="000000"/>
        </w:rPr>
        <w:t xml:space="preserve"> a high number of false alarms</w:t>
      </w:r>
      <w:r w:rsidR="00806D0B">
        <w:rPr>
          <w:color w:val="000000"/>
        </w:rPr>
        <w:t>, as confirmed by the ROC curves. This increased number of false alarms would inevitably</w:t>
      </w:r>
      <w:r w:rsidR="00C17AAB">
        <w:rPr>
          <w:color w:val="000000"/>
        </w:rPr>
        <w:t xml:space="preserve"> </w:t>
      </w:r>
      <w:r w:rsidR="001E60BD">
        <w:rPr>
          <w:color w:val="000000"/>
        </w:rPr>
        <w:t>have a deleterious effect in</w:t>
      </w:r>
      <w:r w:rsidR="00C17AAB">
        <w:rPr>
          <w:color w:val="000000"/>
        </w:rPr>
        <w:t xml:space="preserve"> the trust </w:t>
      </w:r>
      <w:r w:rsidR="00416300">
        <w:rPr>
          <w:color w:val="000000"/>
        </w:rPr>
        <w:t>users</w:t>
      </w:r>
      <w:r w:rsidR="006178B3">
        <w:rPr>
          <w:color w:val="000000"/>
        </w:rPr>
        <w:t xml:space="preserve"> have </w:t>
      </w:r>
      <w:r w:rsidR="00C17AAB">
        <w:rPr>
          <w:color w:val="000000"/>
        </w:rPr>
        <w:t xml:space="preserve">in the post-processed forecast. </w:t>
      </w:r>
      <w:r w:rsidR="0089062C">
        <w:rPr>
          <w:color w:val="000000"/>
        </w:rPr>
        <w:t xml:space="preserve">Both reliability diagrams and case study </w:t>
      </w:r>
      <w:r w:rsidR="00FC3ADE">
        <w:rPr>
          <w:color w:val="000000"/>
        </w:rPr>
        <w:t xml:space="preserve">show that </w:t>
      </w:r>
      <w:r w:rsidR="00FC3ADE">
        <w:rPr>
          <w:color w:val="000000"/>
        </w:rPr>
        <w:t xml:space="preserve">Multiple-WT ecPoint </w:t>
      </w:r>
      <w:r w:rsidR="00FC3ADE">
        <w:rPr>
          <w:color w:val="000000"/>
        </w:rPr>
        <w:t>performs best out of the three systems.</w:t>
      </w:r>
      <w:r w:rsidR="007A403C">
        <w:rPr>
          <w:color w:val="000000"/>
        </w:rPr>
        <w:t xml:space="preserve"> It is </w:t>
      </w:r>
      <w:r w:rsidR="00F26FAA">
        <w:rPr>
          <w:color w:val="000000"/>
        </w:rPr>
        <w:t xml:space="preserve">indeed </w:t>
      </w:r>
      <w:r w:rsidR="007A403C">
        <w:rPr>
          <w:color w:val="000000"/>
        </w:rPr>
        <w:t>reliable at predicting the small rainfall totals</w:t>
      </w:r>
      <w:r w:rsidR="00273F68">
        <w:rPr>
          <w:color w:val="000000"/>
        </w:rPr>
        <w:t xml:space="preserve"> and big rainfall. In the case study,</w:t>
      </w:r>
      <w:r w:rsidR="008A5F58">
        <w:rPr>
          <w:color w:val="000000"/>
        </w:rPr>
        <w:t xml:space="preserve"> Multiple-WT</w:t>
      </w:r>
      <w:r w:rsidR="007A403C">
        <w:rPr>
          <w:color w:val="000000"/>
        </w:rPr>
        <w:t xml:space="preserve"> increas</w:t>
      </w:r>
      <w:r w:rsidR="008A5F58">
        <w:rPr>
          <w:color w:val="000000"/>
        </w:rPr>
        <w:t>es</w:t>
      </w:r>
      <w:r w:rsidR="007A403C">
        <w:rPr>
          <w:color w:val="000000"/>
        </w:rPr>
        <w:t xml:space="preserve"> the </w:t>
      </w:r>
      <w:r w:rsidR="001D488C">
        <w:rPr>
          <w:color w:val="000000"/>
        </w:rPr>
        <w:t>probabilities t</w:t>
      </w:r>
      <w:r w:rsidR="001D227A">
        <w:rPr>
          <w:color w:val="000000"/>
        </w:rPr>
        <w:t>o</w:t>
      </w:r>
      <w:r w:rsidR="001D488C">
        <w:rPr>
          <w:color w:val="000000"/>
        </w:rPr>
        <w:t xml:space="preserve"> 50-80% of having no rain </w:t>
      </w:r>
      <w:r w:rsidR="0027033C">
        <w:rPr>
          <w:color w:val="000000"/>
        </w:rPr>
        <w:t xml:space="preserve">in the dry </w:t>
      </w:r>
      <w:r w:rsidR="00F552F8">
        <w:rPr>
          <w:color w:val="000000"/>
        </w:rPr>
        <w:t>areas and</w:t>
      </w:r>
      <w:r w:rsidR="008A5F58">
        <w:rPr>
          <w:color w:val="000000"/>
        </w:rPr>
        <w:t xml:space="preserve"> provides good gui</w:t>
      </w:r>
      <w:r w:rsidR="00701ADE">
        <w:rPr>
          <w:color w:val="000000"/>
        </w:rPr>
        <w:t>dance on the</w:t>
      </w:r>
      <w:r w:rsidR="00E571AD">
        <w:rPr>
          <w:color w:val="000000"/>
        </w:rPr>
        <w:t xml:space="preserve"> peak rainfall by providing at day 1, a forecast of a similar order of magnitude of the observed amount</w:t>
      </w:r>
      <w:r w:rsidR="00455425">
        <w:rPr>
          <w:color w:val="000000"/>
        </w:rPr>
        <w:t xml:space="preserve">s. </w:t>
      </w:r>
      <w:r w:rsidR="00935A12">
        <w:rPr>
          <w:color w:val="000000"/>
        </w:rPr>
        <w:t xml:space="preserve">These outcomes are also confirmed by the </w:t>
      </w:r>
      <w:r w:rsidR="00867899">
        <w:rPr>
          <w:color w:val="000000"/>
        </w:rPr>
        <w:t>binormal</w:t>
      </w:r>
      <w:r w:rsidR="00FD17D4">
        <w:rPr>
          <w:color w:val="000000"/>
        </w:rPr>
        <w:t xml:space="preserve"> </w:t>
      </w:r>
      <w:r w:rsidR="00935A12">
        <w:rPr>
          <w:color w:val="000000"/>
        </w:rPr>
        <w:t>ROC curve</w:t>
      </w:r>
      <w:r w:rsidR="0068596B">
        <w:rPr>
          <w:color w:val="000000"/>
        </w:rPr>
        <w:t>s which show that</w:t>
      </w:r>
      <w:r w:rsidR="002729AC">
        <w:rPr>
          <w:color w:val="000000"/>
        </w:rPr>
        <w:t xml:space="preserve">, </w:t>
      </w:r>
      <w:r w:rsidR="007B3CAF">
        <w:rPr>
          <w:color w:val="000000"/>
        </w:rPr>
        <w:t>on equal hit rates,</w:t>
      </w:r>
      <w:r w:rsidR="0068596B">
        <w:rPr>
          <w:color w:val="000000"/>
        </w:rPr>
        <w:t xml:space="preserve"> </w:t>
      </w:r>
      <w:r w:rsidR="00285D0C">
        <w:rPr>
          <w:color w:val="000000"/>
        </w:rPr>
        <w:t>Multiple</w:t>
      </w:r>
      <w:r w:rsidR="002729AC">
        <w:rPr>
          <w:color w:val="000000"/>
        </w:rPr>
        <w:t xml:space="preserve">-WT </w:t>
      </w:r>
      <w:r w:rsidR="007B3CAF">
        <w:rPr>
          <w:color w:val="000000"/>
        </w:rPr>
        <w:t xml:space="preserve">shows smaller false alarm rates, increasing </w:t>
      </w:r>
      <w:r w:rsidR="00416300">
        <w:rPr>
          <w:color w:val="000000"/>
        </w:rPr>
        <w:t>users’</w:t>
      </w:r>
      <w:r w:rsidR="007B3CAF">
        <w:rPr>
          <w:color w:val="000000"/>
        </w:rPr>
        <w:t xml:space="preserve"> trus</w:t>
      </w:r>
      <w:r w:rsidR="00416300">
        <w:rPr>
          <w:color w:val="000000"/>
        </w:rPr>
        <w:t>t in the forecasts.</w:t>
      </w:r>
    </w:p>
    <w:p w14:paraId="2A325CFF" w14:textId="7E8AF569" w:rsidR="00DE5B50" w:rsidRPr="00412655" w:rsidRDefault="00E973AD" w:rsidP="00423D91">
      <w:pPr>
        <w:sectPr w:rsidR="00DE5B50" w:rsidRPr="00412655" w:rsidSect="003F0B24">
          <w:headerReference w:type="default" r:id="rId11"/>
          <w:pgSz w:w="11906" w:h="16838"/>
          <w:pgMar w:top="851" w:right="851" w:bottom="851" w:left="1134" w:header="709" w:footer="709" w:gutter="0"/>
          <w:lnNumType w:countBy="1" w:restart="continuous"/>
          <w:cols w:space="708"/>
          <w:docGrid w:linePitch="360"/>
        </w:sectPr>
      </w:pPr>
      <w:bookmarkStart w:id="9" w:name="_Toc72741671"/>
      <w:r>
        <w:t>The results</w:t>
      </w:r>
      <w:r w:rsidR="00313AAD">
        <w:t xml:space="preserve"> in this study</w:t>
      </w:r>
      <w:r>
        <w:t xml:space="preserve"> </w:t>
      </w:r>
      <w:r w:rsidR="00313AAD">
        <w:t>show</w:t>
      </w:r>
      <w:r>
        <w:t xml:space="preserve"> that </w:t>
      </w:r>
      <w:r w:rsidR="005A61D1">
        <w:t>accounting for weather scenarios when correcting for biases and anticipating for sub-grid variability in raw forecasts is crucial</w:t>
      </w:r>
      <w:r>
        <w:t xml:space="preserve"> to improve forecast performance in terms of both</w:t>
      </w:r>
      <w:r w:rsidR="00313AAD">
        <w:t xml:space="preserve"> reliability</w:t>
      </w:r>
      <w:r>
        <w:t xml:space="preserve"> and discrimination ability. </w:t>
      </w:r>
      <w:r w:rsidR="00BA768C">
        <w:t xml:space="preserve">This is </w:t>
      </w:r>
      <w:r w:rsidR="00FB2FA3">
        <w:t>particularly important</w:t>
      </w:r>
      <w:r w:rsidR="00BA768C">
        <w:t xml:space="preserve"> </w:t>
      </w:r>
      <w:r w:rsidR="00435114">
        <w:t xml:space="preserve">for </w:t>
      </w:r>
      <w:r w:rsidR="00FB2FA3">
        <w:t>extreme</w:t>
      </w:r>
      <w:r w:rsidR="00BA768C">
        <w:t xml:space="preserve"> events</w:t>
      </w:r>
      <w:r w:rsidR="00435114">
        <w:t xml:space="preserve"> to provide timely and accurate forecasts </w:t>
      </w:r>
      <w:r w:rsidR="00435114">
        <w:t>for high-impact</w:t>
      </w:r>
      <w:r w:rsidR="00435114">
        <w:t xml:space="preserve"> events. </w:t>
      </w:r>
      <w:r w:rsidR="003F4425">
        <w:t xml:space="preserve">It is also important for small events  (i.e., conditions of dry) to reduce false alarms that would inevitably reduce users’ trust in the forecasts. </w:t>
      </w:r>
    </w:p>
    <w:p w14:paraId="4FD9BD2F" w14:textId="0625BCC1" w:rsidR="007D46BB" w:rsidRDefault="007B0A4C" w:rsidP="00C00BF7">
      <w:pPr>
        <w:pStyle w:val="Heading1"/>
        <w:numPr>
          <w:ilvl w:val="0"/>
          <w:numId w:val="0"/>
        </w:numPr>
        <w:spacing w:before="120"/>
        <w:rPr>
          <w:rFonts w:cstheme="minorHAnsi"/>
        </w:rPr>
      </w:pPr>
      <w:r>
        <w:rPr>
          <w:rFonts w:cstheme="minorHAnsi"/>
        </w:rPr>
        <w:lastRenderedPageBreak/>
        <w:t>Tables</w:t>
      </w:r>
    </w:p>
    <w:p w14:paraId="7B1895F0" w14:textId="0A0412C4" w:rsidR="00944B0F" w:rsidRPr="00B075A3" w:rsidRDefault="00944B0F" w:rsidP="00944B0F">
      <w:pPr>
        <w:pStyle w:val="Tablecaptions"/>
      </w:pPr>
      <w:bookmarkStart w:id="10" w:name="_Ref150245905"/>
      <w:r w:rsidRPr="00B075A3">
        <w:rPr>
          <w:b/>
          <w:bCs/>
        </w:rPr>
        <w:t xml:space="preserve">Table </w:t>
      </w:r>
      <w:r w:rsidRPr="00B075A3">
        <w:rPr>
          <w:b/>
          <w:bCs/>
        </w:rPr>
        <w:fldChar w:fldCharType="begin"/>
      </w:r>
      <w:r w:rsidRPr="00B075A3">
        <w:rPr>
          <w:b/>
          <w:bCs/>
        </w:rPr>
        <w:instrText xml:space="preserve"> SEQ Table \* ARABIC </w:instrText>
      </w:r>
      <w:r w:rsidRPr="00B075A3">
        <w:rPr>
          <w:b/>
          <w:bCs/>
        </w:rPr>
        <w:fldChar w:fldCharType="separate"/>
      </w:r>
      <w:r w:rsidR="000A7251">
        <w:rPr>
          <w:b/>
          <w:bCs/>
          <w:noProof/>
        </w:rPr>
        <w:t>1</w:t>
      </w:r>
      <w:r w:rsidRPr="00B075A3">
        <w:rPr>
          <w:b/>
          <w:bCs/>
        </w:rPr>
        <w:fldChar w:fldCharType="end"/>
      </w:r>
      <w:bookmarkEnd w:id="10"/>
      <w:r w:rsidRPr="00B075A3">
        <w:t xml:space="preserve"> - Definition of the four quadrants in a contingency table.  </w:t>
      </w:r>
    </w:p>
    <w:tbl>
      <w:tblPr>
        <w:tblW w:w="9248" w:type="dxa"/>
        <w:tblLayout w:type="fixed"/>
        <w:tblLook w:val="0400" w:firstRow="0" w:lastRow="0" w:firstColumn="0" w:lastColumn="0" w:noHBand="0" w:noVBand="1"/>
      </w:tblPr>
      <w:tblGrid>
        <w:gridCol w:w="1905"/>
        <w:gridCol w:w="3544"/>
        <w:gridCol w:w="3799"/>
      </w:tblGrid>
      <w:tr w:rsidR="00944B0F" w:rsidRPr="00B075A3" w14:paraId="2C43875B" w14:textId="77777777" w:rsidTr="006866A6">
        <w:trPr>
          <w:trHeight w:val="567"/>
        </w:trPr>
        <w:tc>
          <w:tcPr>
            <w:tcW w:w="1905" w:type="dxa"/>
            <w:shd w:val="clear" w:color="auto" w:fill="A6A6A6" w:themeFill="background1" w:themeFillShade="A6"/>
            <w:vAlign w:val="center"/>
          </w:tcPr>
          <w:p w14:paraId="793D23B3" w14:textId="77777777" w:rsidR="00944B0F" w:rsidRPr="00B075A3" w:rsidRDefault="00944B0F" w:rsidP="006866A6">
            <w:pPr>
              <w:pBdr>
                <w:top w:val="nil"/>
                <w:left w:val="nil"/>
                <w:bottom w:val="nil"/>
                <w:right w:val="nil"/>
                <w:between w:val="nil"/>
              </w:pBdr>
              <w:spacing w:before="0"/>
              <w:ind w:firstLine="0"/>
              <w:jc w:val="center"/>
              <w:rPr>
                <w:b/>
                <w:color w:val="000000"/>
                <w:sz w:val="16"/>
                <w:szCs w:val="16"/>
              </w:rPr>
            </w:pPr>
            <w:r w:rsidRPr="00B075A3">
              <w:rPr>
                <w:b/>
                <w:color w:val="000000"/>
                <w:sz w:val="16"/>
                <w:szCs w:val="16"/>
              </w:rPr>
              <w:t xml:space="preserve">FORECASTS (COLUMNS) / </w:t>
            </w:r>
          </w:p>
          <w:p w14:paraId="398F929F" w14:textId="77777777" w:rsidR="00944B0F" w:rsidRPr="00B075A3" w:rsidRDefault="00944B0F" w:rsidP="006866A6">
            <w:pPr>
              <w:pBdr>
                <w:top w:val="nil"/>
                <w:left w:val="nil"/>
                <w:bottom w:val="nil"/>
                <w:right w:val="nil"/>
                <w:between w:val="nil"/>
              </w:pBdr>
              <w:spacing w:before="0"/>
              <w:ind w:firstLine="0"/>
              <w:jc w:val="center"/>
              <w:rPr>
                <w:b/>
                <w:color w:val="000000"/>
                <w:sz w:val="16"/>
                <w:szCs w:val="16"/>
              </w:rPr>
            </w:pPr>
            <w:r w:rsidRPr="00B075A3">
              <w:rPr>
                <w:b/>
                <w:color w:val="000000"/>
                <w:sz w:val="16"/>
                <w:szCs w:val="16"/>
              </w:rPr>
              <w:t>OBSERVATIONS (ROWS)</w:t>
            </w:r>
          </w:p>
        </w:tc>
        <w:tc>
          <w:tcPr>
            <w:tcW w:w="3544" w:type="dxa"/>
            <w:shd w:val="clear" w:color="auto" w:fill="A6A6A6" w:themeFill="background1" w:themeFillShade="A6"/>
            <w:vAlign w:val="center"/>
          </w:tcPr>
          <w:p w14:paraId="53F8BCB2" w14:textId="77777777" w:rsidR="00944B0F" w:rsidRPr="00B075A3" w:rsidRDefault="00944B0F" w:rsidP="006866A6">
            <w:pPr>
              <w:pBdr>
                <w:top w:val="nil"/>
                <w:left w:val="nil"/>
                <w:bottom w:val="nil"/>
                <w:right w:val="nil"/>
                <w:between w:val="nil"/>
              </w:pBdr>
              <w:spacing w:before="0"/>
              <w:ind w:firstLine="0"/>
              <w:jc w:val="center"/>
              <w:rPr>
                <w:b/>
                <w:color w:val="000000"/>
                <w:sz w:val="16"/>
                <w:szCs w:val="16"/>
              </w:rPr>
            </w:pPr>
            <w:r w:rsidRPr="00B075A3">
              <w:rPr>
                <w:b/>
                <w:color w:val="000000"/>
                <w:sz w:val="16"/>
                <w:szCs w:val="16"/>
              </w:rPr>
              <w:t>YES</w:t>
            </w:r>
          </w:p>
        </w:tc>
        <w:tc>
          <w:tcPr>
            <w:tcW w:w="3799" w:type="dxa"/>
            <w:shd w:val="clear" w:color="auto" w:fill="A6A6A6" w:themeFill="background1" w:themeFillShade="A6"/>
            <w:vAlign w:val="center"/>
          </w:tcPr>
          <w:p w14:paraId="086BD7D4" w14:textId="77777777" w:rsidR="00944B0F" w:rsidRPr="00B075A3" w:rsidRDefault="00944B0F" w:rsidP="006866A6">
            <w:pPr>
              <w:pBdr>
                <w:top w:val="nil"/>
                <w:left w:val="nil"/>
                <w:bottom w:val="nil"/>
                <w:right w:val="nil"/>
                <w:between w:val="nil"/>
              </w:pBdr>
              <w:spacing w:before="0"/>
              <w:ind w:firstLine="0"/>
              <w:jc w:val="center"/>
              <w:rPr>
                <w:b/>
                <w:color w:val="000000"/>
                <w:sz w:val="16"/>
                <w:szCs w:val="16"/>
              </w:rPr>
            </w:pPr>
            <w:r w:rsidRPr="00B075A3">
              <w:rPr>
                <w:b/>
                <w:color w:val="000000"/>
                <w:sz w:val="16"/>
                <w:szCs w:val="16"/>
              </w:rPr>
              <w:t>NO</w:t>
            </w:r>
          </w:p>
        </w:tc>
      </w:tr>
      <w:tr w:rsidR="00944B0F" w:rsidRPr="00B075A3" w14:paraId="67016B6B" w14:textId="77777777" w:rsidTr="006866A6">
        <w:trPr>
          <w:trHeight w:val="851"/>
        </w:trPr>
        <w:tc>
          <w:tcPr>
            <w:tcW w:w="1905" w:type="dxa"/>
            <w:shd w:val="clear" w:color="auto" w:fill="auto"/>
            <w:vAlign w:val="center"/>
          </w:tcPr>
          <w:p w14:paraId="35AC6F66" w14:textId="77777777" w:rsidR="00944B0F" w:rsidRPr="00B075A3" w:rsidRDefault="00944B0F" w:rsidP="006866A6">
            <w:pPr>
              <w:pBdr>
                <w:top w:val="nil"/>
                <w:left w:val="nil"/>
                <w:bottom w:val="nil"/>
                <w:right w:val="nil"/>
                <w:between w:val="nil"/>
              </w:pBdr>
              <w:spacing w:before="0"/>
              <w:ind w:firstLine="0"/>
              <w:jc w:val="center"/>
              <w:rPr>
                <w:b/>
                <w:color w:val="000000"/>
                <w:sz w:val="16"/>
                <w:szCs w:val="16"/>
              </w:rPr>
            </w:pPr>
            <w:r w:rsidRPr="00B075A3">
              <w:rPr>
                <w:b/>
                <w:color w:val="000000"/>
                <w:sz w:val="16"/>
                <w:szCs w:val="16"/>
              </w:rPr>
              <w:t>YES</w:t>
            </w:r>
          </w:p>
        </w:tc>
        <w:tc>
          <w:tcPr>
            <w:tcW w:w="3544" w:type="dxa"/>
            <w:shd w:val="clear" w:color="auto" w:fill="auto"/>
            <w:vAlign w:val="center"/>
          </w:tcPr>
          <w:p w14:paraId="333A5E84" w14:textId="77777777" w:rsidR="00944B0F" w:rsidRPr="00B075A3" w:rsidRDefault="00944B0F" w:rsidP="006866A6">
            <w:pPr>
              <w:pBdr>
                <w:top w:val="nil"/>
                <w:left w:val="nil"/>
                <w:bottom w:val="nil"/>
                <w:right w:val="nil"/>
                <w:between w:val="nil"/>
              </w:pBdr>
              <w:spacing w:before="0"/>
              <w:ind w:firstLine="0"/>
              <w:jc w:val="center"/>
              <w:rPr>
                <w:color w:val="000000"/>
                <w:sz w:val="16"/>
                <w:szCs w:val="16"/>
              </w:rPr>
            </w:pPr>
            <w:r w:rsidRPr="00B075A3">
              <w:rPr>
                <w:color w:val="000000"/>
                <w:sz w:val="16"/>
                <w:szCs w:val="16"/>
              </w:rPr>
              <w:t>QUADRANT I</w:t>
            </w:r>
          </w:p>
          <w:p w14:paraId="6148CC36" w14:textId="77777777" w:rsidR="00944B0F" w:rsidRPr="00B075A3" w:rsidRDefault="00944B0F" w:rsidP="006866A6">
            <w:pPr>
              <w:pBdr>
                <w:top w:val="nil"/>
                <w:left w:val="nil"/>
                <w:bottom w:val="nil"/>
                <w:right w:val="nil"/>
                <w:between w:val="nil"/>
              </w:pBdr>
              <w:spacing w:before="0"/>
              <w:ind w:firstLine="0"/>
              <w:jc w:val="center"/>
              <w:rPr>
                <w:color w:val="000000"/>
                <w:sz w:val="16"/>
                <w:szCs w:val="16"/>
              </w:rPr>
            </w:pPr>
            <w:r w:rsidRPr="00B075A3">
              <w:rPr>
                <w:color w:val="000000"/>
                <w:sz w:val="16"/>
                <w:szCs w:val="16"/>
              </w:rPr>
              <w:t>Hits (H)</w:t>
            </w:r>
          </w:p>
          <w:p w14:paraId="40CF20CA" w14:textId="77777777" w:rsidR="00944B0F" w:rsidRPr="00B075A3" w:rsidRDefault="00944B0F" w:rsidP="006866A6">
            <w:pPr>
              <w:pBdr>
                <w:top w:val="nil"/>
                <w:left w:val="nil"/>
                <w:bottom w:val="nil"/>
                <w:right w:val="nil"/>
                <w:between w:val="nil"/>
              </w:pBdr>
              <w:spacing w:before="0"/>
              <w:ind w:firstLine="0"/>
              <w:jc w:val="center"/>
              <w:rPr>
                <w:color w:val="000000"/>
                <w:sz w:val="16"/>
                <w:szCs w:val="16"/>
              </w:rPr>
            </w:pPr>
            <w:r w:rsidRPr="00B075A3">
              <w:rPr>
                <w:color w:val="000000"/>
                <w:sz w:val="16"/>
                <w:szCs w:val="16"/>
              </w:rPr>
              <w:t xml:space="preserve">The event </w:t>
            </w:r>
            <w:r w:rsidRPr="00B075A3">
              <w:rPr>
                <w:i/>
                <w:color w:val="000000"/>
                <w:sz w:val="16"/>
                <w:szCs w:val="16"/>
              </w:rPr>
              <w:t>was observed</w:t>
            </w:r>
            <w:r w:rsidRPr="00B075A3">
              <w:rPr>
                <w:color w:val="000000"/>
                <w:sz w:val="16"/>
                <w:szCs w:val="16"/>
              </w:rPr>
              <w:t xml:space="preserve"> when it </w:t>
            </w:r>
            <w:r w:rsidRPr="00B075A3">
              <w:rPr>
                <w:i/>
                <w:color w:val="000000"/>
                <w:sz w:val="16"/>
                <w:szCs w:val="16"/>
              </w:rPr>
              <w:t>was predicted</w:t>
            </w:r>
            <w:r w:rsidRPr="00B075A3">
              <w:rPr>
                <w:color w:val="000000"/>
                <w:sz w:val="16"/>
                <w:szCs w:val="16"/>
              </w:rPr>
              <w:t xml:space="preserve">. </w:t>
            </w:r>
          </w:p>
        </w:tc>
        <w:tc>
          <w:tcPr>
            <w:tcW w:w="3799" w:type="dxa"/>
            <w:shd w:val="clear" w:color="auto" w:fill="auto"/>
            <w:vAlign w:val="center"/>
          </w:tcPr>
          <w:p w14:paraId="6529B1CF" w14:textId="77777777" w:rsidR="00944B0F" w:rsidRPr="009B29E4" w:rsidRDefault="00944B0F" w:rsidP="006866A6">
            <w:pPr>
              <w:pBdr>
                <w:top w:val="nil"/>
                <w:left w:val="nil"/>
                <w:bottom w:val="nil"/>
                <w:right w:val="nil"/>
                <w:between w:val="nil"/>
              </w:pBdr>
              <w:spacing w:before="0"/>
              <w:ind w:firstLine="0"/>
              <w:jc w:val="center"/>
              <w:rPr>
                <w:color w:val="000000"/>
                <w:sz w:val="16"/>
                <w:szCs w:val="16"/>
                <w:lang w:val="it-IT"/>
              </w:rPr>
            </w:pPr>
            <w:r w:rsidRPr="009B29E4">
              <w:rPr>
                <w:color w:val="000000"/>
                <w:sz w:val="16"/>
                <w:szCs w:val="16"/>
                <w:lang w:val="it-IT"/>
              </w:rPr>
              <w:t>QUADRANT II</w:t>
            </w:r>
          </w:p>
          <w:p w14:paraId="0B973688" w14:textId="77777777" w:rsidR="00944B0F" w:rsidRPr="009B29E4" w:rsidRDefault="00944B0F" w:rsidP="006866A6">
            <w:pPr>
              <w:pBdr>
                <w:top w:val="nil"/>
                <w:left w:val="nil"/>
                <w:bottom w:val="nil"/>
                <w:right w:val="nil"/>
                <w:between w:val="nil"/>
              </w:pBdr>
              <w:spacing w:before="0"/>
              <w:ind w:firstLine="0"/>
              <w:jc w:val="center"/>
              <w:rPr>
                <w:color w:val="000000"/>
                <w:sz w:val="16"/>
                <w:szCs w:val="16"/>
                <w:lang w:val="it-IT"/>
              </w:rPr>
            </w:pPr>
            <w:r w:rsidRPr="009B29E4">
              <w:rPr>
                <w:color w:val="000000"/>
                <w:sz w:val="16"/>
                <w:szCs w:val="16"/>
                <w:lang w:val="it-IT"/>
              </w:rPr>
              <w:t>False Alarms (FA)</w:t>
            </w:r>
          </w:p>
          <w:p w14:paraId="4313BB33" w14:textId="77777777" w:rsidR="00944B0F" w:rsidRPr="00B075A3" w:rsidRDefault="00944B0F" w:rsidP="006866A6">
            <w:pPr>
              <w:pBdr>
                <w:top w:val="nil"/>
                <w:left w:val="nil"/>
                <w:bottom w:val="nil"/>
                <w:right w:val="nil"/>
                <w:between w:val="nil"/>
              </w:pBdr>
              <w:spacing w:before="0"/>
              <w:ind w:firstLine="0"/>
              <w:jc w:val="center"/>
              <w:rPr>
                <w:color w:val="000000"/>
                <w:sz w:val="16"/>
                <w:szCs w:val="16"/>
              </w:rPr>
            </w:pPr>
            <w:r w:rsidRPr="00B075A3">
              <w:rPr>
                <w:color w:val="000000"/>
                <w:sz w:val="16"/>
                <w:szCs w:val="16"/>
              </w:rPr>
              <w:t xml:space="preserve">The event </w:t>
            </w:r>
            <w:r w:rsidRPr="00B075A3">
              <w:rPr>
                <w:i/>
                <w:color w:val="000000"/>
                <w:sz w:val="16"/>
                <w:szCs w:val="16"/>
              </w:rPr>
              <w:t>was not observed</w:t>
            </w:r>
            <w:r w:rsidRPr="00B075A3">
              <w:rPr>
                <w:color w:val="000000"/>
                <w:sz w:val="16"/>
                <w:szCs w:val="16"/>
              </w:rPr>
              <w:t xml:space="preserve"> when it </w:t>
            </w:r>
            <w:r w:rsidRPr="00B075A3">
              <w:rPr>
                <w:i/>
                <w:color w:val="000000"/>
                <w:sz w:val="16"/>
                <w:szCs w:val="16"/>
              </w:rPr>
              <w:t>was predicted</w:t>
            </w:r>
            <w:r w:rsidRPr="00B075A3">
              <w:rPr>
                <w:color w:val="000000"/>
                <w:sz w:val="16"/>
                <w:szCs w:val="16"/>
              </w:rPr>
              <w:t>.</w:t>
            </w:r>
          </w:p>
        </w:tc>
      </w:tr>
      <w:tr w:rsidR="00944B0F" w:rsidRPr="00B075A3" w14:paraId="65B83489" w14:textId="77777777" w:rsidTr="006866A6">
        <w:trPr>
          <w:trHeight w:val="851"/>
        </w:trPr>
        <w:tc>
          <w:tcPr>
            <w:tcW w:w="1905" w:type="dxa"/>
            <w:shd w:val="clear" w:color="auto" w:fill="F2F2F2" w:themeFill="background1" w:themeFillShade="F2"/>
            <w:vAlign w:val="center"/>
          </w:tcPr>
          <w:p w14:paraId="3C82C42F" w14:textId="77777777" w:rsidR="00944B0F" w:rsidRPr="00B075A3" w:rsidRDefault="00944B0F" w:rsidP="006866A6">
            <w:pPr>
              <w:pBdr>
                <w:top w:val="nil"/>
                <w:left w:val="nil"/>
                <w:bottom w:val="nil"/>
                <w:right w:val="nil"/>
                <w:between w:val="nil"/>
              </w:pBdr>
              <w:spacing w:before="0"/>
              <w:ind w:firstLine="0"/>
              <w:jc w:val="center"/>
              <w:rPr>
                <w:b/>
                <w:color w:val="000000"/>
                <w:sz w:val="16"/>
                <w:szCs w:val="16"/>
              </w:rPr>
            </w:pPr>
            <w:r w:rsidRPr="00B075A3">
              <w:rPr>
                <w:b/>
                <w:color w:val="000000"/>
                <w:sz w:val="16"/>
                <w:szCs w:val="16"/>
              </w:rPr>
              <w:t>NO</w:t>
            </w:r>
          </w:p>
        </w:tc>
        <w:tc>
          <w:tcPr>
            <w:tcW w:w="3544" w:type="dxa"/>
            <w:shd w:val="clear" w:color="auto" w:fill="F2F2F2" w:themeFill="background1" w:themeFillShade="F2"/>
            <w:vAlign w:val="center"/>
          </w:tcPr>
          <w:p w14:paraId="7FAD1085" w14:textId="77777777" w:rsidR="00944B0F" w:rsidRPr="00B075A3" w:rsidRDefault="00944B0F" w:rsidP="006866A6">
            <w:pPr>
              <w:pBdr>
                <w:top w:val="nil"/>
                <w:left w:val="nil"/>
                <w:bottom w:val="nil"/>
                <w:right w:val="nil"/>
                <w:between w:val="nil"/>
              </w:pBdr>
              <w:spacing w:before="0"/>
              <w:ind w:firstLine="0"/>
              <w:jc w:val="center"/>
              <w:rPr>
                <w:color w:val="000000"/>
                <w:sz w:val="16"/>
                <w:szCs w:val="16"/>
              </w:rPr>
            </w:pPr>
            <w:r w:rsidRPr="00B075A3">
              <w:rPr>
                <w:color w:val="000000"/>
                <w:sz w:val="16"/>
                <w:szCs w:val="16"/>
              </w:rPr>
              <w:t>QUADRANT III</w:t>
            </w:r>
          </w:p>
          <w:p w14:paraId="2D5FA92A" w14:textId="77777777" w:rsidR="00944B0F" w:rsidRPr="00B075A3" w:rsidRDefault="00944B0F" w:rsidP="006866A6">
            <w:pPr>
              <w:pBdr>
                <w:top w:val="nil"/>
                <w:left w:val="nil"/>
                <w:bottom w:val="nil"/>
                <w:right w:val="nil"/>
                <w:between w:val="nil"/>
              </w:pBdr>
              <w:spacing w:before="0"/>
              <w:ind w:firstLine="0"/>
              <w:jc w:val="center"/>
              <w:rPr>
                <w:color w:val="000000"/>
                <w:sz w:val="16"/>
                <w:szCs w:val="16"/>
              </w:rPr>
            </w:pPr>
            <w:r w:rsidRPr="00B075A3">
              <w:rPr>
                <w:color w:val="000000"/>
                <w:sz w:val="16"/>
                <w:szCs w:val="16"/>
              </w:rPr>
              <w:t>Misses (M)</w:t>
            </w:r>
          </w:p>
          <w:p w14:paraId="49E98AFF" w14:textId="77777777" w:rsidR="00944B0F" w:rsidRPr="00B075A3" w:rsidRDefault="00944B0F" w:rsidP="006866A6">
            <w:pPr>
              <w:pBdr>
                <w:top w:val="nil"/>
                <w:left w:val="nil"/>
                <w:bottom w:val="nil"/>
                <w:right w:val="nil"/>
                <w:between w:val="nil"/>
              </w:pBdr>
              <w:spacing w:before="0"/>
              <w:ind w:firstLine="0"/>
              <w:jc w:val="center"/>
              <w:rPr>
                <w:color w:val="000000"/>
                <w:sz w:val="16"/>
                <w:szCs w:val="16"/>
              </w:rPr>
            </w:pPr>
            <w:r w:rsidRPr="00B075A3">
              <w:rPr>
                <w:color w:val="000000"/>
                <w:sz w:val="16"/>
                <w:szCs w:val="16"/>
              </w:rPr>
              <w:t xml:space="preserve">The event </w:t>
            </w:r>
            <w:r w:rsidRPr="00B075A3">
              <w:rPr>
                <w:i/>
                <w:color w:val="000000"/>
                <w:sz w:val="16"/>
                <w:szCs w:val="16"/>
              </w:rPr>
              <w:t>was observed</w:t>
            </w:r>
            <w:r w:rsidRPr="00B075A3">
              <w:rPr>
                <w:color w:val="000000"/>
                <w:sz w:val="16"/>
                <w:szCs w:val="16"/>
              </w:rPr>
              <w:t xml:space="preserve"> when it </w:t>
            </w:r>
            <w:r w:rsidRPr="00B075A3">
              <w:rPr>
                <w:i/>
                <w:color w:val="000000"/>
                <w:sz w:val="16"/>
                <w:szCs w:val="16"/>
              </w:rPr>
              <w:t>was not predicted</w:t>
            </w:r>
            <w:r w:rsidRPr="00B075A3">
              <w:rPr>
                <w:color w:val="000000"/>
                <w:sz w:val="16"/>
                <w:szCs w:val="16"/>
              </w:rPr>
              <w:t>.</w:t>
            </w:r>
          </w:p>
        </w:tc>
        <w:tc>
          <w:tcPr>
            <w:tcW w:w="3799" w:type="dxa"/>
            <w:shd w:val="clear" w:color="auto" w:fill="F2F2F2" w:themeFill="background1" w:themeFillShade="F2"/>
            <w:vAlign w:val="center"/>
          </w:tcPr>
          <w:p w14:paraId="1F863134" w14:textId="77777777" w:rsidR="00944B0F" w:rsidRPr="00B075A3" w:rsidRDefault="00944B0F" w:rsidP="006866A6">
            <w:pPr>
              <w:pBdr>
                <w:top w:val="nil"/>
                <w:left w:val="nil"/>
                <w:bottom w:val="nil"/>
                <w:right w:val="nil"/>
                <w:between w:val="nil"/>
              </w:pBdr>
              <w:spacing w:before="0"/>
              <w:ind w:firstLine="0"/>
              <w:jc w:val="center"/>
              <w:rPr>
                <w:color w:val="000000"/>
                <w:sz w:val="16"/>
                <w:szCs w:val="16"/>
              </w:rPr>
            </w:pPr>
            <w:r w:rsidRPr="00B075A3">
              <w:rPr>
                <w:color w:val="000000"/>
                <w:sz w:val="16"/>
                <w:szCs w:val="16"/>
              </w:rPr>
              <w:t>QUADRANT IV</w:t>
            </w:r>
          </w:p>
          <w:p w14:paraId="7A1A6630" w14:textId="77777777" w:rsidR="00944B0F" w:rsidRPr="00B075A3" w:rsidRDefault="00944B0F" w:rsidP="006866A6">
            <w:pPr>
              <w:pBdr>
                <w:top w:val="nil"/>
                <w:left w:val="nil"/>
                <w:bottom w:val="nil"/>
                <w:right w:val="nil"/>
                <w:between w:val="nil"/>
              </w:pBdr>
              <w:spacing w:before="0"/>
              <w:ind w:firstLine="0"/>
              <w:jc w:val="center"/>
              <w:rPr>
                <w:color w:val="000000"/>
                <w:sz w:val="16"/>
                <w:szCs w:val="16"/>
              </w:rPr>
            </w:pPr>
            <w:r w:rsidRPr="00B075A3">
              <w:rPr>
                <w:color w:val="000000"/>
                <w:sz w:val="16"/>
                <w:szCs w:val="16"/>
              </w:rPr>
              <w:t>Correct Negatives (CN)</w:t>
            </w:r>
          </w:p>
          <w:p w14:paraId="61CF3885" w14:textId="77777777" w:rsidR="00944B0F" w:rsidRPr="00B075A3" w:rsidRDefault="00944B0F" w:rsidP="006866A6">
            <w:pPr>
              <w:pBdr>
                <w:top w:val="nil"/>
                <w:left w:val="nil"/>
                <w:bottom w:val="nil"/>
                <w:right w:val="nil"/>
                <w:between w:val="nil"/>
              </w:pBdr>
              <w:spacing w:before="0"/>
              <w:ind w:firstLine="0"/>
              <w:jc w:val="center"/>
              <w:rPr>
                <w:color w:val="000000"/>
                <w:sz w:val="16"/>
                <w:szCs w:val="16"/>
              </w:rPr>
            </w:pPr>
            <w:r w:rsidRPr="00B075A3">
              <w:rPr>
                <w:color w:val="000000"/>
                <w:sz w:val="16"/>
                <w:szCs w:val="16"/>
              </w:rPr>
              <w:t xml:space="preserve">The event </w:t>
            </w:r>
            <w:r w:rsidRPr="00B075A3">
              <w:rPr>
                <w:i/>
                <w:color w:val="000000"/>
                <w:sz w:val="16"/>
                <w:szCs w:val="16"/>
              </w:rPr>
              <w:t>was not observed</w:t>
            </w:r>
            <w:r w:rsidRPr="00B075A3">
              <w:rPr>
                <w:color w:val="000000"/>
                <w:sz w:val="16"/>
                <w:szCs w:val="16"/>
              </w:rPr>
              <w:t xml:space="preserve"> when it </w:t>
            </w:r>
            <w:r w:rsidRPr="00B075A3">
              <w:rPr>
                <w:i/>
                <w:color w:val="000000"/>
                <w:sz w:val="16"/>
                <w:szCs w:val="16"/>
              </w:rPr>
              <w:t>was not predicted</w:t>
            </w:r>
            <w:r w:rsidRPr="00B075A3">
              <w:rPr>
                <w:color w:val="000000"/>
                <w:sz w:val="16"/>
                <w:szCs w:val="16"/>
              </w:rPr>
              <w:t>.</w:t>
            </w:r>
          </w:p>
        </w:tc>
      </w:tr>
    </w:tbl>
    <w:p w14:paraId="47FC9EF6" w14:textId="77777777" w:rsidR="00E028FA" w:rsidRDefault="00E028FA" w:rsidP="007D46BB">
      <w:pPr>
        <w:pStyle w:val="Heading1"/>
        <w:numPr>
          <w:ilvl w:val="0"/>
          <w:numId w:val="0"/>
        </w:numPr>
        <w:rPr>
          <w:rFonts w:cstheme="minorHAnsi"/>
        </w:rPr>
        <w:sectPr w:rsidR="00E028FA" w:rsidSect="003F0B24">
          <w:pgSz w:w="11906" w:h="16838"/>
          <w:pgMar w:top="851" w:right="851" w:bottom="851" w:left="1134" w:header="709" w:footer="709" w:gutter="0"/>
          <w:lnNumType w:countBy="1" w:restart="continuous"/>
          <w:cols w:space="708"/>
          <w:docGrid w:linePitch="360"/>
        </w:sectPr>
      </w:pPr>
      <w:bookmarkStart w:id="11" w:name="_tyjcwt" w:colFirst="0" w:colLast="0"/>
      <w:bookmarkEnd w:id="11"/>
    </w:p>
    <w:p w14:paraId="05EA5786" w14:textId="64263AF0" w:rsidR="00F02A2D" w:rsidRPr="00386BCD" w:rsidRDefault="007B0A4C" w:rsidP="00386BCD">
      <w:pPr>
        <w:pStyle w:val="Heading1"/>
        <w:numPr>
          <w:ilvl w:val="0"/>
          <w:numId w:val="0"/>
        </w:numPr>
        <w:spacing w:before="120"/>
        <w:rPr>
          <w:rFonts w:cstheme="minorHAnsi"/>
        </w:rPr>
      </w:pPr>
      <w:r>
        <w:rPr>
          <w:rFonts w:cstheme="minorHAnsi"/>
        </w:rPr>
        <w:lastRenderedPageBreak/>
        <w:t>Figures</w:t>
      </w:r>
      <w:bookmarkStart w:id="12" w:name="funding_statement"/>
    </w:p>
    <w:p w14:paraId="3744A3CD" w14:textId="2ACA76A6" w:rsidR="00D10F45" w:rsidRPr="00E3139F" w:rsidRDefault="00691D6B" w:rsidP="00D10F45">
      <w:pPr>
        <w:keepNext/>
        <w:ind w:firstLine="0"/>
      </w:pPr>
      <w:r>
        <w:rPr>
          <w:noProof/>
        </w:rPr>
        <w:drawing>
          <wp:inline distT="0" distB="0" distL="0" distR="0" wp14:anchorId="34367827" wp14:editId="7007075A">
            <wp:extent cx="6299835" cy="5672455"/>
            <wp:effectExtent l="0" t="0" r="5715" b="4445"/>
            <wp:docPr id="770814626" name="Picture 770814626"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14626" name="Immagine 2" descr="Immagine che contiene testo, schermata, diagramma, Carattere&#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99835" cy="5672455"/>
                    </a:xfrm>
                    <a:prstGeom prst="rect">
                      <a:avLst/>
                    </a:prstGeom>
                  </pic:spPr>
                </pic:pic>
              </a:graphicData>
            </a:graphic>
          </wp:inline>
        </w:drawing>
      </w:r>
    </w:p>
    <w:p w14:paraId="6987EAA8" w14:textId="23B43BC5" w:rsidR="007538A7" w:rsidRDefault="00D10F45" w:rsidP="003D42D7">
      <w:pPr>
        <w:pStyle w:val="CaptionFigures"/>
      </w:pPr>
      <w:bookmarkStart w:id="13" w:name="_Ref145516107"/>
      <w:r w:rsidRPr="00E3139F">
        <w:rPr>
          <w:b/>
          <w:bCs/>
        </w:rPr>
        <w:t xml:space="preserve">Figure </w:t>
      </w:r>
      <w:r w:rsidRPr="00E3139F">
        <w:rPr>
          <w:b/>
          <w:bCs/>
        </w:rPr>
        <w:fldChar w:fldCharType="begin"/>
      </w:r>
      <w:r w:rsidRPr="00E3139F">
        <w:rPr>
          <w:b/>
          <w:bCs/>
        </w:rPr>
        <w:instrText xml:space="preserve"> SEQ Figure \* ARABIC </w:instrText>
      </w:r>
      <w:r w:rsidRPr="00E3139F">
        <w:rPr>
          <w:b/>
          <w:bCs/>
        </w:rPr>
        <w:fldChar w:fldCharType="separate"/>
      </w:r>
      <w:r w:rsidR="000A7251">
        <w:rPr>
          <w:b/>
          <w:bCs/>
          <w:noProof/>
        </w:rPr>
        <w:t>1</w:t>
      </w:r>
      <w:r w:rsidRPr="00E3139F">
        <w:rPr>
          <w:b/>
          <w:bCs/>
        </w:rPr>
        <w:fldChar w:fldCharType="end"/>
      </w:r>
      <w:bookmarkEnd w:id="13"/>
      <w:r w:rsidRPr="00E3139F">
        <w:rPr>
          <w:b/>
          <w:bCs/>
        </w:rPr>
        <w:t xml:space="preserve"> – Schematic representation of ecPoint’s single and multiple weather type approach.</w:t>
      </w:r>
      <w:r w:rsidRPr="00E3139F">
        <w:t xml:space="preserve"> Panel (a) shows the error formulation between forecasts and observations adopted for accumulated variables, called Forecast Error Ratio (FER). Panel (b) shows a visual representation of the error distribution, called Mapping Function (MF). The example pertains to the calibration of ENS 12-hourly rainfall forecasts for 47r3. Panel (c) shows the options of MFs adopted in ecPoint. If the MF for all data points, shown in panel (b), is split according to different grid-box Weather Types (WT) defined using predictors such as mainly large-scale or convective rainfall, rainfall totals, etc., each grid-box is post-processed according to its correspondent grid-box WT, and the post-processing approach is called ecPoint_MultipleWT. The different grid-box WTs are represented using a decision tree (DT) representation (enclosed in the grey rectangle, DT partially shown). Different colours are assigned to leaves of the DT belonging to different predictors. If the MF for all data points is not split, all grid-boxes are post-processed using the same MF (enclosed in the black circle), and the post-processing approach is called ecPoint_SingleWT (represented as a single leaf, as opposed to the tree-like representation of the ecPoint_MultipleWT approach). </w:t>
      </w:r>
    </w:p>
    <w:p w14:paraId="58BBB72F" w14:textId="440F6999" w:rsidR="007538A7" w:rsidRDefault="0076095C" w:rsidP="00E364DF">
      <w:pPr>
        <w:keepNext/>
        <w:ind w:firstLine="0"/>
      </w:pPr>
      <w:r>
        <w:rPr>
          <w:noProof/>
        </w:rPr>
        <w:lastRenderedPageBreak/>
        <w:drawing>
          <wp:inline distT="0" distB="0" distL="0" distR="0" wp14:anchorId="1E52F830" wp14:editId="33509B9F">
            <wp:extent cx="6299835" cy="3714115"/>
            <wp:effectExtent l="0" t="0" r="5715" b="635"/>
            <wp:docPr id="7173574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357442" name="Immagine 717357442"/>
                    <pic:cNvPicPr/>
                  </pic:nvPicPr>
                  <pic:blipFill>
                    <a:blip r:embed="rId13">
                      <a:extLst>
                        <a:ext uri="{28A0092B-C50C-407E-A947-70E740481C1C}">
                          <a14:useLocalDpi xmlns:a14="http://schemas.microsoft.com/office/drawing/2010/main" val="0"/>
                        </a:ext>
                      </a:extLst>
                    </a:blip>
                    <a:stretch>
                      <a:fillRect/>
                    </a:stretch>
                  </pic:blipFill>
                  <pic:spPr>
                    <a:xfrm>
                      <a:off x="0" y="0"/>
                      <a:ext cx="6299835" cy="3714115"/>
                    </a:xfrm>
                    <a:prstGeom prst="rect">
                      <a:avLst/>
                    </a:prstGeom>
                  </pic:spPr>
                </pic:pic>
              </a:graphicData>
            </a:graphic>
          </wp:inline>
        </w:drawing>
      </w:r>
    </w:p>
    <w:p w14:paraId="282F8ECA" w14:textId="7D895274" w:rsidR="0020796E" w:rsidRDefault="007538A7" w:rsidP="00380208">
      <w:pPr>
        <w:pStyle w:val="CaptionFigures"/>
      </w:pPr>
      <w:bookmarkStart w:id="14" w:name="_Ref152143436"/>
      <w:r w:rsidRPr="00371AD4">
        <w:rPr>
          <w:b/>
          <w:bCs/>
        </w:rPr>
        <w:t xml:space="preserve">Figure </w:t>
      </w:r>
      <w:r w:rsidRPr="00371AD4">
        <w:rPr>
          <w:b/>
          <w:bCs/>
        </w:rPr>
        <w:fldChar w:fldCharType="begin"/>
      </w:r>
      <w:r w:rsidRPr="00371AD4">
        <w:rPr>
          <w:b/>
          <w:bCs/>
        </w:rPr>
        <w:instrText xml:space="preserve"> SEQ Figure \* ARABIC </w:instrText>
      </w:r>
      <w:r w:rsidRPr="00371AD4">
        <w:rPr>
          <w:b/>
          <w:bCs/>
        </w:rPr>
        <w:fldChar w:fldCharType="separate"/>
      </w:r>
      <w:r w:rsidR="000A7251">
        <w:rPr>
          <w:b/>
          <w:bCs/>
          <w:noProof/>
        </w:rPr>
        <w:t>2</w:t>
      </w:r>
      <w:r w:rsidRPr="00371AD4">
        <w:rPr>
          <w:b/>
          <w:bCs/>
        </w:rPr>
        <w:fldChar w:fldCharType="end"/>
      </w:r>
      <w:bookmarkEnd w:id="14"/>
      <w:r>
        <w:t xml:space="preserve"> –</w:t>
      </w:r>
      <w:r w:rsidR="008B528B">
        <w:t>Panels (</w:t>
      </w:r>
      <w:r w:rsidR="007D00CD">
        <w:t>a</w:t>
      </w:r>
      <w:r w:rsidR="008B528B">
        <w:t>), (</w:t>
      </w:r>
      <w:r w:rsidR="007D00CD">
        <w:t>b</w:t>
      </w:r>
      <w:r w:rsidR="008B528B">
        <w:t>), and (</w:t>
      </w:r>
      <w:r w:rsidR="007D00CD">
        <w:t>c</w:t>
      </w:r>
      <w:r w:rsidR="008B528B">
        <w:t xml:space="preserve">) display an example of </w:t>
      </w:r>
      <w:r w:rsidR="00FE617D">
        <w:t>forecast probabilities</w:t>
      </w:r>
      <w:r w:rsidR="007D00CD">
        <w:t xml:space="preserve"> exceeding 10 mm/12h</w:t>
      </w:r>
      <w:r w:rsidR="00FE617D">
        <w:t xml:space="preserve"> that can be obtained, respectively, from ENS, Multiple-WT ecPoint, and Single-WT ecPoint. </w:t>
      </w:r>
      <w:r w:rsidR="000C4E07">
        <w:t>The examples are shown for a day 2 forecast, issue</w:t>
      </w:r>
      <w:r w:rsidR="000F2592">
        <w:t>d on</w:t>
      </w:r>
      <w:r w:rsidR="007D00CD">
        <w:t xml:space="preserve"> the</w:t>
      </w:r>
      <w:r w:rsidR="000F2592">
        <w:t xml:space="preserve"> </w:t>
      </w:r>
      <w:r w:rsidR="007D00CD">
        <w:t>9</w:t>
      </w:r>
      <w:r w:rsidR="007D00CD" w:rsidRPr="000F2592">
        <w:rPr>
          <w:vertAlign w:val="superscript"/>
        </w:rPr>
        <w:t xml:space="preserve">th </w:t>
      </w:r>
      <w:r w:rsidR="007D00CD" w:rsidRPr="007D00CD">
        <w:t>of</w:t>
      </w:r>
      <w:r w:rsidR="000F2592" w:rsidRPr="007D00CD">
        <w:t xml:space="preserve"> </w:t>
      </w:r>
      <w:r w:rsidR="000F2592">
        <w:t xml:space="preserve">December 2021 at 00 UTC, and valid between </w:t>
      </w:r>
      <w:r w:rsidR="00685D73">
        <w:t>10</w:t>
      </w:r>
      <w:r w:rsidR="00685D73" w:rsidRPr="00685D73">
        <w:rPr>
          <w:vertAlign w:val="superscript"/>
        </w:rPr>
        <w:t>th</w:t>
      </w:r>
      <w:r w:rsidR="00685D73">
        <w:t xml:space="preserve"> December at 12 UTC and 11</w:t>
      </w:r>
      <w:r w:rsidR="00685D73" w:rsidRPr="00685D73">
        <w:rPr>
          <w:vertAlign w:val="superscript"/>
        </w:rPr>
        <w:t>th</w:t>
      </w:r>
      <w:r w:rsidR="00685D73">
        <w:t xml:space="preserve"> December at 00 UTC. </w:t>
      </w:r>
      <w:r w:rsidR="007D00CD">
        <w:t>Panel (d) displays the location of the rain gauges measuring 12-hourly rainfall for the accumulation periods used in the objective verification, i.e. ending at 0, 6, 12 and 18 UTC.</w:t>
      </w:r>
    </w:p>
    <w:p w14:paraId="01CCC717" w14:textId="77777777" w:rsidR="002B4489" w:rsidRDefault="002B4489" w:rsidP="00380208">
      <w:pPr>
        <w:pStyle w:val="CaptionFigures"/>
      </w:pPr>
    </w:p>
    <w:p w14:paraId="576F330E" w14:textId="54DCCE5A" w:rsidR="00D8073A" w:rsidRDefault="00A56CD9" w:rsidP="00D8073A">
      <w:pPr>
        <w:pStyle w:val="CaptionFigures"/>
        <w:keepNext/>
        <w:ind w:firstLine="0"/>
        <w:jc w:val="center"/>
      </w:pPr>
      <w:r>
        <w:rPr>
          <w:noProof/>
        </w:rPr>
        <w:lastRenderedPageBreak/>
        <w:drawing>
          <wp:inline distT="0" distB="0" distL="0" distR="0" wp14:anchorId="35E53FCB" wp14:editId="23AD2663">
            <wp:extent cx="6299835" cy="4361180"/>
            <wp:effectExtent l="0" t="0" r="5715" b="1270"/>
            <wp:docPr id="1643287329" name="Picture 3"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87329" name="Picture 3" descr="A screenshot of a 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99835" cy="4361180"/>
                    </a:xfrm>
                    <a:prstGeom prst="rect">
                      <a:avLst/>
                    </a:prstGeom>
                  </pic:spPr>
                </pic:pic>
              </a:graphicData>
            </a:graphic>
          </wp:inline>
        </w:drawing>
      </w:r>
    </w:p>
    <w:p w14:paraId="72A7352B" w14:textId="3B40272D" w:rsidR="00D8073A" w:rsidRDefault="00D8073A" w:rsidP="009F2166">
      <w:pPr>
        <w:pStyle w:val="CaptionFigures"/>
        <w:sectPr w:rsidR="00D8073A" w:rsidSect="003F0B24">
          <w:pgSz w:w="11906" w:h="16838"/>
          <w:pgMar w:top="851" w:right="851" w:bottom="851" w:left="1134" w:header="709" w:footer="709" w:gutter="0"/>
          <w:lnNumType w:countBy="1" w:restart="continuous"/>
          <w:cols w:space="708"/>
          <w:docGrid w:linePitch="360"/>
        </w:sectPr>
      </w:pPr>
      <w:bookmarkStart w:id="15" w:name="_Ref155124255"/>
      <w:r w:rsidRPr="00D8073A">
        <w:rPr>
          <w:b/>
          <w:bCs/>
        </w:rPr>
        <w:t xml:space="preserve">Figure </w:t>
      </w:r>
      <w:r w:rsidRPr="00D8073A">
        <w:rPr>
          <w:b/>
          <w:bCs/>
        </w:rPr>
        <w:fldChar w:fldCharType="begin"/>
      </w:r>
      <w:r w:rsidRPr="00D8073A">
        <w:rPr>
          <w:b/>
          <w:bCs/>
        </w:rPr>
        <w:instrText xml:space="preserve"> SEQ Figure \* ARABIC </w:instrText>
      </w:r>
      <w:r w:rsidRPr="00D8073A">
        <w:rPr>
          <w:b/>
          <w:bCs/>
        </w:rPr>
        <w:fldChar w:fldCharType="separate"/>
      </w:r>
      <w:r w:rsidR="000A7251">
        <w:rPr>
          <w:b/>
          <w:bCs/>
          <w:noProof/>
        </w:rPr>
        <w:t>3</w:t>
      </w:r>
      <w:r w:rsidRPr="00D8073A">
        <w:rPr>
          <w:b/>
          <w:bCs/>
        </w:rPr>
        <w:fldChar w:fldCharType="end"/>
      </w:r>
      <w:bookmarkEnd w:id="15"/>
      <w:r>
        <w:t xml:space="preserve"> – Flowchart explaining the methodological approach to answer the study’s research question (at the start of the flowchart) via objective verification. Two features of probabilistic forecast are compared: reliability (boxes in cyan</w:t>
      </w:r>
      <w:r w:rsidR="00DF52E4">
        <w:t xml:space="preserve">) </w:t>
      </w:r>
      <w:r>
        <w:t>and discrimination ability (boxes in fuchsia).</w:t>
      </w:r>
      <w:r w:rsidR="00DF52E4">
        <w:t xml:space="preserve"> </w:t>
      </w:r>
      <w:r w:rsidR="00657B7C">
        <w:t xml:space="preserve">The sections where the methods are described in detail and where the correspondent results can be found are indicated in italics. </w:t>
      </w:r>
      <w:r w:rsidR="008C60B6">
        <w:t xml:space="preserve">For reliability, </w:t>
      </w:r>
      <w:r w:rsidR="004829B7">
        <w:t>panels (a) and (b) show, respectively, examples of the diagrams for the reliability component of the Brier score and reliability/sharpness diagrams (</w:t>
      </w:r>
      <w:r w:rsidR="009F2166">
        <w:t xml:space="preserve">the </w:t>
      </w:r>
      <w:r w:rsidR="004829B7">
        <w:t>red box highlights the area representing small forecast probabilities)</w:t>
      </w:r>
      <w:r w:rsidR="009F2166">
        <w:t xml:space="preserve">. </w:t>
      </w:r>
      <w:r w:rsidR="008D18E2">
        <w:t>For discrimination ability, examples of the diagrams for the areas under the ROC curves and the ROC curves are shown</w:t>
      </w:r>
      <w:r w:rsidR="00657B7C">
        <w:t>, respectively,</w:t>
      </w:r>
      <w:r w:rsidR="008D18E2">
        <w:t xml:space="preserve"> in panels (</w:t>
      </w:r>
      <w:r w:rsidR="00657B7C">
        <w:t>c</w:t>
      </w:r>
      <w:r w:rsidR="008D18E2">
        <w:t>) and (</w:t>
      </w:r>
      <w:r w:rsidR="00657B7C">
        <w:t>d</w:t>
      </w:r>
      <w:r w:rsidR="008D18E2">
        <w:t>)</w:t>
      </w:r>
      <w:r w:rsidR="00007C75">
        <w:t>.</w:t>
      </w:r>
    </w:p>
    <w:p w14:paraId="39EF7A4B" w14:textId="21C782F8" w:rsidR="00FB29E3" w:rsidRDefault="0058130C" w:rsidP="00FB29E3">
      <w:pPr>
        <w:pStyle w:val="CaptionFigures"/>
        <w:keepNext/>
        <w:ind w:firstLine="0"/>
      </w:pPr>
      <w:r>
        <w:rPr>
          <w:noProof/>
        </w:rPr>
        <w:lastRenderedPageBreak/>
        <w:drawing>
          <wp:inline distT="0" distB="0" distL="0" distR="0" wp14:anchorId="7DF82700" wp14:editId="0A0898E9">
            <wp:extent cx="6299835" cy="7935595"/>
            <wp:effectExtent l="0" t="0" r="5715" b="8255"/>
            <wp:docPr id="781044092"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44092" name="Picture 5" descr="A screenshot of a graph&#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99835" cy="7935595"/>
                    </a:xfrm>
                    <a:prstGeom prst="rect">
                      <a:avLst/>
                    </a:prstGeom>
                  </pic:spPr>
                </pic:pic>
              </a:graphicData>
            </a:graphic>
          </wp:inline>
        </w:drawing>
      </w:r>
    </w:p>
    <w:p w14:paraId="768F987A" w14:textId="4767CA2D" w:rsidR="00683ED4" w:rsidRDefault="00FB29E3" w:rsidP="00FB29E3">
      <w:pPr>
        <w:pStyle w:val="CaptionFigures"/>
      </w:pPr>
      <w:bookmarkStart w:id="16" w:name="_Ref155132124"/>
      <w:r w:rsidRPr="00FB29E3">
        <w:rPr>
          <w:b/>
          <w:bCs/>
        </w:rPr>
        <w:t xml:space="preserve">Figure </w:t>
      </w:r>
      <w:r w:rsidRPr="00FB29E3">
        <w:rPr>
          <w:b/>
          <w:bCs/>
        </w:rPr>
        <w:fldChar w:fldCharType="begin"/>
      </w:r>
      <w:r w:rsidRPr="00FB29E3">
        <w:rPr>
          <w:b/>
          <w:bCs/>
        </w:rPr>
        <w:instrText xml:space="preserve"> SEQ Figure \* ARABIC </w:instrText>
      </w:r>
      <w:r w:rsidRPr="00FB29E3">
        <w:rPr>
          <w:b/>
          <w:bCs/>
        </w:rPr>
        <w:fldChar w:fldCharType="separate"/>
      </w:r>
      <w:r w:rsidR="000A7251">
        <w:rPr>
          <w:b/>
          <w:bCs/>
          <w:noProof/>
        </w:rPr>
        <w:t>4</w:t>
      </w:r>
      <w:r w:rsidRPr="00FB29E3">
        <w:rPr>
          <w:b/>
          <w:bCs/>
        </w:rPr>
        <w:fldChar w:fldCharType="end"/>
      </w:r>
      <w:bookmarkEnd w:id="16"/>
      <w:r>
        <w:t xml:space="preserve"> - Panels (a), (b), and (c) display the r</w:t>
      </w:r>
      <w:r w:rsidRPr="0076299D">
        <w:t>eliability component of the Brier Score (BS</w:t>
      </w:r>
      <w:r w:rsidRPr="0076299D">
        <w:rPr>
          <w:vertAlign w:val="subscript"/>
        </w:rPr>
        <w:t>rel</w:t>
      </w:r>
      <w:r w:rsidRPr="0076299D">
        <w:t>)</w:t>
      </w:r>
      <w:r>
        <w:t xml:space="preserve"> for VRT &gt;= 0.2, 10, and 50 mm/12h, respectively, up to t+246 (i.e., day 10 forecast). Panels (d), (e), and (f) display the t</w:t>
      </w:r>
      <w:r w:rsidRPr="00C625CB">
        <w:t>rapezoidal</w:t>
      </w:r>
      <w:r>
        <w:t xml:space="preserve"> (continuous lines, </w:t>
      </w:r>
      <w:r w:rsidRPr="00C625CB">
        <w:t>AROC</w:t>
      </w:r>
      <w:r w:rsidRPr="00C625CB">
        <w:rPr>
          <w:vertAlign w:val="subscript"/>
        </w:rPr>
        <w:t>t</w:t>
      </w:r>
      <w:r>
        <w:t>)</w:t>
      </w:r>
      <w:r w:rsidRPr="00C625CB">
        <w:t xml:space="preserve"> and Binormal</w:t>
      </w:r>
      <w:r>
        <w:t xml:space="preserve"> (dashed lines, </w:t>
      </w:r>
      <w:r w:rsidRPr="00C625CB">
        <w:t>AROC</w:t>
      </w:r>
      <w:r w:rsidRPr="00C625CB">
        <w:rPr>
          <w:vertAlign w:val="subscript"/>
        </w:rPr>
        <w:t>z</w:t>
      </w:r>
      <w:r>
        <w:t>)</w:t>
      </w:r>
      <w:r w:rsidRPr="00C625CB">
        <w:t xml:space="preserve"> </w:t>
      </w:r>
      <w:r>
        <w:t>a</w:t>
      </w:r>
      <w:r w:rsidRPr="00C625CB">
        <w:t>reas under the ROC curve</w:t>
      </w:r>
      <w:r>
        <w:t xml:space="preserve"> </w:t>
      </w:r>
      <w:r w:rsidRPr="00C625CB">
        <w:t>for</w:t>
      </w:r>
      <w:r>
        <w:t xml:space="preserve"> VRT &gt;= 0.2, 10, and 50 mm/12h, respectively, up to t+246 (i.e., day 10 forecast). </w:t>
      </w:r>
      <w:r w:rsidRPr="00E3139F">
        <w:t>The turquoise, orange and grey lines represent BS</w:t>
      </w:r>
      <w:r w:rsidRPr="00E3139F">
        <w:rPr>
          <w:vertAlign w:val="subscript"/>
        </w:rPr>
        <w:t>rel</w:t>
      </w:r>
      <w:r>
        <w:t>, AROC</w:t>
      </w:r>
      <w:r w:rsidRPr="00991AF7">
        <w:rPr>
          <w:vertAlign w:val="subscript"/>
        </w:rPr>
        <w:t>t</w:t>
      </w:r>
      <w:r>
        <w:t>, and AROC</w:t>
      </w:r>
      <w:r w:rsidRPr="00991AF7">
        <w:rPr>
          <w:vertAlign w:val="subscript"/>
        </w:rPr>
        <w:t>z</w:t>
      </w:r>
      <w:r>
        <w:t xml:space="preserve"> </w:t>
      </w:r>
      <w:r w:rsidRPr="00E3139F">
        <w:t xml:space="preserve">values for ENS, ecPoint_MultipleWT and ecPoint_SingleWT, respectively. </w:t>
      </w:r>
      <w:r>
        <w:t>T</w:t>
      </w:r>
      <w:r w:rsidRPr="00E3139F">
        <w:t>he shaded areas</w:t>
      </w:r>
      <w:r>
        <w:t xml:space="preserve"> represent the correspondent confidence intervals at </w:t>
      </w:r>
      <w:r w:rsidRPr="00E3139F">
        <w:t>99% confidence level</w:t>
      </w:r>
      <w:r>
        <w:t>.</w:t>
      </w:r>
    </w:p>
    <w:p w14:paraId="425F4AE8" w14:textId="1409EFB7" w:rsidR="00A56347" w:rsidRDefault="002E32DB" w:rsidP="00C9166B">
      <w:pPr>
        <w:pStyle w:val="CaptionFigures"/>
        <w:keepNext/>
        <w:jc w:val="center"/>
      </w:pPr>
      <w:r>
        <w:rPr>
          <w:noProof/>
        </w:rPr>
        <w:lastRenderedPageBreak/>
        <w:drawing>
          <wp:inline distT="0" distB="0" distL="0" distR="0" wp14:anchorId="5C3E0ED4" wp14:editId="4E8130FC">
            <wp:extent cx="6299835" cy="6614795"/>
            <wp:effectExtent l="0" t="0" r="5715" b="0"/>
            <wp:docPr id="2029682499" name="Picture 6"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682499" name="Picture 6" descr="A collage of graph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299835" cy="6614795"/>
                    </a:xfrm>
                    <a:prstGeom prst="rect">
                      <a:avLst/>
                    </a:prstGeom>
                  </pic:spPr>
                </pic:pic>
              </a:graphicData>
            </a:graphic>
          </wp:inline>
        </w:drawing>
      </w:r>
    </w:p>
    <w:p w14:paraId="008C6938" w14:textId="55190CCD" w:rsidR="00276B04" w:rsidRDefault="00A56347" w:rsidP="00276B04">
      <w:pPr>
        <w:pStyle w:val="CaptionFigures"/>
      </w:pPr>
      <w:bookmarkStart w:id="17" w:name="_Ref153398561"/>
      <w:r w:rsidRPr="00674A6A">
        <w:rPr>
          <w:b/>
          <w:bCs/>
        </w:rPr>
        <w:t xml:space="preserve">Figure </w:t>
      </w:r>
      <w:r w:rsidRPr="00674A6A">
        <w:rPr>
          <w:b/>
          <w:bCs/>
        </w:rPr>
        <w:fldChar w:fldCharType="begin"/>
      </w:r>
      <w:r w:rsidRPr="00674A6A">
        <w:rPr>
          <w:b/>
          <w:bCs/>
        </w:rPr>
        <w:instrText xml:space="preserve"> SEQ Figure \* ARABIC </w:instrText>
      </w:r>
      <w:r w:rsidRPr="00674A6A">
        <w:rPr>
          <w:b/>
          <w:bCs/>
        </w:rPr>
        <w:fldChar w:fldCharType="separate"/>
      </w:r>
      <w:r w:rsidR="000A7251">
        <w:rPr>
          <w:b/>
          <w:bCs/>
          <w:noProof/>
        </w:rPr>
        <w:t>5</w:t>
      </w:r>
      <w:r w:rsidRPr="00674A6A">
        <w:rPr>
          <w:b/>
          <w:bCs/>
        </w:rPr>
        <w:fldChar w:fldCharType="end"/>
      </w:r>
      <w:bookmarkEnd w:id="17"/>
      <w:r>
        <w:t xml:space="preserve"> </w:t>
      </w:r>
      <w:r w:rsidR="00C14FC0">
        <w:t>–</w:t>
      </w:r>
      <w:r>
        <w:t xml:space="preserve"> </w:t>
      </w:r>
      <w:r w:rsidR="00165FB2">
        <w:t xml:space="preserve">Panels (a), (b), and (c) show the </w:t>
      </w:r>
      <w:r w:rsidR="00034A28">
        <w:t>r</w:t>
      </w:r>
      <w:r w:rsidR="002B7B35">
        <w:t>eliability diagrams</w:t>
      </w:r>
      <w:r w:rsidR="00854258">
        <w:t xml:space="preserve"> for</w:t>
      </w:r>
      <w:r w:rsidR="00C1282B">
        <w:t xml:space="preserve"> the accumulatio</w:t>
      </w:r>
      <w:r w:rsidR="002B7B35">
        <w:t>n</w:t>
      </w:r>
      <w:r w:rsidR="00C1282B">
        <w:t xml:space="preserve"> period ending at t+24 (day 1 forecast) and</w:t>
      </w:r>
      <w:r w:rsidR="00165FB2">
        <w:t xml:space="preserve"> for VRT</w:t>
      </w:r>
      <w:r w:rsidR="00F52D79">
        <w:t xml:space="preserve"> &gt;=0.2, 10, and 50 mm/12h</w:t>
      </w:r>
      <w:r w:rsidR="00C1282B">
        <w:t>, respectively</w:t>
      </w:r>
      <w:r w:rsidR="00F52D79">
        <w:t>.</w:t>
      </w:r>
      <w:r w:rsidR="00E12E7B">
        <w:t xml:space="preserve"> </w:t>
      </w:r>
      <w:r w:rsidR="00854258">
        <w:t>The reliability diagrams show forecasts probabilities up to 10%</w:t>
      </w:r>
      <w:r w:rsidR="008372D9">
        <w:t>, while the</w:t>
      </w:r>
      <w:r w:rsidR="00854258">
        <w:t xml:space="preserve"> full range of forecast probabilities </w:t>
      </w:r>
      <w:r w:rsidR="008372D9">
        <w:t>is</w:t>
      </w:r>
      <w:r w:rsidR="00854258">
        <w:t xml:space="preserve"> shown in the correspondent inserts. </w:t>
      </w:r>
      <w:r w:rsidR="00913215">
        <w:t xml:space="preserve">Panels (d), (e), and (f) display the sharpness diagrams for the same accumulation period and VRTs. Panels (g), (h), and (i) display the </w:t>
      </w:r>
      <w:r w:rsidR="00276B04">
        <w:t>real (continuous lines) and binormal ROC curves for the same accumulation period and VRTs.</w:t>
      </w:r>
      <w:r w:rsidR="002E32DB">
        <w:t xml:space="preserve"> Points (A), (B), and (C) in VRT = 10 and 50 mm/12h show the last meaningful points</w:t>
      </w:r>
      <w:r w:rsidR="00DA48C0">
        <w:t xml:space="preserve"> in the real ROC curves</w:t>
      </w:r>
      <w:r w:rsidR="002E32DB">
        <w:t>,</w:t>
      </w:r>
      <w:r w:rsidR="00D14C94">
        <w:t xml:space="preserve"> respectively, for ENS, Single-WT ecPoint and Multiple-WT-ecPoint</w:t>
      </w:r>
      <w:r w:rsidR="00DA48C0">
        <w:t xml:space="preserve">. </w:t>
      </w:r>
      <w:r w:rsidR="00276B04" w:rsidRPr="00E3139F">
        <w:t xml:space="preserve">The turquoise, orange and grey lines represent ENS, ecPoint_MultipleWT and ecPoint_SingleWT, respectively. </w:t>
      </w:r>
    </w:p>
    <w:p w14:paraId="36214AA7" w14:textId="25689A59" w:rsidR="003B0E3D" w:rsidRDefault="00691D6B" w:rsidP="00F77450">
      <w:pPr>
        <w:pStyle w:val="CaptionFigures"/>
        <w:keepNext/>
        <w:ind w:firstLine="0"/>
        <w:jc w:val="center"/>
      </w:pPr>
      <w:r>
        <w:rPr>
          <w:noProof/>
        </w:rPr>
        <w:lastRenderedPageBreak/>
        <w:drawing>
          <wp:inline distT="0" distB="0" distL="0" distR="0" wp14:anchorId="38F60FBD" wp14:editId="6D8F20E4">
            <wp:extent cx="5890161" cy="8508406"/>
            <wp:effectExtent l="0" t="0" r="0" b="6985"/>
            <wp:docPr id="12868420" name="Picture 12868420" descr="Immagine che contiene testo, mappa, fio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8420" name="Immagine 3" descr="Immagine che contiene testo, mappa, fiore, schermat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903977" cy="8528364"/>
                    </a:xfrm>
                    <a:prstGeom prst="rect">
                      <a:avLst/>
                    </a:prstGeom>
                  </pic:spPr>
                </pic:pic>
              </a:graphicData>
            </a:graphic>
          </wp:inline>
        </w:drawing>
      </w:r>
    </w:p>
    <w:p w14:paraId="7C167D8C" w14:textId="2FB3F7D2" w:rsidR="00F845BA" w:rsidRPr="00E17918" w:rsidRDefault="003B0E3D" w:rsidP="00F77450">
      <w:pPr>
        <w:pStyle w:val="CaptionFigures"/>
        <w:sectPr w:rsidR="00F845BA" w:rsidRPr="00E17918" w:rsidSect="003F0B24">
          <w:pgSz w:w="11906" w:h="16838"/>
          <w:pgMar w:top="851" w:right="851" w:bottom="851" w:left="1134" w:header="709" w:footer="709" w:gutter="0"/>
          <w:lnNumType w:countBy="1" w:restart="continuous"/>
          <w:cols w:space="708"/>
          <w:docGrid w:linePitch="360"/>
        </w:sectPr>
      </w:pPr>
      <w:bookmarkStart w:id="18" w:name="_Ref153400658"/>
      <w:r w:rsidRPr="00F77450">
        <w:rPr>
          <w:b/>
          <w:bCs/>
        </w:rPr>
        <w:t xml:space="preserve">Figure </w:t>
      </w:r>
      <w:r w:rsidRPr="00F77450">
        <w:rPr>
          <w:b/>
          <w:bCs/>
        </w:rPr>
        <w:fldChar w:fldCharType="begin"/>
      </w:r>
      <w:r w:rsidRPr="00F77450">
        <w:rPr>
          <w:b/>
          <w:bCs/>
        </w:rPr>
        <w:instrText xml:space="preserve"> SEQ Figure \* ARABIC </w:instrText>
      </w:r>
      <w:r w:rsidRPr="00F77450">
        <w:rPr>
          <w:b/>
          <w:bCs/>
        </w:rPr>
        <w:fldChar w:fldCharType="separate"/>
      </w:r>
      <w:r w:rsidR="000A7251">
        <w:rPr>
          <w:b/>
          <w:bCs/>
          <w:noProof/>
        </w:rPr>
        <w:t>6</w:t>
      </w:r>
      <w:r w:rsidRPr="00F77450">
        <w:rPr>
          <w:b/>
          <w:bCs/>
        </w:rPr>
        <w:fldChar w:fldCharType="end"/>
      </w:r>
      <w:bookmarkEnd w:id="18"/>
      <w:r>
        <w:t xml:space="preserve"> - </w:t>
      </w:r>
      <w:r w:rsidR="00F77450" w:rsidRPr="00F77450">
        <w:t>Flash floods in Zhengzhou (Henah, China) on the 20</w:t>
      </w:r>
      <w:r w:rsidR="00F77450" w:rsidRPr="00F77450">
        <w:rPr>
          <w:vertAlign w:val="superscript"/>
        </w:rPr>
        <w:t xml:space="preserve">th </w:t>
      </w:r>
      <w:r w:rsidR="00F77450" w:rsidRPr="00F77450">
        <w:t>of July 2021</w:t>
      </w:r>
      <w:r w:rsidR="00CB67AC">
        <w:t>. Panel (a)</w:t>
      </w:r>
      <w:r w:rsidR="00F77450" w:rsidRPr="00E3139F">
        <w:t xml:space="preserve"> shows images of the impacts of the flash floods in Zhengzhou (credits to China Dialogue and CNN for top and bottom image, respectively). </w:t>
      </w:r>
      <w:r w:rsidR="00CB67AC">
        <w:t>Panel (b)</w:t>
      </w:r>
      <w:r w:rsidR="00F77450" w:rsidRPr="00E3139F">
        <w:t xml:space="preserve"> shows 12-hourly rainfall observations valid</w:t>
      </w:r>
      <w:r w:rsidR="003B44BE">
        <w:t xml:space="preserve"> for</w:t>
      </w:r>
      <w:r w:rsidR="003B44BE" w:rsidRPr="00E3139F">
        <w:t xml:space="preserve"> the 20</w:t>
      </w:r>
      <w:r w:rsidR="003B44BE" w:rsidRPr="00E3139F">
        <w:rPr>
          <w:vertAlign w:val="superscript"/>
        </w:rPr>
        <w:t>th</w:t>
      </w:r>
      <w:r w:rsidR="003B44BE" w:rsidRPr="00E3139F">
        <w:t xml:space="preserve"> of July 2021</w:t>
      </w:r>
      <w:r w:rsidR="00F77450" w:rsidRPr="00E3139F">
        <w:t xml:space="preserve"> between 0 and 12 UTC. </w:t>
      </w:r>
      <w:r w:rsidR="00AC2DB6">
        <w:t>P</w:t>
      </w:r>
      <w:r w:rsidR="00F77450" w:rsidRPr="00E3139F">
        <w:t>anel</w:t>
      </w:r>
      <w:r w:rsidR="00AC2DB6">
        <w:t xml:space="preserve"> (c)</w:t>
      </w:r>
      <w:r w:rsidR="00F77450" w:rsidRPr="00E3139F">
        <w:t xml:space="preserve"> shows 12-hourly rainfall forecasts for ENS (first row), </w:t>
      </w:r>
      <w:r w:rsidR="00AC2DB6">
        <w:t>m</w:t>
      </w:r>
      <w:r w:rsidR="00F77450" w:rsidRPr="00E3139F">
        <w:t>ultiple</w:t>
      </w:r>
      <w:r w:rsidR="00AC2DB6">
        <w:t>-</w:t>
      </w:r>
      <w:r w:rsidR="00F77450" w:rsidRPr="00E3139F">
        <w:t>WT</w:t>
      </w:r>
      <w:r w:rsidR="00AC2DB6">
        <w:t xml:space="preserve"> ecPoint</w:t>
      </w:r>
      <w:r w:rsidR="00F77450" w:rsidRPr="00E3139F">
        <w:t xml:space="preserve"> (second row), and </w:t>
      </w:r>
      <w:r w:rsidR="00AC2DB6">
        <w:t>s</w:t>
      </w:r>
      <w:r w:rsidR="00F77450" w:rsidRPr="00E3139F">
        <w:t>ingle</w:t>
      </w:r>
      <w:r w:rsidR="00AC2DB6">
        <w:t>-</w:t>
      </w:r>
      <w:r w:rsidR="00F77450" w:rsidRPr="00E3139F">
        <w:t>WT</w:t>
      </w:r>
      <w:r w:rsidR="00AC2DB6">
        <w:t xml:space="preserve"> ecPoint</w:t>
      </w:r>
      <w:r w:rsidR="00F77450" w:rsidRPr="00E3139F">
        <w:t xml:space="preserve"> (third row) valid for the </w:t>
      </w:r>
      <w:r w:rsidR="00263BDC" w:rsidRPr="00E3139F">
        <w:t>observations</w:t>
      </w:r>
      <w:r w:rsidR="00263BDC">
        <w:t xml:space="preserve">’ accumulation </w:t>
      </w:r>
      <w:r w:rsidR="00F77450" w:rsidRPr="00E3139F">
        <w:t>period. The first three columns show the 99</w:t>
      </w:r>
      <w:r w:rsidR="00F77450" w:rsidRPr="00E3139F">
        <w:rPr>
          <w:vertAlign w:val="superscript"/>
        </w:rPr>
        <w:t>th</w:t>
      </w:r>
      <w:r w:rsidR="00F77450" w:rsidRPr="00E3139F">
        <w:t xml:space="preserve"> percentile for day 5, 3, and 1 forecasts (from left to right).  The fourth column shows the probability of having less than 0.2 mm/12 (i.e., having no rain) for a day 1 forecast.</w:t>
      </w:r>
    </w:p>
    <w:p w14:paraId="4E9CDD18" w14:textId="77777777" w:rsidR="007D46BB" w:rsidRDefault="007D46BB" w:rsidP="007D46BB">
      <w:pPr>
        <w:ind w:firstLine="0"/>
        <w:rPr>
          <w:b/>
          <w:bCs/>
        </w:rPr>
      </w:pPr>
      <w:r>
        <w:rPr>
          <w:b/>
          <w:bCs/>
        </w:rPr>
        <w:lastRenderedPageBreak/>
        <w:t xml:space="preserve">Acknowledgments. </w:t>
      </w:r>
    </w:p>
    <w:p w14:paraId="72DAC419" w14:textId="77777777" w:rsidR="007D46BB" w:rsidRDefault="007D46BB" w:rsidP="007D46BB">
      <w:pPr>
        <w:ind w:firstLine="0"/>
        <w:rPr>
          <w:b/>
          <w:bCs/>
        </w:rPr>
      </w:pPr>
    </w:p>
    <w:p w14:paraId="4DA1DFE1" w14:textId="330478ED" w:rsidR="007D46BB" w:rsidRDefault="007D46BB" w:rsidP="007D46BB">
      <w:pPr>
        <w:ind w:firstLine="0"/>
      </w:pPr>
      <w:r w:rsidRPr="00B075A3">
        <w:rPr>
          <w:b/>
          <w:bCs/>
        </w:rPr>
        <w:t>Data and software availability.</w:t>
      </w:r>
      <w:r w:rsidRPr="00B075A3">
        <w:t xml:space="preserve"> </w:t>
      </w:r>
      <w:r>
        <w:t>The d</w:t>
      </w:r>
      <w:r w:rsidRPr="00B075A3">
        <w:t>ata</w:t>
      </w:r>
      <w:r>
        <w:t xml:space="preserve"> is </w:t>
      </w:r>
      <w:r w:rsidRPr="00B075A3">
        <w:t>available under request to the correspondent author</w:t>
      </w:r>
      <w:r>
        <w:t>. The software is available in the following GitHub repository:</w:t>
      </w:r>
      <w:r w:rsidR="00051565">
        <w:t xml:space="preserve"> </w:t>
      </w:r>
      <w:r w:rsidR="00051565" w:rsidRPr="00051565">
        <w:rPr>
          <w:i/>
          <w:iCs/>
        </w:rPr>
        <w:t>https://github.com/FatimaPillosu/Verif_ecPoint_SingleWT</w:t>
      </w:r>
      <w:r w:rsidR="00051565">
        <w:t xml:space="preserve"> </w:t>
      </w:r>
      <w:r w:rsidRPr="00B075A3">
        <w:t>.</w:t>
      </w:r>
    </w:p>
    <w:p w14:paraId="56168AB0" w14:textId="77777777" w:rsidR="007D46BB" w:rsidRDefault="007D46BB" w:rsidP="007D46BB">
      <w:pPr>
        <w:ind w:firstLine="0"/>
        <w:rPr>
          <w:b/>
          <w:bCs/>
        </w:rPr>
      </w:pPr>
      <w:bookmarkStart w:id="19" w:name="authors_contributions"/>
    </w:p>
    <w:p w14:paraId="39D35482" w14:textId="3586AE83" w:rsidR="007D46BB" w:rsidRDefault="007D46BB" w:rsidP="007D46BB">
      <w:pPr>
        <w:ind w:firstLine="0"/>
      </w:pPr>
      <w:r w:rsidRPr="00B075A3">
        <w:rPr>
          <w:b/>
          <w:bCs/>
        </w:rPr>
        <w:t>Author contributions.</w:t>
      </w:r>
      <w:r w:rsidRPr="00B075A3">
        <w:t xml:space="preserve"> FMP contributed to the design and the implementation of the research, and to the analysis of the results.</w:t>
      </w:r>
      <w:r>
        <w:t xml:space="preserve"> HLC and CP supervised the project and helped built the manuscript structure. </w:t>
      </w:r>
      <w:r w:rsidRPr="00B075A3">
        <w:t xml:space="preserve">All authors contributed </w:t>
      </w:r>
      <w:r w:rsidR="00060013">
        <w:t>to</w:t>
      </w:r>
      <w:r>
        <w:t xml:space="preserve"> the discussion of the results and</w:t>
      </w:r>
      <w:r w:rsidRPr="00B075A3">
        <w:t xml:space="preserve"> the writing of the manuscript.</w:t>
      </w:r>
    </w:p>
    <w:p w14:paraId="7B5DDF82" w14:textId="77777777" w:rsidR="007D46BB" w:rsidRDefault="007D46BB" w:rsidP="007D46BB">
      <w:pPr>
        <w:ind w:firstLine="0"/>
        <w:rPr>
          <w:b/>
          <w:bCs/>
        </w:rPr>
      </w:pPr>
    </w:p>
    <w:p w14:paraId="5B5467B9" w14:textId="77777777" w:rsidR="007D46BB" w:rsidRPr="00B075A3" w:rsidRDefault="007D46BB" w:rsidP="007D46BB">
      <w:pPr>
        <w:ind w:firstLine="0"/>
      </w:pPr>
      <w:r w:rsidRPr="00B075A3">
        <w:rPr>
          <w:b/>
          <w:bCs/>
        </w:rPr>
        <w:t>Conflict of interest.</w:t>
      </w:r>
      <w:r w:rsidRPr="00B075A3">
        <w:t xml:space="preserve"> </w:t>
      </w:r>
      <w:bookmarkEnd w:id="19"/>
      <w:r w:rsidRPr="00B075A3">
        <w:t>We declare that there are no competing interests.</w:t>
      </w:r>
    </w:p>
    <w:p w14:paraId="501C1AD1" w14:textId="77777777" w:rsidR="007D46BB" w:rsidRDefault="007D46BB" w:rsidP="007D46BB">
      <w:pPr>
        <w:ind w:firstLine="0"/>
        <w:rPr>
          <w:b/>
          <w:bCs/>
        </w:rPr>
      </w:pPr>
    </w:p>
    <w:p w14:paraId="11A6CE22" w14:textId="26F01193" w:rsidR="007D46BB" w:rsidRPr="00D357BC" w:rsidRDefault="007D46BB" w:rsidP="00D357BC">
      <w:pPr>
        <w:ind w:firstLine="0"/>
        <w:sectPr w:rsidR="007D46BB" w:rsidRPr="00D357BC" w:rsidSect="003F0B24">
          <w:pgSz w:w="11906" w:h="16838"/>
          <w:pgMar w:top="851" w:right="851" w:bottom="851" w:left="1134" w:header="709" w:footer="709" w:gutter="0"/>
          <w:lnNumType w:countBy="1" w:restart="continuous"/>
          <w:cols w:space="708"/>
          <w:docGrid w:linePitch="360"/>
        </w:sectPr>
      </w:pPr>
      <w:r w:rsidRPr="00B075A3">
        <w:rPr>
          <w:b/>
          <w:bCs/>
        </w:rPr>
        <w:t>Funding statement.</w:t>
      </w:r>
      <w:r w:rsidRPr="00B075A3">
        <w:t xml:space="preserve"> The study was supported by </w:t>
      </w:r>
      <w:bookmarkEnd w:id="12"/>
      <w:r w:rsidRPr="00B075A3">
        <w:t>the Copernicus Emergency Management Servic</w:t>
      </w:r>
      <w:r w:rsidR="00D357BC">
        <w:t>e.</w:t>
      </w:r>
    </w:p>
    <w:p w14:paraId="15DD3A4E" w14:textId="7E118B55" w:rsidR="008167CE" w:rsidRDefault="00A86595" w:rsidP="008167CE">
      <w:pPr>
        <w:pStyle w:val="Heading1"/>
        <w:numPr>
          <w:ilvl w:val="0"/>
          <w:numId w:val="0"/>
        </w:numPr>
        <w:rPr>
          <w:rFonts w:cstheme="minorHAnsi"/>
        </w:rPr>
      </w:pPr>
      <w:r w:rsidRPr="008167CE">
        <w:rPr>
          <w:rFonts w:cstheme="minorHAnsi"/>
        </w:rPr>
        <w:lastRenderedPageBreak/>
        <w:t>References</w:t>
      </w:r>
      <w:bookmarkEnd w:id="9"/>
    </w:p>
    <w:sdt>
      <w:sdtPr>
        <w:tag w:val="MENDELEY_BIBLIOGRAPHY"/>
        <w:id w:val="247935719"/>
        <w:placeholder>
          <w:docPart w:val="DefaultPlaceholder_-1854013440"/>
        </w:placeholder>
      </w:sdtPr>
      <w:sdtContent>
        <w:p w14:paraId="54A140DC" w14:textId="77777777" w:rsidR="00C70CA4" w:rsidRDefault="00C70CA4">
          <w:pPr>
            <w:autoSpaceDE w:val="0"/>
            <w:autoSpaceDN w:val="0"/>
            <w:ind w:hanging="480"/>
            <w:divId w:val="1182009314"/>
            <w:rPr>
              <w:rFonts w:eastAsia="Times New Roman"/>
              <w:sz w:val="24"/>
              <w:szCs w:val="24"/>
            </w:rPr>
          </w:pPr>
          <w:r>
            <w:rPr>
              <w:rFonts w:eastAsia="Times New Roman"/>
            </w:rPr>
            <w:t xml:space="preserve">Bauer, P., P. D. Dueben, T. Hoefler, T. Quintino, T. C. Schulthess, and N. P. Wedi, 2021: The digital revolution of Earth-system science. </w:t>
          </w:r>
          <w:r>
            <w:rPr>
              <w:rFonts w:eastAsia="Times New Roman"/>
              <w:i/>
              <w:iCs/>
            </w:rPr>
            <w:t>Nat Comput Sci</w:t>
          </w:r>
          <w:r>
            <w:rPr>
              <w:rFonts w:eastAsia="Times New Roman"/>
            </w:rPr>
            <w:t xml:space="preserve">, </w:t>
          </w:r>
          <w:r>
            <w:rPr>
              <w:rFonts w:eastAsia="Times New Roman"/>
              <w:b/>
              <w:bCs/>
            </w:rPr>
            <w:t>1</w:t>
          </w:r>
          <w:r>
            <w:rPr>
              <w:rFonts w:eastAsia="Times New Roman"/>
            </w:rPr>
            <w:t>, 104–113, https://doi.org/10.1038/s43588-021-00023-0.</w:t>
          </w:r>
        </w:p>
        <w:p w14:paraId="49421B34" w14:textId="77777777" w:rsidR="00C70CA4" w:rsidRDefault="00C70CA4">
          <w:pPr>
            <w:autoSpaceDE w:val="0"/>
            <w:autoSpaceDN w:val="0"/>
            <w:ind w:hanging="480"/>
            <w:divId w:val="1680740797"/>
            <w:rPr>
              <w:rFonts w:eastAsia="Times New Roman"/>
            </w:rPr>
          </w:pPr>
          <w:r>
            <w:rPr>
              <w:rFonts w:eastAsia="Times New Roman"/>
            </w:rPr>
            <w:t xml:space="preserve">Ben Bouallègue, Z., and D. S. Richardson, 2022: On the ROC area of ensemble forecasts for rare events. </w:t>
          </w:r>
          <w:r>
            <w:rPr>
              <w:rFonts w:eastAsia="Times New Roman"/>
              <w:i/>
              <w:iCs/>
            </w:rPr>
            <w:t>Weather Forecast</w:t>
          </w:r>
          <w:r>
            <w:rPr>
              <w:rFonts w:eastAsia="Times New Roman"/>
            </w:rPr>
            <w:t xml:space="preserve">, </w:t>
          </w:r>
          <w:r>
            <w:rPr>
              <w:rFonts w:eastAsia="Times New Roman"/>
              <w:b/>
              <w:bCs/>
            </w:rPr>
            <w:t>37</w:t>
          </w:r>
          <w:r>
            <w:rPr>
              <w:rFonts w:eastAsia="Times New Roman"/>
            </w:rPr>
            <w:t>, 787–796, https://doi.org/10.1175/waf-d-21-0195.1.</w:t>
          </w:r>
        </w:p>
        <w:p w14:paraId="081A6738" w14:textId="77777777" w:rsidR="00C70CA4" w:rsidRDefault="00C70CA4">
          <w:pPr>
            <w:autoSpaceDE w:val="0"/>
            <w:autoSpaceDN w:val="0"/>
            <w:ind w:hanging="480"/>
            <w:divId w:val="268700741"/>
            <w:rPr>
              <w:rFonts w:eastAsia="Times New Roman"/>
            </w:rPr>
          </w:pPr>
          <w:r>
            <w:rPr>
              <w:rFonts w:eastAsia="Times New Roman"/>
            </w:rPr>
            <w:t xml:space="preserve">Ben Bouallegue, Z., T. Haiden, N. J. Weber, T. M. Hamill, and D. S. Richardson, 2020: Accounting for Representativeness in the Verification of Ensemble Precipitation Forecasts. </w:t>
          </w:r>
          <w:r>
            <w:rPr>
              <w:rFonts w:eastAsia="Times New Roman"/>
              <w:i/>
              <w:iCs/>
            </w:rPr>
            <w:t>Mon Weather Rev</w:t>
          </w:r>
          <w:r>
            <w:rPr>
              <w:rFonts w:eastAsia="Times New Roman"/>
            </w:rPr>
            <w:t xml:space="preserve">, </w:t>
          </w:r>
          <w:r>
            <w:rPr>
              <w:rFonts w:eastAsia="Times New Roman"/>
              <w:b/>
              <w:bCs/>
            </w:rPr>
            <w:t>148</w:t>
          </w:r>
          <w:r>
            <w:rPr>
              <w:rFonts w:eastAsia="Times New Roman"/>
            </w:rPr>
            <w:t>, 2049–2062, https://doi.org/10.1175/mwr-d-19-0323.1.</w:t>
          </w:r>
        </w:p>
        <w:p w14:paraId="77F69433" w14:textId="77777777" w:rsidR="00C70CA4" w:rsidRDefault="00C70CA4">
          <w:pPr>
            <w:autoSpaceDE w:val="0"/>
            <w:autoSpaceDN w:val="0"/>
            <w:ind w:hanging="480"/>
            <w:divId w:val="933245090"/>
            <w:rPr>
              <w:rFonts w:eastAsia="Times New Roman"/>
            </w:rPr>
          </w:pPr>
          <w:r>
            <w:rPr>
              <w:rFonts w:eastAsia="Times New Roman"/>
            </w:rPr>
            <w:t xml:space="preserve">Buizza, R., 2019: Introduction to the special issue on “25 years of ensemble forecasting.” </w:t>
          </w:r>
          <w:r>
            <w:rPr>
              <w:rFonts w:eastAsia="Times New Roman"/>
              <w:i/>
              <w:iCs/>
            </w:rPr>
            <w:t>Quarterly Journal of the Royal Meteorological Society</w:t>
          </w:r>
          <w:r>
            <w:rPr>
              <w:rFonts w:eastAsia="Times New Roman"/>
            </w:rPr>
            <w:t xml:space="preserve">, </w:t>
          </w:r>
          <w:r>
            <w:rPr>
              <w:rFonts w:eastAsia="Times New Roman"/>
              <w:b/>
              <w:bCs/>
            </w:rPr>
            <w:t>145</w:t>
          </w:r>
          <w:r>
            <w:rPr>
              <w:rFonts w:eastAsia="Times New Roman"/>
            </w:rPr>
            <w:t>, 1–11, https://doi.org/10.1002/qj.3370.</w:t>
          </w:r>
        </w:p>
        <w:p w14:paraId="49A065F5" w14:textId="77777777" w:rsidR="00C70CA4" w:rsidRDefault="00C70CA4">
          <w:pPr>
            <w:autoSpaceDE w:val="0"/>
            <w:autoSpaceDN w:val="0"/>
            <w:ind w:hanging="480"/>
            <w:divId w:val="1090009125"/>
            <w:rPr>
              <w:rFonts w:eastAsia="Times New Roman"/>
            </w:rPr>
          </w:pPr>
          <w:r>
            <w:rPr>
              <w:rFonts w:eastAsia="Times New Roman"/>
            </w:rPr>
            <w:t xml:space="preserve">Cafaro, C., and Coauthors, 2021: Do convection-permitting ensembles lead to more skillful short-range probabilistic rainfall forecasts over tropical east africa? </w:t>
          </w:r>
          <w:r>
            <w:rPr>
              <w:rFonts w:eastAsia="Times New Roman"/>
              <w:i/>
              <w:iCs/>
            </w:rPr>
            <w:t>Weather Forecast</w:t>
          </w:r>
          <w:r>
            <w:rPr>
              <w:rFonts w:eastAsia="Times New Roman"/>
            </w:rPr>
            <w:t xml:space="preserve">, </w:t>
          </w:r>
          <w:r>
            <w:rPr>
              <w:rFonts w:eastAsia="Times New Roman"/>
              <w:b/>
              <w:bCs/>
            </w:rPr>
            <w:t>36</w:t>
          </w:r>
          <w:r>
            <w:rPr>
              <w:rFonts w:eastAsia="Times New Roman"/>
            </w:rPr>
            <w:t>, 697–716, https://doi.org/10.1175/WAF-D-20-0172.1.</w:t>
          </w:r>
        </w:p>
        <w:p w14:paraId="2974448B" w14:textId="77777777" w:rsidR="00C70CA4" w:rsidRDefault="00C70CA4">
          <w:pPr>
            <w:autoSpaceDE w:val="0"/>
            <w:autoSpaceDN w:val="0"/>
            <w:ind w:hanging="480"/>
            <w:divId w:val="221211858"/>
            <w:rPr>
              <w:rFonts w:eastAsia="Times New Roman"/>
            </w:rPr>
          </w:pPr>
          <w:r>
            <w:rPr>
              <w:rFonts w:eastAsia="Times New Roman"/>
            </w:rPr>
            <w:t xml:space="preserve">Casaretto, G., M. E. Dillon, P. Salio, Y. G. Skaba, S. W. Nesbitt, R. S. Schumacher, C. M. García, and C. Catalini, 2022: High-Resolution NWP Forecast Precipitation Comparison over Complex Terrain of the Sierras de Córdoba during RELAMPAGO-CACTI. </w:t>
          </w:r>
          <w:r>
            <w:rPr>
              <w:rFonts w:eastAsia="Times New Roman"/>
              <w:i/>
              <w:iCs/>
            </w:rPr>
            <w:t>Weather Forecast</w:t>
          </w:r>
          <w:r>
            <w:rPr>
              <w:rFonts w:eastAsia="Times New Roman"/>
            </w:rPr>
            <w:t xml:space="preserve">, </w:t>
          </w:r>
          <w:r>
            <w:rPr>
              <w:rFonts w:eastAsia="Times New Roman"/>
              <w:b/>
              <w:bCs/>
            </w:rPr>
            <w:t>37</w:t>
          </w:r>
          <w:r>
            <w:rPr>
              <w:rFonts w:eastAsia="Times New Roman"/>
            </w:rPr>
            <w:t>, 241–266, https://doi.org/10.1175/WAF-D-21-0006.1.</w:t>
          </w:r>
        </w:p>
        <w:p w14:paraId="6C76487C" w14:textId="77777777" w:rsidR="00C70CA4" w:rsidRDefault="00C70CA4">
          <w:pPr>
            <w:autoSpaceDE w:val="0"/>
            <w:autoSpaceDN w:val="0"/>
            <w:ind w:hanging="480"/>
            <w:divId w:val="1429765504"/>
            <w:rPr>
              <w:rFonts w:eastAsia="Times New Roman"/>
            </w:rPr>
          </w:pPr>
          <w:r>
            <w:rPr>
              <w:rFonts w:eastAsia="Times New Roman"/>
            </w:rPr>
            <w:t xml:space="preserve">Ferro, C. A. T., and T. E. Fricker, 2012: A bias-corrected decomposition of the Brier score. </w:t>
          </w:r>
          <w:r>
            <w:rPr>
              <w:rFonts w:eastAsia="Times New Roman"/>
              <w:i/>
              <w:iCs/>
            </w:rPr>
            <w:t>Quarterly Journal of the Royal Meteorological Society</w:t>
          </w:r>
          <w:r>
            <w:rPr>
              <w:rFonts w:eastAsia="Times New Roman"/>
            </w:rPr>
            <w:t xml:space="preserve">, </w:t>
          </w:r>
          <w:r>
            <w:rPr>
              <w:rFonts w:eastAsia="Times New Roman"/>
              <w:b/>
              <w:bCs/>
            </w:rPr>
            <w:t>138</w:t>
          </w:r>
          <w:r>
            <w:rPr>
              <w:rFonts w:eastAsia="Times New Roman"/>
            </w:rPr>
            <w:t>, 1954–1960, https://doi.org/10.1002/QJ.1924.</w:t>
          </w:r>
        </w:p>
        <w:p w14:paraId="10C79B89" w14:textId="77777777" w:rsidR="00C70CA4" w:rsidRDefault="00C70CA4">
          <w:pPr>
            <w:autoSpaceDE w:val="0"/>
            <w:autoSpaceDN w:val="0"/>
            <w:ind w:hanging="480"/>
            <w:divId w:val="883753963"/>
            <w:rPr>
              <w:rFonts w:eastAsia="Times New Roman"/>
            </w:rPr>
          </w:pPr>
          <w:r>
            <w:rPr>
              <w:rFonts w:eastAsia="Times New Roman"/>
            </w:rPr>
            <w:t>Gascón, E., A. Montani, and T. D. Hewson, 2023: Post-processing output from ensembles with and without parametrised convection, to create accurate, blended, high-fidelity rainfall forecasts. https://doi.org/10.48550/arxiv.2301.04485.</w:t>
          </w:r>
        </w:p>
        <w:p w14:paraId="54A68C31" w14:textId="77777777" w:rsidR="00C70CA4" w:rsidRDefault="00C70CA4">
          <w:pPr>
            <w:autoSpaceDE w:val="0"/>
            <w:autoSpaceDN w:val="0"/>
            <w:ind w:hanging="480"/>
            <w:divId w:val="1586107368"/>
            <w:rPr>
              <w:rFonts w:eastAsia="Times New Roman"/>
            </w:rPr>
          </w:pPr>
          <w:r>
            <w:rPr>
              <w:rFonts w:eastAsia="Times New Roman"/>
            </w:rPr>
            <w:t xml:space="preserve">Göber, M., E. Zsótér, and D. S. Richardson, 2008: Could a perfect model ever satisfy a naïve forecaster? On grid box mean versus point verification. </w:t>
          </w:r>
          <w:r>
            <w:rPr>
              <w:rFonts w:eastAsia="Times New Roman"/>
              <w:i/>
              <w:iCs/>
            </w:rPr>
            <w:t>Meteorological Applications</w:t>
          </w:r>
          <w:r>
            <w:rPr>
              <w:rFonts w:eastAsia="Times New Roman"/>
            </w:rPr>
            <w:t xml:space="preserve">, </w:t>
          </w:r>
          <w:r>
            <w:rPr>
              <w:rFonts w:eastAsia="Times New Roman"/>
              <w:b/>
              <w:bCs/>
            </w:rPr>
            <w:t>15</w:t>
          </w:r>
          <w:r>
            <w:rPr>
              <w:rFonts w:eastAsia="Times New Roman"/>
            </w:rPr>
            <w:t>, 359–365, https://doi.org/10.1002/met.78.</w:t>
          </w:r>
        </w:p>
        <w:p w14:paraId="145D2133" w14:textId="77777777" w:rsidR="00C70CA4" w:rsidRDefault="00C70CA4">
          <w:pPr>
            <w:autoSpaceDE w:val="0"/>
            <w:autoSpaceDN w:val="0"/>
            <w:ind w:hanging="480"/>
            <w:divId w:val="670717356"/>
            <w:rPr>
              <w:rFonts w:eastAsia="Times New Roman"/>
            </w:rPr>
          </w:pPr>
          <w:r>
            <w:rPr>
              <w:rFonts w:eastAsia="Times New Roman"/>
            </w:rPr>
            <w:t xml:space="preserve">Haiden, T., and S. Duffy, 2016: Use of high-density observations in precipitation verification. </w:t>
          </w:r>
          <w:r>
            <w:rPr>
              <w:rFonts w:eastAsia="Times New Roman"/>
              <w:i/>
              <w:iCs/>
            </w:rPr>
            <w:t>ECMWF Newsletter</w:t>
          </w:r>
          <w:r>
            <w:rPr>
              <w:rFonts w:eastAsia="Times New Roman"/>
            </w:rPr>
            <w:t>, 20–25, https://doi.org/10.21957/hsacrdem.</w:t>
          </w:r>
        </w:p>
        <w:p w14:paraId="53CF5C7F" w14:textId="77777777" w:rsidR="00C70CA4" w:rsidRDefault="00C70CA4">
          <w:pPr>
            <w:autoSpaceDE w:val="0"/>
            <w:autoSpaceDN w:val="0"/>
            <w:ind w:hanging="480"/>
            <w:divId w:val="1490554589"/>
            <w:rPr>
              <w:rFonts w:eastAsia="Times New Roman"/>
            </w:rPr>
          </w:pPr>
          <w:r>
            <w:rPr>
              <w:rFonts w:eastAsia="Times New Roman"/>
            </w:rPr>
            <w:t xml:space="preserve">——, M. Janousek, F. Vitart, Z. Ben-Bouallegue, and F. Prates, 2023: Evaluation of ECMWF forecasts, including the 2023 upgrade. </w:t>
          </w:r>
          <w:r>
            <w:rPr>
              <w:rFonts w:eastAsia="Times New Roman"/>
              <w:i/>
              <w:iCs/>
            </w:rPr>
            <w:t>ECMWF Technical Memoranda</w:t>
          </w:r>
          <w:r>
            <w:rPr>
              <w:rFonts w:eastAsia="Times New Roman"/>
            </w:rPr>
            <w:t xml:space="preserve">, </w:t>
          </w:r>
          <w:r>
            <w:rPr>
              <w:rFonts w:eastAsia="Times New Roman"/>
              <w:b/>
              <w:bCs/>
            </w:rPr>
            <w:t>911</w:t>
          </w:r>
          <w:r>
            <w:rPr>
              <w:rFonts w:eastAsia="Times New Roman"/>
            </w:rPr>
            <w:t>, 1–60.</w:t>
          </w:r>
        </w:p>
        <w:p w14:paraId="551C4C1A" w14:textId="77777777" w:rsidR="00C70CA4" w:rsidRDefault="00C70CA4">
          <w:pPr>
            <w:autoSpaceDE w:val="0"/>
            <w:autoSpaceDN w:val="0"/>
            <w:ind w:hanging="480"/>
            <w:divId w:val="853803456"/>
            <w:rPr>
              <w:rFonts w:eastAsia="Times New Roman"/>
            </w:rPr>
          </w:pPr>
          <w:r>
            <w:rPr>
              <w:rFonts w:eastAsia="Times New Roman"/>
            </w:rPr>
            <w:t xml:space="preserve">Hemri, S., T. Hewson, E. Gascón, J. Rajczak, J. Bhend, C. Spirig, L. Moret, and M. A. Liniger, 2022: How do ecPoint precipitation forecasts compare with postprocessed multi-model ensemble predictions over Switzerland? </w:t>
          </w:r>
          <w:r>
            <w:rPr>
              <w:rFonts w:eastAsia="Times New Roman"/>
              <w:i/>
              <w:iCs/>
            </w:rPr>
            <w:t>ECMWF Technical Memoranda</w:t>
          </w:r>
          <w:r>
            <w:rPr>
              <w:rFonts w:eastAsia="Times New Roman"/>
            </w:rPr>
            <w:t xml:space="preserve">, </w:t>
          </w:r>
          <w:r>
            <w:rPr>
              <w:rFonts w:eastAsia="Times New Roman"/>
              <w:b/>
              <w:bCs/>
            </w:rPr>
            <w:t>901</w:t>
          </w:r>
          <w:r>
            <w:rPr>
              <w:rFonts w:eastAsia="Times New Roman"/>
            </w:rPr>
            <w:t>, https://doi.org/10.21957/hy89j7svk.</w:t>
          </w:r>
        </w:p>
        <w:p w14:paraId="39A064BA" w14:textId="77777777" w:rsidR="00C70CA4" w:rsidRDefault="00C70CA4">
          <w:pPr>
            <w:autoSpaceDE w:val="0"/>
            <w:autoSpaceDN w:val="0"/>
            <w:ind w:hanging="480"/>
            <w:divId w:val="638926510"/>
            <w:rPr>
              <w:rFonts w:eastAsia="Times New Roman"/>
            </w:rPr>
          </w:pPr>
          <w:r>
            <w:rPr>
              <w:rFonts w:eastAsia="Times New Roman"/>
            </w:rPr>
            <w:t xml:space="preserve">Hewson, T., F. Pillosu, E. Gascòn, and M. Vučković, 2023: Post-processing ERA5 output with ecPoint. </w:t>
          </w:r>
          <w:r>
            <w:rPr>
              <w:rFonts w:eastAsia="Times New Roman"/>
              <w:i/>
              <w:iCs/>
            </w:rPr>
            <w:t>ECMWF Newsletter</w:t>
          </w:r>
          <w:r>
            <w:rPr>
              <w:rFonts w:eastAsia="Times New Roman"/>
            </w:rPr>
            <w:t>,.</w:t>
          </w:r>
        </w:p>
        <w:p w14:paraId="594500E5" w14:textId="77777777" w:rsidR="00C70CA4" w:rsidRDefault="00C70CA4">
          <w:pPr>
            <w:autoSpaceDE w:val="0"/>
            <w:autoSpaceDN w:val="0"/>
            <w:ind w:hanging="480"/>
            <w:divId w:val="1083913885"/>
            <w:rPr>
              <w:rFonts w:eastAsia="Times New Roman"/>
            </w:rPr>
          </w:pPr>
          <w:r>
            <w:rPr>
              <w:rFonts w:eastAsia="Times New Roman"/>
            </w:rPr>
            <w:t xml:space="preserve">Hewson, T. D., and F. M. Pillosu, 2021: A low-cost post-processing technique improves weather forecasts around the world. </w:t>
          </w:r>
          <w:r>
            <w:rPr>
              <w:rFonts w:eastAsia="Times New Roman"/>
              <w:i/>
              <w:iCs/>
            </w:rPr>
            <w:t>Commun Earth Environ</w:t>
          </w:r>
          <w:r>
            <w:rPr>
              <w:rFonts w:eastAsia="Times New Roman"/>
            </w:rPr>
            <w:t xml:space="preserve">, </w:t>
          </w:r>
          <w:r>
            <w:rPr>
              <w:rFonts w:eastAsia="Times New Roman"/>
              <w:b/>
              <w:bCs/>
            </w:rPr>
            <w:t>2</w:t>
          </w:r>
          <w:r>
            <w:rPr>
              <w:rFonts w:eastAsia="Times New Roman"/>
            </w:rPr>
            <w:t>, https://doi.org/10.1038/s43247-021-00185-9.</w:t>
          </w:r>
        </w:p>
        <w:p w14:paraId="47403C6A" w14:textId="77777777" w:rsidR="00C70CA4" w:rsidRDefault="00C70CA4">
          <w:pPr>
            <w:autoSpaceDE w:val="0"/>
            <w:autoSpaceDN w:val="0"/>
            <w:ind w:hanging="480"/>
            <w:divId w:val="1056854892"/>
            <w:rPr>
              <w:rFonts w:eastAsia="Times New Roman"/>
            </w:rPr>
          </w:pPr>
          <w:r>
            <w:rPr>
              <w:rFonts w:eastAsia="Times New Roman"/>
            </w:rPr>
            <w:t xml:space="preserve">Janjić, T., and Coauthors, 2018: On the representation error in data assimilation. </w:t>
          </w:r>
          <w:r>
            <w:rPr>
              <w:rFonts w:eastAsia="Times New Roman"/>
              <w:i/>
              <w:iCs/>
            </w:rPr>
            <w:t>Quarterly Journal of the Royal Meteorological Society</w:t>
          </w:r>
          <w:r>
            <w:rPr>
              <w:rFonts w:eastAsia="Times New Roman"/>
            </w:rPr>
            <w:t xml:space="preserve">, </w:t>
          </w:r>
          <w:r>
            <w:rPr>
              <w:rFonts w:eastAsia="Times New Roman"/>
              <w:b/>
              <w:bCs/>
            </w:rPr>
            <w:t>144</w:t>
          </w:r>
          <w:r>
            <w:rPr>
              <w:rFonts w:eastAsia="Times New Roman"/>
            </w:rPr>
            <w:t>, 1257–1278, https://doi.org/10.1002/qj.3130.</w:t>
          </w:r>
        </w:p>
        <w:p w14:paraId="065A8594" w14:textId="77777777" w:rsidR="00C70CA4" w:rsidRDefault="00C70CA4">
          <w:pPr>
            <w:autoSpaceDE w:val="0"/>
            <w:autoSpaceDN w:val="0"/>
            <w:ind w:hanging="480"/>
            <w:divId w:val="1969703024"/>
            <w:rPr>
              <w:rFonts w:eastAsia="Times New Roman"/>
            </w:rPr>
          </w:pPr>
          <w:r>
            <w:rPr>
              <w:rFonts w:eastAsia="Times New Roman"/>
            </w:rPr>
            <w:t xml:space="preserve">Lavers, D. A., S. Harrigan, and C. Prudhomme, 2021: Precipitation Biases in the ECMWF Integrated Forecasting System. </w:t>
          </w:r>
          <w:r>
            <w:rPr>
              <w:rFonts w:eastAsia="Times New Roman"/>
              <w:i/>
              <w:iCs/>
            </w:rPr>
            <w:t>J Hydrometeorol</w:t>
          </w:r>
          <w:r>
            <w:rPr>
              <w:rFonts w:eastAsia="Times New Roman"/>
            </w:rPr>
            <w:t>, https://doi.org/10.1175/jhm-d-20-0308.1.</w:t>
          </w:r>
        </w:p>
        <w:p w14:paraId="59C334CA" w14:textId="77777777" w:rsidR="00C70CA4" w:rsidRDefault="00C70CA4">
          <w:pPr>
            <w:autoSpaceDE w:val="0"/>
            <w:autoSpaceDN w:val="0"/>
            <w:ind w:hanging="480"/>
            <w:divId w:val="306790428"/>
            <w:rPr>
              <w:rFonts w:eastAsia="Times New Roman"/>
            </w:rPr>
          </w:pPr>
          <w:r>
            <w:rPr>
              <w:rFonts w:eastAsia="Times New Roman"/>
            </w:rPr>
            <w:t xml:space="preserve">Owens, R. G., and T. Hewson, 2018: </w:t>
          </w:r>
          <w:r>
            <w:rPr>
              <w:rFonts w:eastAsia="Times New Roman"/>
              <w:i/>
              <w:iCs/>
            </w:rPr>
            <w:t>ECMWF Forecast User Guide</w:t>
          </w:r>
          <w:r>
            <w:rPr>
              <w:rFonts w:eastAsia="Times New Roman"/>
            </w:rPr>
            <w:t>.</w:t>
          </w:r>
        </w:p>
        <w:p w14:paraId="30CD01CD" w14:textId="77777777" w:rsidR="00C70CA4" w:rsidRDefault="00C70CA4">
          <w:pPr>
            <w:autoSpaceDE w:val="0"/>
            <w:autoSpaceDN w:val="0"/>
            <w:ind w:hanging="480"/>
            <w:divId w:val="177350753"/>
            <w:rPr>
              <w:rFonts w:eastAsia="Times New Roman"/>
            </w:rPr>
          </w:pPr>
          <w:r>
            <w:rPr>
              <w:rFonts w:eastAsia="Times New Roman"/>
            </w:rPr>
            <w:t xml:space="preserve">Roberts, N., 2008: Assessing the spatial and temporal variation in the skill of precipitation forecasts from an NWP model. </w:t>
          </w:r>
          <w:r>
            <w:rPr>
              <w:rFonts w:eastAsia="Times New Roman"/>
              <w:i/>
              <w:iCs/>
            </w:rPr>
            <w:t>Meteorological Applications</w:t>
          </w:r>
          <w:r>
            <w:rPr>
              <w:rFonts w:eastAsia="Times New Roman"/>
            </w:rPr>
            <w:t>, Vol. 15 of, 163–169.</w:t>
          </w:r>
        </w:p>
        <w:p w14:paraId="43CAD5D6" w14:textId="77777777" w:rsidR="00C70CA4" w:rsidRDefault="00C70CA4">
          <w:pPr>
            <w:autoSpaceDE w:val="0"/>
            <w:autoSpaceDN w:val="0"/>
            <w:ind w:hanging="480"/>
            <w:divId w:val="646980280"/>
            <w:rPr>
              <w:rFonts w:eastAsia="Times New Roman"/>
            </w:rPr>
          </w:pPr>
          <w:r>
            <w:rPr>
              <w:rFonts w:eastAsia="Times New Roman"/>
            </w:rPr>
            <w:t xml:space="preserve">——, and Coauthors, 2023: IMPROVER: The New Probabilistic Postprocessing System at the Met Office. </w:t>
          </w:r>
          <w:r>
            <w:rPr>
              <w:rFonts w:eastAsia="Times New Roman"/>
              <w:i/>
              <w:iCs/>
            </w:rPr>
            <w:t>Bull Am Meteorol Soc</w:t>
          </w:r>
          <w:r>
            <w:rPr>
              <w:rFonts w:eastAsia="Times New Roman"/>
            </w:rPr>
            <w:t xml:space="preserve">, </w:t>
          </w:r>
          <w:r>
            <w:rPr>
              <w:rFonts w:eastAsia="Times New Roman"/>
              <w:b/>
              <w:bCs/>
            </w:rPr>
            <w:t>104</w:t>
          </w:r>
          <w:r>
            <w:rPr>
              <w:rFonts w:eastAsia="Times New Roman"/>
            </w:rPr>
            <w:t>, E680–E697, https://doi.org/10.1175/BAMS-D-21-0273.1.</w:t>
          </w:r>
        </w:p>
        <w:p w14:paraId="577A4DB4" w14:textId="77777777" w:rsidR="00C70CA4" w:rsidRDefault="00C70CA4">
          <w:pPr>
            <w:autoSpaceDE w:val="0"/>
            <w:autoSpaceDN w:val="0"/>
            <w:ind w:hanging="480"/>
            <w:divId w:val="2113431384"/>
            <w:rPr>
              <w:rFonts w:eastAsia="Times New Roman"/>
            </w:rPr>
          </w:pPr>
          <w:r>
            <w:rPr>
              <w:rFonts w:eastAsia="Times New Roman"/>
            </w:rPr>
            <w:t xml:space="preserve">Vannitsem, S., and Coauthors, 2021: Statistical postprocessing for weather forecasts review, challenges, and avenues in a big data world. </w:t>
          </w:r>
          <w:r>
            <w:rPr>
              <w:rFonts w:eastAsia="Times New Roman"/>
              <w:i/>
              <w:iCs/>
            </w:rPr>
            <w:t>Bull Am Meteorol Soc</w:t>
          </w:r>
          <w:r>
            <w:rPr>
              <w:rFonts w:eastAsia="Times New Roman"/>
            </w:rPr>
            <w:t xml:space="preserve">, </w:t>
          </w:r>
          <w:r>
            <w:rPr>
              <w:rFonts w:eastAsia="Times New Roman"/>
              <w:b/>
              <w:bCs/>
            </w:rPr>
            <w:t>102</w:t>
          </w:r>
          <w:r>
            <w:rPr>
              <w:rFonts w:eastAsia="Times New Roman"/>
            </w:rPr>
            <w:t>, E681–E699, https://doi.org/10.1175/BAMS-D-19-0308.1.</w:t>
          </w:r>
        </w:p>
        <w:p w14:paraId="0A03DFDD" w14:textId="77777777" w:rsidR="00C70CA4" w:rsidRDefault="00C70CA4">
          <w:pPr>
            <w:autoSpaceDE w:val="0"/>
            <w:autoSpaceDN w:val="0"/>
            <w:ind w:hanging="480"/>
            <w:divId w:val="934285168"/>
            <w:rPr>
              <w:rFonts w:eastAsia="Times New Roman"/>
            </w:rPr>
          </w:pPr>
          <w:r>
            <w:rPr>
              <w:rFonts w:eastAsia="Times New Roman"/>
            </w:rPr>
            <w:t xml:space="preserve">Wilks, D. S., 2019: </w:t>
          </w:r>
          <w:r>
            <w:rPr>
              <w:rFonts w:eastAsia="Times New Roman"/>
              <w:i/>
              <w:iCs/>
            </w:rPr>
            <w:t>Statistical Methods in Atmoshperic Sciences</w:t>
          </w:r>
          <w:r>
            <w:rPr>
              <w:rFonts w:eastAsia="Times New Roman"/>
            </w:rPr>
            <w:t>. Fourth Edi. Elsevier Inc.,.</w:t>
          </w:r>
        </w:p>
        <w:p w14:paraId="51AFE339" w14:textId="77777777" w:rsidR="00C70CA4" w:rsidRDefault="00C70CA4">
          <w:pPr>
            <w:autoSpaceDE w:val="0"/>
            <w:autoSpaceDN w:val="0"/>
            <w:ind w:hanging="480"/>
            <w:divId w:val="1112749810"/>
            <w:rPr>
              <w:rFonts w:eastAsia="Times New Roman"/>
            </w:rPr>
          </w:pPr>
          <w:r>
            <w:rPr>
              <w:rFonts w:eastAsia="Times New Roman"/>
            </w:rPr>
            <w:t xml:space="preserve">Zeman, C., N. P. Wedi, P. D. Dueben, N. Ban, and C. Schär, 2021: Model intercomparison of COSMO 5.0 and IFS 45r1 at kilometer-scale grid spacing. </w:t>
          </w:r>
          <w:r>
            <w:rPr>
              <w:rFonts w:eastAsia="Times New Roman"/>
              <w:i/>
              <w:iCs/>
            </w:rPr>
            <w:t>Geosci Model Dev</w:t>
          </w:r>
          <w:r>
            <w:rPr>
              <w:rFonts w:eastAsia="Times New Roman"/>
            </w:rPr>
            <w:t xml:space="preserve">, </w:t>
          </w:r>
          <w:r>
            <w:rPr>
              <w:rFonts w:eastAsia="Times New Roman"/>
              <w:b/>
              <w:bCs/>
            </w:rPr>
            <w:t>14</w:t>
          </w:r>
          <w:r>
            <w:rPr>
              <w:rFonts w:eastAsia="Times New Roman"/>
            </w:rPr>
            <w:t>, 4617–4639, https://doi.org/10.5194/gmd-14-4617-2021.</w:t>
          </w:r>
        </w:p>
        <w:p w14:paraId="47DC770B" w14:textId="63ACD58D" w:rsidR="004C7E98" w:rsidRPr="004C7E98" w:rsidRDefault="00C70CA4" w:rsidP="0006057E">
          <w:r>
            <w:rPr>
              <w:rFonts w:eastAsia="Times New Roman"/>
            </w:rPr>
            <w:t> </w:t>
          </w:r>
        </w:p>
      </w:sdtContent>
    </w:sdt>
    <w:sectPr w:rsidR="004C7E98" w:rsidRPr="004C7E98" w:rsidSect="003F0B24">
      <w:pgSz w:w="11906" w:h="16838"/>
      <w:pgMar w:top="851" w:right="851" w:bottom="851" w:left="1134" w:header="709" w:footer="709"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5C9C8" w14:textId="77777777" w:rsidR="00CF4CD9" w:rsidRDefault="00CF4CD9" w:rsidP="00684DFC">
      <w:pPr>
        <w:spacing w:before="0"/>
      </w:pPr>
      <w:r>
        <w:separator/>
      </w:r>
    </w:p>
  </w:endnote>
  <w:endnote w:type="continuationSeparator" w:id="0">
    <w:p w14:paraId="6FC3EE55" w14:textId="77777777" w:rsidR="00CF4CD9" w:rsidRDefault="00CF4CD9" w:rsidP="00684DFC">
      <w:pPr>
        <w:spacing w:before="0"/>
      </w:pPr>
      <w:r>
        <w:continuationSeparator/>
      </w:r>
    </w:p>
  </w:endnote>
  <w:endnote w:type="continuationNotice" w:id="1">
    <w:p w14:paraId="3AD90E48" w14:textId="77777777" w:rsidR="00CF4CD9" w:rsidRDefault="00CF4CD9">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44D70" w14:textId="77777777" w:rsidR="00CF4CD9" w:rsidRDefault="00CF4CD9" w:rsidP="00684DFC">
      <w:pPr>
        <w:spacing w:before="0"/>
      </w:pPr>
      <w:r>
        <w:separator/>
      </w:r>
    </w:p>
  </w:footnote>
  <w:footnote w:type="continuationSeparator" w:id="0">
    <w:p w14:paraId="7DDA7084" w14:textId="77777777" w:rsidR="00CF4CD9" w:rsidRDefault="00CF4CD9" w:rsidP="00684DFC">
      <w:pPr>
        <w:spacing w:before="0"/>
      </w:pPr>
      <w:r>
        <w:continuationSeparator/>
      </w:r>
    </w:p>
  </w:footnote>
  <w:footnote w:type="continuationNotice" w:id="1">
    <w:p w14:paraId="797E6108" w14:textId="77777777" w:rsidR="00CF4CD9" w:rsidRDefault="00CF4CD9">
      <w:pPr>
        <w:spacing w:before="0"/>
      </w:pPr>
    </w:p>
  </w:footnote>
  <w:footnote w:id="2">
    <w:p w14:paraId="030A3DE3" w14:textId="63D95E2B" w:rsidR="002D5511" w:rsidRPr="002D5511" w:rsidRDefault="002D5511">
      <w:pPr>
        <w:pStyle w:val="FootnoteText"/>
        <w:rPr>
          <w:lang w:val="it-IT"/>
        </w:rPr>
      </w:pPr>
      <w:r>
        <w:rPr>
          <w:rStyle w:val="FootnoteReference"/>
        </w:rPr>
        <w:footnoteRef/>
      </w:r>
      <w:r>
        <w:t xml:space="preserve"> </w:t>
      </w:r>
      <w:r w:rsidR="00630FFE" w:rsidRPr="00630FFE">
        <w:t>https://confluence.ecmwf.int/display/FCST/Implementation+of+IFS+Cycle+48r1</w:t>
      </w:r>
    </w:p>
  </w:footnote>
  <w:footnote w:id="3">
    <w:p w14:paraId="3B6A93ED" w14:textId="2803BCFB" w:rsidR="00656A85" w:rsidRPr="001F1854" w:rsidRDefault="00656A85">
      <w:pPr>
        <w:pStyle w:val="FootnoteText"/>
        <w:rPr>
          <w:lang w:val="it-IT"/>
        </w:rPr>
      </w:pPr>
      <w:r>
        <w:rPr>
          <w:rStyle w:val="FootnoteReference"/>
        </w:rPr>
        <w:footnoteRef/>
      </w:r>
      <w:r w:rsidRPr="001F1854">
        <w:rPr>
          <w:lang w:val="it-IT"/>
        </w:rPr>
        <w:t xml:space="preserve"> https://confluence.ecmwf.int/display/FCST/Implementation+of+IFS+Cycle+47r3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heme="minorHAnsi"/>
      </w:rPr>
      <w:id w:val="-1318336367"/>
      <w:docPartObj>
        <w:docPartGallery w:val="Page Numbers (Top of Page)"/>
        <w:docPartUnique/>
      </w:docPartObj>
    </w:sdtPr>
    <w:sdtEndPr>
      <w:rPr>
        <w:sz w:val="4"/>
        <w:szCs w:val="4"/>
      </w:rPr>
    </w:sdtEndPr>
    <w:sdtContent>
      <w:p w14:paraId="6BCA8260" w14:textId="3CB84D42" w:rsidR="00C02A2C" w:rsidRPr="003409AA" w:rsidRDefault="00C02A2C" w:rsidP="006771A4">
        <w:pPr>
          <w:pStyle w:val="Header"/>
          <w:tabs>
            <w:tab w:val="clear" w:pos="9638"/>
            <w:tab w:val="right" w:pos="9921"/>
          </w:tabs>
          <w:ind w:firstLine="0"/>
          <w:rPr>
            <w:rFonts w:cstheme="minorHAnsi"/>
            <w:sz w:val="24"/>
            <w:szCs w:val="24"/>
          </w:rPr>
        </w:pPr>
        <w:r w:rsidRPr="003409AA">
          <w:rPr>
            <w:rFonts w:cstheme="minorHAnsi"/>
          </w:rPr>
          <w:t>PILLOSU ET AL.</w:t>
        </w:r>
        <w:r w:rsidR="004A16B6">
          <w:rPr>
            <w:rFonts w:cstheme="minorHAnsi"/>
          </w:rPr>
          <w:t xml:space="preserve"> 2024</w:t>
        </w:r>
        <w:r w:rsidRPr="003409AA">
          <w:rPr>
            <w:rFonts w:cstheme="minorHAnsi"/>
          </w:rPr>
          <w:tab/>
        </w:r>
        <w:r w:rsidRPr="003409AA">
          <w:rPr>
            <w:rFonts w:cstheme="minorHAnsi"/>
          </w:rPr>
          <w:tab/>
        </w:r>
        <w:r>
          <w:rPr>
            <w:rFonts w:cstheme="minorHAnsi"/>
          </w:rPr>
          <w:t xml:space="preserve">     </w:t>
        </w:r>
        <w:r w:rsidRPr="003409AA">
          <w:rPr>
            <w:rFonts w:cstheme="minorHAnsi"/>
            <w:sz w:val="24"/>
            <w:szCs w:val="24"/>
          </w:rPr>
          <w:fldChar w:fldCharType="begin"/>
        </w:r>
        <w:r w:rsidRPr="003409AA">
          <w:rPr>
            <w:rFonts w:cstheme="minorHAnsi"/>
          </w:rPr>
          <w:instrText>PAGE</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r w:rsidRPr="003409AA">
          <w:rPr>
            <w:rFonts w:cstheme="minorHAnsi"/>
            <w:lang w:val="it-IT"/>
          </w:rPr>
          <w:t xml:space="preserve"> of </w:t>
        </w:r>
        <w:r w:rsidRPr="003409AA">
          <w:rPr>
            <w:rFonts w:cstheme="minorHAnsi"/>
            <w:sz w:val="24"/>
            <w:szCs w:val="24"/>
          </w:rPr>
          <w:fldChar w:fldCharType="begin"/>
        </w:r>
        <w:r w:rsidRPr="003409AA">
          <w:rPr>
            <w:rFonts w:cstheme="minorHAnsi"/>
          </w:rPr>
          <w:instrText>NUMPAGES</w:instrText>
        </w:r>
        <w:r w:rsidRPr="003409AA">
          <w:rPr>
            <w:rFonts w:cstheme="minorHAnsi"/>
            <w:sz w:val="24"/>
            <w:szCs w:val="24"/>
          </w:rPr>
          <w:fldChar w:fldCharType="separate"/>
        </w:r>
        <w:r w:rsidRPr="003409AA">
          <w:rPr>
            <w:rFonts w:cstheme="minorHAnsi"/>
            <w:lang w:val="it-IT"/>
          </w:rPr>
          <w:t>2</w:t>
        </w:r>
        <w:r w:rsidRPr="003409AA">
          <w:rPr>
            <w:rFonts w:cstheme="minorHAnsi"/>
            <w:sz w:val="24"/>
            <w:szCs w:val="24"/>
          </w:rPr>
          <w:fldChar w:fldCharType="end"/>
        </w:r>
      </w:p>
      <w:p w14:paraId="3FB8497B" w14:textId="282C478D" w:rsidR="00C02A2C" w:rsidRPr="003409AA" w:rsidRDefault="00C02A2C" w:rsidP="00D22A15">
        <w:pPr>
          <w:pStyle w:val="Header"/>
          <w:ind w:firstLine="0"/>
          <w:rPr>
            <w:rFonts w:cstheme="minorHAnsi"/>
            <w:sz w:val="4"/>
            <w:szCs w:val="4"/>
          </w:rPr>
        </w:pPr>
        <w:r w:rsidRPr="003409AA">
          <w:rPr>
            <w:rFonts w:cstheme="minorHAnsi"/>
            <w:sz w:val="4"/>
            <w:szCs w:val="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Pr>
            <w:rFonts w:cstheme="minorHAnsi"/>
            <w:sz w:val="4"/>
            <w:szCs w:val="4"/>
          </w:rPr>
          <w:t>________________</w:t>
        </w:r>
      </w:p>
    </w:sdtContent>
  </w:sdt>
  <w:p w14:paraId="74DDFAE8" w14:textId="77777777" w:rsidR="00C02A2C" w:rsidRPr="003409AA" w:rsidRDefault="00C02A2C" w:rsidP="006771A4">
    <w:pPr>
      <w:pStyle w:val="Header"/>
      <w:tabs>
        <w:tab w:val="clear" w:pos="9638"/>
        <w:tab w:val="right" w:pos="9921"/>
      </w:tabs>
      <w:rPr>
        <w:rFonts w:cstheme="minorHAns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2032B"/>
    <w:multiLevelType w:val="hybridMultilevel"/>
    <w:tmpl w:val="740C70F2"/>
    <w:lvl w:ilvl="0" w:tplc="E1DE8F9A">
      <w:start w:val="1"/>
      <w:numFmt w:val="decimal"/>
      <w:lvlText w:val="%1."/>
      <w:lvlJc w:val="left"/>
      <w:pPr>
        <w:ind w:left="720" w:hanging="360"/>
      </w:pPr>
      <w:rPr>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832663"/>
    <w:multiLevelType w:val="multilevel"/>
    <w:tmpl w:val="DAE2B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40466"/>
    <w:multiLevelType w:val="hybridMultilevel"/>
    <w:tmpl w:val="E14E0B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DC76A8"/>
    <w:multiLevelType w:val="hybridMultilevel"/>
    <w:tmpl w:val="D764A14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127BA6"/>
    <w:multiLevelType w:val="hybridMultilevel"/>
    <w:tmpl w:val="BE6479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D916F4A"/>
    <w:multiLevelType w:val="hybridMultilevel"/>
    <w:tmpl w:val="6E5C3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F548D2"/>
    <w:multiLevelType w:val="hybridMultilevel"/>
    <w:tmpl w:val="BC604A7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15:restartNumberingAfterBreak="0">
    <w:nsid w:val="202A29CC"/>
    <w:multiLevelType w:val="hybridMultilevel"/>
    <w:tmpl w:val="CD56E140"/>
    <w:lvl w:ilvl="0" w:tplc="128E1A92">
      <w:start w:val="1"/>
      <w:numFmt w:val="lowerRoman"/>
      <w:lvlText w:val="%1."/>
      <w:lvlJc w:val="right"/>
      <w:pPr>
        <w:ind w:left="1040" w:hanging="360"/>
      </w:pPr>
      <w:rPr>
        <w:b/>
        <w:bCs/>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5BD6B7B"/>
    <w:multiLevelType w:val="hybridMultilevel"/>
    <w:tmpl w:val="10A4AB20"/>
    <w:lvl w:ilvl="0" w:tplc="8CFC2ED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B5F1E0D"/>
    <w:multiLevelType w:val="hybridMultilevel"/>
    <w:tmpl w:val="24763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BEB1B4C"/>
    <w:multiLevelType w:val="hybridMultilevel"/>
    <w:tmpl w:val="BAA49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08573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2F4D530C"/>
    <w:multiLevelType w:val="hybridMultilevel"/>
    <w:tmpl w:val="FE00D12A"/>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3" w15:restartNumberingAfterBreak="0">
    <w:nsid w:val="2F5D3441"/>
    <w:multiLevelType w:val="hybridMultilevel"/>
    <w:tmpl w:val="A61ADC1C"/>
    <w:lvl w:ilvl="0" w:tplc="E54062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0416F43"/>
    <w:multiLevelType w:val="hybridMultilevel"/>
    <w:tmpl w:val="471E9B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1996EBA"/>
    <w:multiLevelType w:val="hybridMultilevel"/>
    <w:tmpl w:val="52E46F0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6" w15:restartNumberingAfterBreak="0">
    <w:nsid w:val="32D67866"/>
    <w:multiLevelType w:val="hybridMultilevel"/>
    <w:tmpl w:val="2312D5A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7" w15:restartNumberingAfterBreak="0">
    <w:nsid w:val="34A671F9"/>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7336738"/>
    <w:multiLevelType w:val="hybridMultilevel"/>
    <w:tmpl w:val="43AC9C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88B7435"/>
    <w:multiLevelType w:val="hybridMultilevel"/>
    <w:tmpl w:val="B26EC312"/>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0" w15:restartNumberingAfterBreak="0">
    <w:nsid w:val="3A1207D2"/>
    <w:multiLevelType w:val="multilevel"/>
    <w:tmpl w:val="0809001D"/>
    <w:numStyleLink w:val="Stile1"/>
  </w:abstractNum>
  <w:abstractNum w:abstractNumId="21" w15:restartNumberingAfterBreak="0">
    <w:nsid w:val="3ABF6718"/>
    <w:multiLevelType w:val="hybridMultilevel"/>
    <w:tmpl w:val="EE6AE25C"/>
    <w:lvl w:ilvl="0" w:tplc="08F29C5E">
      <w:start w:val="1"/>
      <w:numFmt w:val="decimal"/>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E92248E"/>
    <w:multiLevelType w:val="hybridMultilevel"/>
    <w:tmpl w:val="19369F8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3" w15:restartNumberingAfterBreak="0">
    <w:nsid w:val="3F3F02C1"/>
    <w:multiLevelType w:val="hybridMultilevel"/>
    <w:tmpl w:val="93468E2A"/>
    <w:lvl w:ilvl="0" w:tplc="08090003">
      <w:start w:val="1"/>
      <w:numFmt w:val="bullet"/>
      <w:lvlText w:val="o"/>
      <w:lvlJc w:val="left"/>
      <w:pPr>
        <w:ind w:left="1724" w:hanging="360"/>
      </w:pPr>
      <w:rPr>
        <w:rFonts w:ascii="Courier New" w:hAnsi="Courier New" w:cs="Courier New"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4" w15:restartNumberingAfterBreak="0">
    <w:nsid w:val="3F804F4C"/>
    <w:multiLevelType w:val="hybridMultilevel"/>
    <w:tmpl w:val="D9DA13BE"/>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25" w15:restartNumberingAfterBreak="0">
    <w:nsid w:val="4349118C"/>
    <w:multiLevelType w:val="hybridMultilevel"/>
    <w:tmpl w:val="9D6A5C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A82B67"/>
    <w:multiLevelType w:val="multilevel"/>
    <w:tmpl w:val="0809001D"/>
    <w:styleLink w:val="Stile1"/>
    <w:lvl w:ilvl="0">
      <w:start w:val="1"/>
      <w:numFmt w:val="decimal"/>
      <w:lvlText w:val="%1)"/>
      <w:lvlJc w:val="left"/>
      <w:pPr>
        <w:ind w:left="360" w:hanging="360"/>
      </w:pPr>
    </w:lvl>
    <w:lvl w:ilvl="1">
      <w:start w:val="1"/>
      <w:numFmt w:val="upperRoman"/>
      <w:lvlText w:val="%2)"/>
      <w:lvlJc w:val="left"/>
      <w:pPr>
        <w:ind w:left="720" w:hanging="360"/>
      </w:pPr>
      <w:rPr>
        <w:sz w:val="2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4AE16A0F"/>
    <w:multiLevelType w:val="hybridMultilevel"/>
    <w:tmpl w:val="41585B1A"/>
    <w:lvl w:ilvl="0" w:tplc="A3C89A14">
      <w:start w:val="1"/>
      <w:numFmt w:val="lowerRoman"/>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28" w15:restartNumberingAfterBreak="0">
    <w:nsid w:val="4F1B167C"/>
    <w:multiLevelType w:val="hybridMultilevel"/>
    <w:tmpl w:val="80EAF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28504CF"/>
    <w:multiLevelType w:val="hybridMultilevel"/>
    <w:tmpl w:val="5A143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2A70A45"/>
    <w:multiLevelType w:val="hybridMultilevel"/>
    <w:tmpl w:val="57F0E4B4"/>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1" w15:restartNumberingAfterBreak="0">
    <w:nsid w:val="5BBE48BC"/>
    <w:multiLevelType w:val="multilevel"/>
    <w:tmpl w:val="0EFE6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D4B471B"/>
    <w:multiLevelType w:val="hybridMultilevel"/>
    <w:tmpl w:val="54C09FE0"/>
    <w:lvl w:ilvl="0" w:tplc="D47E7D1E">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3" w15:restartNumberingAfterBreak="0">
    <w:nsid w:val="5F0F00F7"/>
    <w:multiLevelType w:val="hybridMultilevel"/>
    <w:tmpl w:val="E2B00534"/>
    <w:lvl w:ilvl="0" w:tplc="C4A2F724">
      <w:numFmt w:val="bullet"/>
      <w:lvlText w:val="-"/>
      <w:lvlJc w:val="left"/>
      <w:pPr>
        <w:ind w:left="644" w:hanging="360"/>
      </w:pPr>
      <w:rPr>
        <w:rFonts w:ascii="Calibri" w:eastAsiaTheme="minorHAnsi" w:hAnsi="Calibri" w:cs="Calibri"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4" w15:restartNumberingAfterBreak="0">
    <w:nsid w:val="67295208"/>
    <w:multiLevelType w:val="hybridMultilevel"/>
    <w:tmpl w:val="8564D096"/>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35" w15:restartNumberingAfterBreak="0">
    <w:nsid w:val="6F974EF0"/>
    <w:multiLevelType w:val="hybridMultilevel"/>
    <w:tmpl w:val="17E281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7B7696"/>
    <w:multiLevelType w:val="hybridMultilevel"/>
    <w:tmpl w:val="6994DC74"/>
    <w:lvl w:ilvl="0" w:tplc="EF8A4902">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D852FD1"/>
    <w:multiLevelType w:val="hybridMultilevel"/>
    <w:tmpl w:val="1FCE929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num w:numId="1" w16cid:durableId="1784568049">
    <w:abstractNumId w:val="13"/>
  </w:num>
  <w:num w:numId="2" w16cid:durableId="260259158">
    <w:abstractNumId w:val="7"/>
  </w:num>
  <w:num w:numId="3" w16cid:durableId="96558136">
    <w:abstractNumId w:val="27"/>
  </w:num>
  <w:num w:numId="4" w16cid:durableId="739909452">
    <w:abstractNumId w:val="0"/>
  </w:num>
  <w:num w:numId="5" w16cid:durableId="1706558871">
    <w:abstractNumId w:val="2"/>
  </w:num>
  <w:num w:numId="6" w16cid:durableId="1782214140">
    <w:abstractNumId w:val="8"/>
  </w:num>
  <w:num w:numId="7" w16cid:durableId="1833794076">
    <w:abstractNumId w:val="36"/>
  </w:num>
  <w:num w:numId="8" w16cid:durableId="1016274156">
    <w:abstractNumId w:val="36"/>
    <w:lvlOverride w:ilvl="0">
      <w:startOverride w:val="1"/>
    </w:lvlOverride>
  </w:num>
  <w:num w:numId="9" w16cid:durableId="555505553">
    <w:abstractNumId w:val="7"/>
    <w:lvlOverride w:ilvl="0">
      <w:startOverride w:val="1"/>
    </w:lvlOverride>
  </w:num>
  <w:num w:numId="10" w16cid:durableId="315692501">
    <w:abstractNumId w:val="26"/>
  </w:num>
  <w:num w:numId="11" w16cid:durableId="479927069">
    <w:abstractNumId w:val="20"/>
  </w:num>
  <w:num w:numId="12" w16cid:durableId="1488864590">
    <w:abstractNumId w:val="11"/>
  </w:num>
  <w:num w:numId="13" w16cid:durableId="952371394">
    <w:abstractNumId w:val="28"/>
  </w:num>
  <w:num w:numId="14" w16cid:durableId="446972362">
    <w:abstractNumId w:val="25"/>
  </w:num>
  <w:num w:numId="15" w16cid:durableId="198324684">
    <w:abstractNumId w:val="16"/>
  </w:num>
  <w:num w:numId="16" w16cid:durableId="487984769">
    <w:abstractNumId w:val="12"/>
  </w:num>
  <w:num w:numId="17" w16cid:durableId="1951354820">
    <w:abstractNumId w:val="34"/>
  </w:num>
  <w:num w:numId="18" w16cid:durableId="1969121098">
    <w:abstractNumId w:val="30"/>
  </w:num>
  <w:num w:numId="19" w16cid:durableId="1412584641">
    <w:abstractNumId w:val="33"/>
  </w:num>
  <w:num w:numId="20" w16cid:durableId="584069954">
    <w:abstractNumId w:val="32"/>
  </w:num>
  <w:num w:numId="21" w16cid:durableId="250893771">
    <w:abstractNumId w:val="21"/>
  </w:num>
  <w:num w:numId="22" w16cid:durableId="1637679864">
    <w:abstractNumId w:val="23"/>
  </w:num>
  <w:num w:numId="23" w16cid:durableId="992949400">
    <w:abstractNumId w:val="3"/>
  </w:num>
  <w:num w:numId="24" w16cid:durableId="665398661">
    <w:abstractNumId w:val="31"/>
  </w:num>
  <w:num w:numId="25" w16cid:durableId="1309094712">
    <w:abstractNumId w:val="1"/>
  </w:num>
  <w:num w:numId="26" w16cid:durableId="1114398373">
    <w:abstractNumId w:val="37"/>
  </w:num>
  <w:num w:numId="27" w16cid:durableId="259796265">
    <w:abstractNumId w:val="6"/>
  </w:num>
  <w:num w:numId="28" w16cid:durableId="714425478">
    <w:abstractNumId w:val="17"/>
  </w:num>
  <w:num w:numId="29" w16cid:durableId="1213998543">
    <w:abstractNumId w:val="19"/>
  </w:num>
  <w:num w:numId="30" w16cid:durableId="1858881017">
    <w:abstractNumId w:val="15"/>
  </w:num>
  <w:num w:numId="31" w16cid:durableId="105739462">
    <w:abstractNumId w:val="10"/>
  </w:num>
  <w:num w:numId="32" w16cid:durableId="1888033337">
    <w:abstractNumId w:val="22"/>
  </w:num>
  <w:num w:numId="33" w16cid:durableId="767388194">
    <w:abstractNumId w:val="35"/>
  </w:num>
  <w:num w:numId="34" w16cid:durableId="215549966">
    <w:abstractNumId w:val="14"/>
  </w:num>
  <w:num w:numId="35" w16cid:durableId="858737539">
    <w:abstractNumId w:val="4"/>
  </w:num>
  <w:num w:numId="36" w16cid:durableId="929310322">
    <w:abstractNumId w:val="9"/>
  </w:num>
  <w:num w:numId="37" w16cid:durableId="1926987089">
    <w:abstractNumId w:val="29"/>
  </w:num>
  <w:num w:numId="38" w16cid:durableId="1372070614">
    <w:abstractNumId w:val="18"/>
  </w:num>
  <w:num w:numId="39" w16cid:durableId="501895488">
    <w:abstractNumId w:val="24"/>
  </w:num>
  <w:num w:numId="40" w16cid:durableId="207575086">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S3MDYxszQzNzQ2MDBW0lEKTi0uzszPAykwNK4FACRPmewtAAAA"/>
  </w:docVars>
  <w:rsids>
    <w:rsidRoot w:val="00406AE4"/>
    <w:rsid w:val="00000B81"/>
    <w:rsid w:val="00001425"/>
    <w:rsid w:val="00001B85"/>
    <w:rsid w:val="00002037"/>
    <w:rsid w:val="000028A7"/>
    <w:rsid w:val="00002F93"/>
    <w:rsid w:val="00003211"/>
    <w:rsid w:val="00003347"/>
    <w:rsid w:val="000034E4"/>
    <w:rsid w:val="0000442E"/>
    <w:rsid w:val="00004D5F"/>
    <w:rsid w:val="00004F50"/>
    <w:rsid w:val="000054CF"/>
    <w:rsid w:val="00005639"/>
    <w:rsid w:val="000056C3"/>
    <w:rsid w:val="00005817"/>
    <w:rsid w:val="00005823"/>
    <w:rsid w:val="00005A58"/>
    <w:rsid w:val="00006A7A"/>
    <w:rsid w:val="00007027"/>
    <w:rsid w:val="00007789"/>
    <w:rsid w:val="00007809"/>
    <w:rsid w:val="00007C75"/>
    <w:rsid w:val="00007DA8"/>
    <w:rsid w:val="0001020D"/>
    <w:rsid w:val="000107FE"/>
    <w:rsid w:val="00010AE4"/>
    <w:rsid w:val="00011587"/>
    <w:rsid w:val="000115D4"/>
    <w:rsid w:val="000126C5"/>
    <w:rsid w:val="00012F5D"/>
    <w:rsid w:val="00013A52"/>
    <w:rsid w:val="00013EA6"/>
    <w:rsid w:val="000144DD"/>
    <w:rsid w:val="00014F6B"/>
    <w:rsid w:val="000158FF"/>
    <w:rsid w:val="00015C41"/>
    <w:rsid w:val="00015F67"/>
    <w:rsid w:val="00015FB9"/>
    <w:rsid w:val="00016489"/>
    <w:rsid w:val="00016940"/>
    <w:rsid w:val="00016C7F"/>
    <w:rsid w:val="00017A9A"/>
    <w:rsid w:val="0002109D"/>
    <w:rsid w:val="00021185"/>
    <w:rsid w:val="0002125F"/>
    <w:rsid w:val="000216C9"/>
    <w:rsid w:val="00021980"/>
    <w:rsid w:val="00021FB1"/>
    <w:rsid w:val="00022135"/>
    <w:rsid w:val="00022929"/>
    <w:rsid w:val="00022B15"/>
    <w:rsid w:val="00022B59"/>
    <w:rsid w:val="000232F6"/>
    <w:rsid w:val="000235B8"/>
    <w:rsid w:val="000235D8"/>
    <w:rsid w:val="00023F5D"/>
    <w:rsid w:val="0002414F"/>
    <w:rsid w:val="0002442F"/>
    <w:rsid w:val="00024602"/>
    <w:rsid w:val="00024C96"/>
    <w:rsid w:val="00024EAB"/>
    <w:rsid w:val="00025104"/>
    <w:rsid w:val="000258BD"/>
    <w:rsid w:val="00025902"/>
    <w:rsid w:val="00025B5D"/>
    <w:rsid w:val="00025DB1"/>
    <w:rsid w:val="00025F57"/>
    <w:rsid w:val="000271B6"/>
    <w:rsid w:val="000275D5"/>
    <w:rsid w:val="00027F0F"/>
    <w:rsid w:val="00030341"/>
    <w:rsid w:val="00030368"/>
    <w:rsid w:val="00030763"/>
    <w:rsid w:val="000307D2"/>
    <w:rsid w:val="00030903"/>
    <w:rsid w:val="00032237"/>
    <w:rsid w:val="000324BC"/>
    <w:rsid w:val="00032AC9"/>
    <w:rsid w:val="0003399A"/>
    <w:rsid w:val="0003454C"/>
    <w:rsid w:val="00034564"/>
    <w:rsid w:val="00034581"/>
    <w:rsid w:val="00034A28"/>
    <w:rsid w:val="00034AC6"/>
    <w:rsid w:val="00034B71"/>
    <w:rsid w:val="00034DBE"/>
    <w:rsid w:val="00034F91"/>
    <w:rsid w:val="00035158"/>
    <w:rsid w:val="00035267"/>
    <w:rsid w:val="00035517"/>
    <w:rsid w:val="000362E7"/>
    <w:rsid w:val="000362F9"/>
    <w:rsid w:val="000369D7"/>
    <w:rsid w:val="00036B08"/>
    <w:rsid w:val="00036D60"/>
    <w:rsid w:val="00037E3D"/>
    <w:rsid w:val="00037E63"/>
    <w:rsid w:val="00037EB9"/>
    <w:rsid w:val="00040045"/>
    <w:rsid w:val="000404DC"/>
    <w:rsid w:val="00040EEB"/>
    <w:rsid w:val="0004134A"/>
    <w:rsid w:val="0004137C"/>
    <w:rsid w:val="00041D42"/>
    <w:rsid w:val="00041D4F"/>
    <w:rsid w:val="000421B7"/>
    <w:rsid w:val="000422A7"/>
    <w:rsid w:val="00042D46"/>
    <w:rsid w:val="00042E2B"/>
    <w:rsid w:val="000437B5"/>
    <w:rsid w:val="000438FC"/>
    <w:rsid w:val="000440BF"/>
    <w:rsid w:val="00044733"/>
    <w:rsid w:val="00044745"/>
    <w:rsid w:val="00044C4E"/>
    <w:rsid w:val="00044F04"/>
    <w:rsid w:val="0004503C"/>
    <w:rsid w:val="000450BC"/>
    <w:rsid w:val="0004512A"/>
    <w:rsid w:val="0004519A"/>
    <w:rsid w:val="00045645"/>
    <w:rsid w:val="000468D8"/>
    <w:rsid w:val="00046A69"/>
    <w:rsid w:val="00046FA6"/>
    <w:rsid w:val="00047644"/>
    <w:rsid w:val="00047901"/>
    <w:rsid w:val="00047DC4"/>
    <w:rsid w:val="00047F98"/>
    <w:rsid w:val="00050385"/>
    <w:rsid w:val="0005080D"/>
    <w:rsid w:val="000508C9"/>
    <w:rsid w:val="00050CC8"/>
    <w:rsid w:val="0005125C"/>
    <w:rsid w:val="00051565"/>
    <w:rsid w:val="000517D3"/>
    <w:rsid w:val="00051904"/>
    <w:rsid w:val="00051BBA"/>
    <w:rsid w:val="0005217A"/>
    <w:rsid w:val="00052363"/>
    <w:rsid w:val="00052707"/>
    <w:rsid w:val="0005298E"/>
    <w:rsid w:val="00055287"/>
    <w:rsid w:val="0005545F"/>
    <w:rsid w:val="00055C49"/>
    <w:rsid w:val="00055DCE"/>
    <w:rsid w:val="00055FB4"/>
    <w:rsid w:val="00056A08"/>
    <w:rsid w:val="00056CE6"/>
    <w:rsid w:val="00057849"/>
    <w:rsid w:val="00057D6B"/>
    <w:rsid w:val="00057F01"/>
    <w:rsid w:val="00057F3D"/>
    <w:rsid w:val="00060013"/>
    <w:rsid w:val="0006057E"/>
    <w:rsid w:val="00060AA1"/>
    <w:rsid w:val="00061415"/>
    <w:rsid w:val="0006200A"/>
    <w:rsid w:val="0006221B"/>
    <w:rsid w:val="00062970"/>
    <w:rsid w:val="00062B94"/>
    <w:rsid w:val="00062F98"/>
    <w:rsid w:val="00063640"/>
    <w:rsid w:val="00063737"/>
    <w:rsid w:val="00063B81"/>
    <w:rsid w:val="00063E18"/>
    <w:rsid w:val="00065438"/>
    <w:rsid w:val="0006625C"/>
    <w:rsid w:val="0006638B"/>
    <w:rsid w:val="000664AF"/>
    <w:rsid w:val="00066A31"/>
    <w:rsid w:val="00066B34"/>
    <w:rsid w:val="00066BC7"/>
    <w:rsid w:val="00066F91"/>
    <w:rsid w:val="00067039"/>
    <w:rsid w:val="00067630"/>
    <w:rsid w:val="0006784D"/>
    <w:rsid w:val="00067C83"/>
    <w:rsid w:val="00067F54"/>
    <w:rsid w:val="0007006D"/>
    <w:rsid w:val="000705D7"/>
    <w:rsid w:val="00070864"/>
    <w:rsid w:val="00070E32"/>
    <w:rsid w:val="00071223"/>
    <w:rsid w:val="000715F9"/>
    <w:rsid w:val="000717B1"/>
    <w:rsid w:val="00071A24"/>
    <w:rsid w:val="00071BAE"/>
    <w:rsid w:val="00071CF2"/>
    <w:rsid w:val="00071F1C"/>
    <w:rsid w:val="00072BFF"/>
    <w:rsid w:val="00072DAB"/>
    <w:rsid w:val="00074616"/>
    <w:rsid w:val="00074757"/>
    <w:rsid w:val="000749BC"/>
    <w:rsid w:val="00074B82"/>
    <w:rsid w:val="00074E8F"/>
    <w:rsid w:val="00074EAB"/>
    <w:rsid w:val="00075C14"/>
    <w:rsid w:val="00075DFC"/>
    <w:rsid w:val="000763DA"/>
    <w:rsid w:val="000765BB"/>
    <w:rsid w:val="0007683B"/>
    <w:rsid w:val="00076D57"/>
    <w:rsid w:val="0007729B"/>
    <w:rsid w:val="0007748E"/>
    <w:rsid w:val="0007773E"/>
    <w:rsid w:val="000800A4"/>
    <w:rsid w:val="00080AB8"/>
    <w:rsid w:val="00080CED"/>
    <w:rsid w:val="00080D33"/>
    <w:rsid w:val="00080DA9"/>
    <w:rsid w:val="000817DA"/>
    <w:rsid w:val="00081D06"/>
    <w:rsid w:val="00081F71"/>
    <w:rsid w:val="00082249"/>
    <w:rsid w:val="00082568"/>
    <w:rsid w:val="0008315F"/>
    <w:rsid w:val="000835F6"/>
    <w:rsid w:val="00083F1F"/>
    <w:rsid w:val="000846C6"/>
    <w:rsid w:val="00084A53"/>
    <w:rsid w:val="00084BF0"/>
    <w:rsid w:val="000851A4"/>
    <w:rsid w:val="000853B9"/>
    <w:rsid w:val="000861E0"/>
    <w:rsid w:val="00087415"/>
    <w:rsid w:val="000874D0"/>
    <w:rsid w:val="00087ECE"/>
    <w:rsid w:val="00090302"/>
    <w:rsid w:val="00090FC1"/>
    <w:rsid w:val="00091238"/>
    <w:rsid w:val="00091826"/>
    <w:rsid w:val="000918FF"/>
    <w:rsid w:val="00091B42"/>
    <w:rsid w:val="00092207"/>
    <w:rsid w:val="00092FDE"/>
    <w:rsid w:val="000930A4"/>
    <w:rsid w:val="00093111"/>
    <w:rsid w:val="000937AD"/>
    <w:rsid w:val="00093EAE"/>
    <w:rsid w:val="00094122"/>
    <w:rsid w:val="00094425"/>
    <w:rsid w:val="00094C6A"/>
    <w:rsid w:val="000955F3"/>
    <w:rsid w:val="00096894"/>
    <w:rsid w:val="0009708C"/>
    <w:rsid w:val="000975A5"/>
    <w:rsid w:val="00097876"/>
    <w:rsid w:val="000979C6"/>
    <w:rsid w:val="000A018E"/>
    <w:rsid w:val="000A0304"/>
    <w:rsid w:val="000A084A"/>
    <w:rsid w:val="000A0860"/>
    <w:rsid w:val="000A0CCF"/>
    <w:rsid w:val="000A1496"/>
    <w:rsid w:val="000A1769"/>
    <w:rsid w:val="000A230C"/>
    <w:rsid w:val="000A265A"/>
    <w:rsid w:val="000A2964"/>
    <w:rsid w:val="000A324C"/>
    <w:rsid w:val="000A37EC"/>
    <w:rsid w:val="000A4451"/>
    <w:rsid w:val="000A4ACA"/>
    <w:rsid w:val="000A4BF0"/>
    <w:rsid w:val="000A4F3F"/>
    <w:rsid w:val="000A5096"/>
    <w:rsid w:val="000A56EA"/>
    <w:rsid w:val="000A5E15"/>
    <w:rsid w:val="000A611F"/>
    <w:rsid w:val="000A6D23"/>
    <w:rsid w:val="000A70B1"/>
    <w:rsid w:val="000A7101"/>
    <w:rsid w:val="000A7205"/>
    <w:rsid w:val="000A7251"/>
    <w:rsid w:val="000A75B7"/>
    <w:rsid w:val="000A78EC"/>
    <w:rsid w:val="000A7A5B"/>
    <w:rsid w:val="000B0448"/>
    <w:rsid w:val="000B0591"/>
    <w:rsid w:val="000B0E35"/>
    <w:rsid w:val="000B17D6"/>
    <w:rsid w:val="000B17EA"/>
    <w:rsid w:val="000B1B3A"/>
    <w:rsid w:val="000B28F5"/>
    <w:rsid w:val="000B2C04"/>
    <w:rsid w:val="000B2EBA"/>
    <w:rsid w:val="000B2FFF"/>
    <w:rsid w:val="000B357B"/>
    <w:rsid w:val="000B382A"/>
    <w:rsid w:val="000B3950"/>
    <w:rsid w:val="000B3F78"/>
    <w:rsid w:val="000B464E"/>
    <w:rsid w:val="000B4C8D"/>
    <w:rsid w:val="000B56FD"/>
    <w:rsid w:val="000B6525"/>
    <w:rsid w:val="000B6CE1"/>
    <w:rsid w:val="000B7B08"/>
    <w:rsid w:val="000C0594"/>
    <w:rsid w:val="000C0F58"/>
    <w:rsid w:val="000C1C99"/>
    <w:rsid w:val="000C1C9A"/>
    <w:rsid w:val="000C1CD2"/>
    <w:rsid w:val="000C275F"/>
    <w:rsid w:val="000C2B25"/>
    <w:rsid w:val="000C2C6B"/>
    <w:rsid w:val="000C2C97"/>
    <w:rsid w:val="000C2E62"/>
    <w:rsid w:val="000C3328"/>
    <w:rsid w:val="000C3700"/>
    <w:rsid w:val="000C39E7"/>
    <w:rsid w:val="000C3D03"/>
    <w:rsid w:val="000C42F0"/>
    <w:rsid w:val="000C4E07"/>
    <w:rsid w:val="000C61B4"/>
    <w:rsid w:val="000C6656"/>
    <w:rsid w:val="000C6D11"/>
    <w:rsid w:val="000C6D2B"/>
    <w:rsid w:val="000C6FAD"/>
    <w:rsid w:val="000C70E3"/>
    <w:rsid w:val="000C774A"/>
    <w:rsid w:val="000C7890"/>
    <w:rsid w:val="000C7F6B"/>
    <w:rsid w:val="000D1197"/>
    <w:rsid w:val="000D16B3"/>
    <w:rsid w:val="000D1714"/>
    <w:rsid w:val="000D1E3A"/>
    <w:rsid w:val="000D2432"/>
    <w:rsid w:val="000D2773"/>
    <w:rsid w:val="000D29AC"/>
    <w:rsid w:val="000D3440"/>
    <w:rsid w:val="000D377B"/>
    <w:rsid w:val="000D39AF"/>
    <w:rsid w:val="000D41D9"/>
    <w:rsid w:val="000D4881"/>
    <w:rsid w:val="000D6441"/>
    <w:rsid w:val="000D6626"/>
    <w:rsid w:val="000D6F95"/>
    <w:rsid w:val="000D7842"/>
    <w:rsid w:val="000D7E2A"/>
    <w:rsid w:val="000E058B"/>
    <w:rsid w:val="000E0B0D"/>
    <w:rsid w:val="000E16D8"/>
    <w:rsid w:val="000E1D29"/>
    <w:rsid w:val="000E2110"/>
    <w:rsid w:val="000E21E6"/>
    <w:rsid w:val="000E2353"/>
    <w:rsid w:val="000E2822"/>
    <w:rsid w:val="000E2ACE"/>
    <w:rsid w:val="000E2C9A"/>
    <w:rsid w:val="000E31EF"/>
    <w:rsid w:val="000E32F6"/>
    <w:rsid w:val="000E346C"/>
    <w:rsid w:val="000E3DD9"/>
    <w:rsid w:val="000E4998"/>
    <w:rsid w:val="000E5022"/>
    <w:rsid w:val="000E519D"/>
    <w:rsid w:val="000E62E1"/>
    <w:rsid w:val="000E6806"/>
    <w:rsid w:val="000E6CD4"/>
    <w:rsid w:val="000E7832"/>
    <w:rsid w:val="000E784D"/>
    <w:rsid w:val="000E785A"/>
    <w:rsid w:val="000E7EF9"/>
    <w:rsid w:val="000F044C"/>
    <w:rsid w:val="000F066F"/>
    <w:rsid w:val="000F06CF"/>
    <w:rsid w:val="000F0CDA"/>
    <w:rsid w:val="000F2251"/>
    <w:rsid w:val="000F2592"/>
    <w:rsid w:val="000F285B"/>
    <w:rsid w:val="000F2926"/>
    <w:rsid w:val="000F3348"/>
    <w:rsid w:val="000F354C"/>
    <w:rsid w:val="000F3D56"/>
    <w:rsid w:val="000F3D73"/>
    <w:rsid w:val="000F3DF9"/>
    <w:rsid w:val="000F40C7"/>
    <w:rsid w:val="000F45AF"/>
    <w:rsid w:val="000F50A2"/>
    <w:rsid w:val="000F514C"/>
    <w:rsid w:val="000F56F6"/>
    <w:rsid w:val="000F573F"/>
    <w:rsid w:val="000F6D2E"/>
    <w:rsid w:val="000F761B"/>
    <w:rsid w:val="000F765C"/>
    <w:rsid w:val="00100241"/>
    <w:rsid w:val="00100272"/>
    <w:rsid w:val="001009ED"/>
    <w:rsid w:val="00100DA7"/>
    <w:rsid w:val="001014DA"/>
    <w:rsid w:val="001015FA"/>
    <w:rsid w:val="00101879"/>
    <w:rsid w:val="00101B58"/>
    <w:rsid w:val="0010271E"/>
    <w:rsid w:val="001027FD"/>
    <w:rsid w:val="00103253"/>
    <w:rsid w:val="00103EC7"/>
    <w:rsid w:val="001050F8"/>
    <w:rsid w:val="0010521C"/>
    <w:rsid w:val="0010561A"/>
    <w:rsid w:val="00106E7A"/>
    <w:rsid w:val="0010736A"/>
    <w:rsid w:val="00107985"/>
    <w:rsid w:val="001079BA"/>
    <w:rsid w:val="00107AFF"/>
    <w:rsid w:val="00107B58"/>
    <w:rsid w:val="00107BB6"/>
    <w:rsid w:val="00107C9B"/>
    <w:rsid w:val="00107E6A"/>
    <w:rsid w:val="00107E97"/>
    <w:rsid w:val="00110840"/>
    <w:rsid w:val="001112C5"/>
    <w:rsid w:val="00111BD5"/>
    <w:rsid w:val="001123B9"/>
    <w:rsid w:val="001125C1"/>
    <w:rsid w:val="00112824"/>
    <w:rsid w:val="00112A0B"/>
    <w:rsid w:val="001132DA"/>
    <w:rsid w:val="0011330C"/>
    <w:rsid w:val="001137CD"/>
    <w:rsid w:val="0011412A"/>
    <w:rsid w:val="00115CE3"/>
    <w:rsid w:val="001167AB"/>
    <w:rsid w:val="0011684F"/>
    <w:rsid w:val="00116EE9"/>
    <w:rsid w:val="00117477"/>
    <w:rsid w:val="001176A7"/>
    <w:rsid w:val="0011788B"/>
    <w:rsid w:val="00117960"/>
    <w:rsid w:val="00117B9E"/>
    <w:rsid w:val="00120F3E"/>
    <w:rsid w:val="0012101A"/>
    <w:rsid w:val="00121547"/>
    <w:rsid w:val="001217EE"/>
    <w:rsid w:val="00121D54"/>
    <w:rsid w:val="00121D6D"/>
    <w:rsid w:val="00121F8D"/>
    <w:rsid w:val="0012204A"/>
    <w:rsid w:val="0012247B"/>
    <w:rsid w:val="0012271C"/>
    <w:rsid w:val="001227AB"/>
    <w:rsid w:val="00122BE4"/>
    <w:rsid w:val="001231C3"/>
    <w:rsid w:val="001232AB"/>
    <w:rsid w:val="00123352"/>
    <w:rsid w:val="0012357A"/>
    <w:rsid w:val="001237C0"/>
    <w:rsid w:val="0012441C"/>
    <w:rsid w:val="001245B5"/>
    <w:rsid w:val="00124A33"/>
    <w:rsid w:val="00125212"/>
    <w:rsid w:val="00125588"/>
    <w:rsid w:val="00125992"/>
    <w:rsid w:val="00125E73"/>
    <w:rsid w:val="001261BE"/>
    <w:rsid w:val="001266F6"/>
    <w:rsid w:val="00126725"/>
    <w:rsid w:val="00127D97"/>
    <w:rsid w:val="0013051E"/>
    <w:rsid w:val="00130FE1"/>
    <w:rsid w:val="001318BA"/>
    <w:rsid w:val="00131E53"/>
    <w:rsid w:val="00132591"/>
    <w:rsid w:val="0013334E"/>
    <w:rsid w:val="00133A81"/>
    <w:rsid w:val="00133B10"/>
    <w:rsid w:val="00134606"/>
    <w:rsid w:val="00134BA2"/>
    <w:rsid w:val="00135756"/>
    <w:rsid w:val="001363C1"/>
    <w:rsid w:val="00136507"/>
    <w:rsid w:val="00136E90"/>
    <w:rsid w:val="00137161"/>
    <w:rsid w:val="00140413"/>
    <w:rsid w:val="001405D3"/>
    <w:rsid w:val="00141432"/>
    <w:rsid w:val="001415E1"/>
    <w:rsid w:val="00141A04"/>
    <w:rsid w:val="001420E5"/>
    <w:rsid w:val="0014262D"/>
    <w:rsid w:val="0014333B"/>
    <w:rsid w:val="00143878"/>
    <w:rsid w:val="00144E2B"/>
    <w:rsid w:val="00144F7A"/>
    <w:rsid w:val="00145038"/>
    <w:rsid w:val="001452D2"/>
    <w:rsid w:val="001456B6"/>
    <w:rsid w:val="0014588A"/>
    <w:rsid w:val="00145BF8"/>
    <w:rsid w:val="00145E9E"/>
    <w:rsid w:val="00146011"/>
    <w:rsid w:val="00147285"/>
    <w:rsid w:val="0014794C"/>
    <w:rsid w:val="00147AF6"/>
    <w:rsid w:val="001503F3"/>
    <w:rsid w:val="00150707"/>
    <w:rsid w:val="001520F1"/>
    <w:rsid w:val="001521F3"/>
    <w:rsid w:val="0015236D"/>
    <w:rsid w:val="0015293A"/>
    <w:rsid w:val="001542C7"/>
    <w:rsid w:val="00154757"/>
    <w:rsid w:val="00155136"/>
    <w:rsid w:val="00155185"/>
    <w:rsid w:val="0015545D"/>
    <w:rsid w:val="00155663"/>
    <w:rsid w:val="001556E2"/>
    <w:rsid w:val="00155851"/>
    <w:rsid w:val="0015623B"/>
    <w:rsid w:val="001562D7"/>
    <w:rsid w:val="0015686C"/>
    <w:rsid w:val="001569FF"/>
    <w:rsid w:val="0015701D"/>
    <w:rsid w:val="0015727C"/>
    <w:rsid w:val="0015739C"/>
    <w:rsid w:val="00160578"/>
    <w:rsid w:val="00160EAB"/>
    <w:rsid w:val="0016173F"/>
    <w:rsid w:val="001617A6"/>
    <w:rsid w:val="00162C2A"/>
    <w:rsid w:val="00162C71"/>
    <w:rsid w:val="001630AD"/>
    <w:rsid w:val="001638CE"/>
    <w:rsid w:val="00164248"/>
    <w:rsid w:val="00164267"/>
    <w:rsid w:val="0016456A"/>
    <w:rsid w:val="0016488C"/>
    <w:rsid w:val="001655A9"/>
    <w:rsid w:val="00165BF5"/>
    <w:rsid w:val="00165E19"/>
    <w:rsid w:val="00165FB2"/>
    <w:rsid w:val="001660B2"/>
    <w:rsid w:val="00166150"/>
    <w:rsid w:val="0016641F"/>
    <w:rsid w:val="00166568"/>
    <w:rsid w:val="00167327"/>
    <w:rsid w:val="001709D7"/>
    <w:rsid w:val="001714AF"/>
    <w:rsid w:val="00171B95"/>
    <w:rsid w:val="00171F8C"/>
    <w:rsid w:val="001720AB"/>
    <w:rsid w:val="00172D10"/>
    <w:rsid w:val="0017340A"/>
    <w:rsid w:val="00173480"/>
    <w:rsid w:val="0017367B"/>
    <w:rsid w:val="0017384D"/>
    <w:rsid w:val="00174262"/>
    <w:rsid w:val="0017483B"/>
    <w:rsid w:val="00174895"/>
    <w:rsid w:val="00174D0C"/>
    <w:rsid w:val="00174D55"/>
    <w:rsid w:val="00175D7F"/>
    <w:rsid w:val="001763FC"/>
    <w:rsid w:val="00176680"/>
    <w:rsid w:val="00177413"/>
    <w:rsid w:val="0017757A"/>
    <w:rsid w:val="001802EF"/>
    <w:rsid w:val="00180389"/>
    <w:rsid w:val="001808AF"/>
    <w:rsid w:val="001808B1"/>
    <w:rsid w:val="001814FE"/>
    <w:rsid w:val="0018196B"/>
    <w:rsid w:val="00182490"/>
    <w:rsid w:val="0018267E"/>
    <w:rsid w:val="00182910"/>
    <w:rsid w:val="00182BCB"/>
    <w:rsid w:val="00182DD5"/>
    <w:rsid w:val="00183636"/>
    <w:rsid w:val="001844BD"/>
    <w:rsid w:val="00184608"/>
    <w:rsid w:val="00184A57"/>
    <w:rsid w:val="00184DCA"/>
    <w:rsid w:val="00184F8D"/>
    <w:rsid w:val="00186865"/>
    <w:rsid w:val="001868AE"/>
    <w:rsid w:val="00187365"/>
    <w:rsid w:val="001875BE"/>
    <w:rsid w:val="00187DD2"/>
    <w:rsid w:val="001901C5"/>
    <w:rsid w:val="00190ABF"/>
    <w:rsid w:val="001919FC"/>
    <w:rsid w:val="00192008"/>
    <w:rsid w:val="00192694"/>
    <w:rsid w:val="00192F10"/>
    <w:rsid w:val="001934C4"/>
    <w:rsid w:val="001934EB"/>
    <w:rsid w:val="001938CA"/>
    <w:rsid w:val="00193B39"/>
    <w:rsid w:val="00194189"/>
    <w:rsid w:val="001951AE"/>
    <w:rsid w:val="0019547E"/>
    <w:rsid w:val="001954EE"/>
    <w:rsid w:val="00195C47"/>
    <w:rsid w:val="00196B26"/>
    <w:rsid w:val="00196CBF"/>
    <w:rsid w:val="001975BB"/>
    <w:rsid w:val="00197A49"/>
    <w:rsid w:val="001A01C2"/>
    <w:rsid w:val="001A049E"/>
    <w:rsid w:val="001A05ED"/>
    <w:rsid w:val="001A0687"/>
    <w:rsid w:val="001A07D6"/>
    <w:rsid w:val="001A0B58"/>
    <w:rsid w:val="001A0DF5"/>
    <w:rsid w:val="001A1001"/>
    <w:rsid w:val="001A118F"/>
    <w:rsid w:val="001A1D3F"/>
    <w:rsid w:val="001A1D70"/>
    <w:rsid w:val="001A235C"/>
    <w:rsid w:val="001A23C9"/>
    <w:rsid w:val="001A2B09"/>
    <w:rsid w:val="001A2B20"/>
    <w:rsid w:val="001A370E"/>
    <w:rsid w:val="001A37BB"/>
    <w:rsid w:val="001A3F92"/>
    <w:rsid w:val="001A4148"/>
    <w:rsid w:val="001A47D4"/>
    <w:rsid w:val="001A4C78"/>
    <w:rsid w:val="001A5391"/>
    <w:rsid w:val="001A5AC1"/>
    <w:rsid w:val="001A5FFB"/>
    <w:rsid w:val="001A601C"/>
    <w:rsid w:val="001A625E"/>
    <w:rsid w:val="001A6311"/>
    <w:rsid w:val="001A6B0C"/>
    <w:rsid w:val="001A6E31"/>
    <w:rsid w:val="001A714F"/>
    <w:rsid w:val="001A71EB"/>
    <w:rsid w:val="001A7610"/>
    <w:rsid w:val="001B0254"/>
    <w:rsid w:val="001B033F"/>
    <w:rsid w:val="001B0463"/>
    <w:rsid w:val="001B09CD"/>
    <w:rsid w:val="001B0AD1"/>
    <w:rsid w:val="001B163F"/>
    <w:rsid w:val="001B170A"/>
    <w:rsid w:val="001B1C42"/>
    <w:rsid w:val="001B267F"/>
    <w:rsid w:val="001B2F50"/>
    <w:rsid w:val="001B4209"/>
    <w:rsid w:val="001B4733"/>
    <w:rsid w:val="001B4C44"/>
    <w:rsid w:val="001B4C48"/>
    <w:rsid w:val="001B57BE"/>
    <w:rsid w:val="001B58B7"/>
    <w:rsid w:val="001B5B4E"/>
    <w:rsid w:val="001B6565"/>
    <w:rsid w:val="001B69BC"/>
    <w:rsid w:val="001B6A2E"/>
    <w:rsid w:val="001B6BD5"/>
    <w:rsid w:val="001B6C20"/>
    <w:rsid w:val="001B7A9A"/>
    <w:rsid w:val="001B7D2F"/>
    <w:rsid w:val="001C028F"/>
    <w:rsid w:val="001C02F6"/>
    <w:rsid w:val="001C0A93"/>
    <w:rsid w:val="001C0C00"/>
    <w:rsid w:val="001C0D14"/>
    <w:rsid w:val="001C145A"/>
    <w:rsid w:val="001C1797"/>
    <w:rsid w:val="001C1C97"/>
    <w:rsid w:val="001C2F86"/>
    <w:rsid w:val="001C3606"/>
    <w:rsid w:val="001C3AA8"/>
    <w:rsid w:val="001C3F8B"/>
    <w:rsid w:val="001C44AB"/>
    <w:rsid w:val="001C47E7"/>
    <w:rsid w:val="001C4B5D"/>
    <w:rsid w:val="001C4EEA"/>
    <w:rsid w:val="001C5552"/>
    <w:rsid w:val="001C575B"/>
    <w:rsid w:val="001C5B4F"/>
    <w:rsid w:val="001C5CCE"/>
    <w:rsid w:val="001C67BF"/>
    <w:rsid w:val="001C6B1D"/>
    <w:rsid w:val="001C6D77"/>
    <w:rsid w:val="001C75C6"/>
    <w:rsid w:val="001C7602"/>
    <w:rsid w:val="001C77B9"/>
    <w:rsid w:val="001D014E"/>
    <w:rsid w:val="001D09CF"/>
    <w:rsid w:val="001D0A4F"/>
    <w:rsid w:val="001D0F48"/>
    <w:rsid w:val="001D1201"/>
    <w:rsid w:val="001D227A"/>
    <w:rsid w:val="001D27CA"/>
    <w:rsid w:val="001D2E00"/>
    <w:rsid w:val="001D2FAA"/>
    <w:rsid w:val="001D36B6"/>
    <w:rsid w:val="001D3CA6"/>
    <w:rsid w:val="001D4483"/>
    <w:rsid w:val="001D488C"/>
    <w:rsid w:val="001D529B"/>
    <w:rsid w:val="001D564B"/>
    <w:rsid w:val="001D59D9"/>
    <w:rsid w:val="001D63EE"/>
    <w:rsid w:val="001D6B6F"/>
    <w:rsid w:val="001D6DD7"/>
    <w:rsid w:val="001D6ECB"/>
    <w:rsid w:val="001D7667"/>
    <w:rsid w:val="001D7932"/>
    <w:rsid w:val="001D7B4A"/>
    <w:rsid w:val="001E00EA"/>
    <w:rsid w:val="001E0629"/>
    <w:rsid w:val="001E0904"/>
    <w:rsid w:val="001E0C21"/>
    <w:rsid w:val="001E10DF"/>
    <w:rsid w:val="001E10E2"/>
    <w:rsid w:val="001E142B"/>
    <w:rsid w:val="001E16AB"/>
    <w:rsid w:val="001E187D"/>
    <w:rsid w:val="001E1D4E"/>
    <w:rsid w:val="001E2620"/>
    <w:rsid w:val="001E2C6B"/>
    <w:rsid w:val="001E2FC7"/>
    <w:rsid w:val="001E377E"/>
    <w:rsid w:val="001E397E"/>
    <w:rsid w:val="001E3ADD"/>
    <w:rsid w:val="001E3BE1"/>
    <w:rsid w:val="001E3D1D"/>
    <w:rsid w:val="001E4341"/>
    <w:rsid w:val="001E4378"/>
    <w:rsid w:val="001E50C9"/>
    <w:rsid w:val="001E558A"/>
    <w:rsid w:val="001E60BD"/>
    <w:rsid w:val="001E6CEE"/>
    <w:rsid w:val="001E6DEB"/>
    <w:rsid w:val="001E79CA"/>
    <w:rsid w:val="001E7A11"/>
    <w:rsid w:val="001F00AC"/>
    <w:rsid w:val="001F00AF"/>
    <w:rsid w:val="001F00D7"/>
    <w:rsid w:val="001F086D"/>
    <w:rsid w:val="001F1840"/>
    <w:rsid w:val="001F1854"/>
    <w:rsid w:val="001F19B9"/>
    <w:rsid w:val="001F24E5"/>
    <w:rsid w:val="001F28A5"/>
    <w:rsid w:val="001F2D7A"/>
    <w:rsid w:val="001F330D"/>
    <w:rsid w:val="001F38F5"/>
    <w:rsid w:val="001F3DE0"/>
    <w:rsid w:val="001F4065"/>
    <w:rsid w:val="001F40FF"/>
    <w:rsid w:val="001F41C3"/>
    <w:rsid w:val="001F4E61"/>
    <w:rsid w:val="001F5ABB"/>
    <w:rsid w:val="001F5FDD"/>
    <w:rsid w:val="001F679E"/>
    <w:rsid w:val="001F6A29"/>
    <w:rsid w:val="001F6B57"/>
    <w:rsid w:val="00200667"/>
    <w:rsid w:val="00201437"/>
    <w:rsid w:val="00201583"/>
    <w:rsid w:val="002027CB"/>
    <w:rsid w:val="00202DAB"/>
    <w:rsid w:val="002037D3"/>
    <w:rsid w:val="0020386E"/>
    <w:rsid w:val="00203B58"/>
    <w:rsid w:val="0020440C"/>
    <w:rsid w:val="00204B2D"/>
    <w:rsid w:val="002056FE"/>
    <w:rsid w:val="00206D03"/>
    <w:rsid w:val="002070FA"/>
    <w:rsid w:val="0020796E"/>
    <w:rsid w:val="00207D3C"/>
    <w:rsid w:val="00210466"/>
    <w:rsid w:val="0021089A"/>
    <w:rsid w:val="002116D2"/>
    <w:rsid w:val="00211706"/>
    <w:rsid w:val="0021189A"/>
    <w:rsid w:val="0021335B"/>
    <w:rsid w:val="002133F1"/>
    <w:rsid w:val="002139F3"/>
    <w:rsid w:val="0021446F"/>
    <w:rsid w:val="002146CA"/>
    <w:rsid w:val="002147F5"/>
    <w:rsid w:val="00214993"/>
    <w:rsid w:val="00215801"/>
    <w:rsid w:val="00215975"/>
    <w:rsid w:val="00215D18"/>
    <w:rsid w:val="00215F22"/>
    <w:rsid w:val="00216D70"/>
    <w:rsid w:val="00216EE2"/>
    <w:rsid w:val="00217018"/>
    <w:rsid w:val="00217327"/>
    <w:rsid w:val="00217565"/>
    <w:rsid w:val="00217E0E"/>
    <w:rsid w:val="00217E9D"/>
    <w:rsid w:val="00220A30"/>
    <w:rsid w:val="00220E99"/>
    <w:rsid w:val="002214D5"/>
    <w:rsid w:val="002220EE"/>
    <w:rsid w:val="00222698"/>
    <w:rsid w:val="002226DB"/>
    <w:rsid w:val="002226F2"/>
    <w:rsid w:val="00222955"/>
    <w:rsid w:val="00222E14"/>
    <w:rsid w:val="00222FB9"/>
    <w:rsid w:val="002234EF"/>
    <w:rsid w:val="002236F5"/>
    <w:rsid w:val="0022381E"/>
    <w:rsid w:val="00223E1C"/>
    <w:rsid w:val="00224582"/>
    <w:rsid w:val="00224903"/>
    <w:rsid w:val="002250AD"/>
    <w:rsid w:val="002257AD"/>
    <w:rsid w:val="002257F1"/>
    <w:rsid w:val="00227480"/>
    <w:rsid w:val="00227916"/>
    <w:rsid w:val="002300A6"/>
    <w:rsid w:val="00230254"/>
    <w:rsid w:val="0023077A"/>
    <w:rsid w:val="0023088D"/>
    <w:rsid w:val="0023092A"/>
    <w:rsid w:val="002313D7"/>
    <w:rsid w:val="00231824"/>
    <w:rsid w:val="002318A2"/>
    <w:rsid w:val="002325AE"/>
    <w:rsid w:val="0023262E"/>
    <w:rsid w:val="002327B0"/>
    <w:rsid w:val="00232F39"/>
    <w:rsid w:val="002331D6"/>
    <w:rsid w:val="00233C5B"/>
    <w:rsid w:val="00234A3B"/>
    <w:rsid w:val="00234AD4"/>
    <w:rsid w:val="00234D33"/>
    <w:rsid w:val="002353C7"/>
    <w:rsid w:val="00235AF5"/>
    <w:rsid w:val="00235C78"/>
    <w:rsid w:val="00235D0B"/>
    <w:rsid w:val="00235DBB"/>
    <w:rsid w:val="002361A6"/>
    <w:rsid w:val="00236241"/>
    <w:rsid w:val="002368AE"/>
    <w:rsid w:val="00236993"/>
    <w:rsid w:val="00236B74"/>
    <w:rsid w:val="00237169"/>
    <w:rsid w:val="002373F9"/>
    <w:rsid w:val="00237CB9"/>
    <w:rsid w:val="00240162"/>
    <w:rsid w:val="002401A4"/>
    <w:rsid w:val="00240F59"/>
    <w:rsid w:val="002414A2"/>
    <w:rsid w:val="0024169B"/>
    <w:rsid w:val="00241EF3"/>
    <w:rsid w:val="002424E7"/>
    <w:rsid w:val="002425B0"/>
    <w:rsid w:val="00242853"/>
    <w:rsid w:val="00243766"/>
    <w:rsid w:val="00243FCF"/>
    <w:rsid w:val="00244074"/>
    <w:rsid w:val="002441C2"/>
    <w:rsid w:val="0024498F"/>
    <w:rsid w:val="00245568"/>
    <w:rsid w:val="0024695F"/>
    <w:rsid w:val="00246E43"/>
    <w:rsid w:val="00247601"/>
    <w:rsid w:val="00247D46"/>
    <w:rsid w:val="00247FF9"/>
    <w:rsid w:val="002504AD"/>
    <w:rsid w:val="002507F9"/>
    <w:rsid w:val="00250894"/>
    <w:rsid w:val="00250936"/>
    <w:rsid w:val="00250A88"/>
    <w:rsid w:val="00251527"/>
    <w:rsid w:val="00251AB9"/>
    <w:rsid w:val="00251E35"/>
    <w:rsid w:val="0025233A"/>
    <w:rsid w:val="00252AC9"/>
    <w:rsid w:val="00252EFB"/>
    <w:rsid w:val="00252FE1"/>
    <w:rsid w:val="00253A9D"/>
    <w:rsid w:val="00253DCC"/>
    <w:rsid w:val="00254293"/>
    <w:rsid w:val="002545A9"/>
    <w:rsid w:val="0025468B"/>
    <w:rsid w:val="0025469B"/>
    <w:rsid w:val="0025505E"/>
    <w:rsid w:val="00255381"/>
    <w:rsid w:val="00255428"/>
    <w:rsid w:val="00255719"/>
    <w:rsid w:val="00255BCD"/>
    <w:rsid w:val="00256E92"/>
    <w:rsid w:val="00256F94"/>
    <w:rsid w:val="00256FD2"/>
    <w:rsid w:val="00257412"/>
    <w:rsid w:val="002578CE"/>
    <w:rsid w:val="00257E84"/>
    <w:rsid w:val="00260164"/>
    <w:rsid w:val="002601AE"/>
    <w:rsid w:val="002603FB"/>
    <w:rsid w:val="0026051E"/>
    <w:rsid w:val="002606F1"/>
    <w:rsid w:val="002612D9"/>
    <w:rsid w:val="00261AC5"/>
    <w:rsid w:val="00261E06"/>
    <w:rsid w:val="00262241"/>
    <w:rsid w:val="002623F4"/>
    <w:rsid w:val="00262840"/>
    <w:rsid w:val="00262BCE"/>
    <w:rsid w:val="00262F52"/>
    <w:rsid w:val="002634A9"/>
    <w:rsid w:val="0026357C"/>
    <w:rsid w:val="002636F3"/>
    <w:rsid w:val="00263BDC"/>
    <w:rsid w:val="00264696"/>
    <w:rsid w:val="00265242"/>
    <w:rsid w:val="002653C7"/>
    <w:rsid w:val="002659B1"/>
    <w:rsid w:val="00265D91"/>
    <w:rsid w:val="00265DF1"/>
    <w:rsid w:val="002664DC"/>
    <w:rsid w:val="00267182"/>
    <w:rsid w:val="0026733C"/>
    <w:rsid w:val="00267929"/>
    <w:rsid w:val="00270274"/>
    <w:rsid w:val="0027033C"/>
    <w:rsid w:val="00270447"/>
    <w:rsid w:val="00270491"/>
    <w:rsid w:val="002709D8"/>
    <w:rsid w:val="00270F1F"/>
    <w:rsid w:val="00271C29"/>
    <w:rsid w:val="00272015"/>
    <w:rsid w:val="00272489"/>
    <w:rsid w:val="0027292D"/>
    <w:rsid w:val="002729AC"/>
    <w:rsid w:val="00273B4C"/>
    <w:rsid w:val="00273F26"/>
    <w:rsid w:val="00273F68"/>
    <w:rsid w:val="002744B2"/>
    <w:rsid w:val="00274C5B"/>
    <w:rsid w:val="002754F7"/>
    <w:rsid w:val="002756BC"/>
    <w:rsid w:val="00276ABA"/>
    <w:rsid w:val="00276B04"/>
    <w:rsid w:val="00276C9F"/>
    <w:rsid w:val="00277564"/>
    <w:rsid w:val="0027776B"/>
    <w:rsid w:val="00277ACE"/>
    <w:rsid w:val="00277C1C"/>
    <w:rsid w:val="00277F56"/>
    <w:rsid w:val="002800C8"/>
    <w:rsid w:val="002800ED"/>
    <w:rsid w:val="002805D6"/>
    <w:rsid w:val="00280C7D"/>
    <w:rsid w:val="00280CAA"/>
    <w:rsid w:val="00281324"/>
    <w:rsid w:val="00281B1E"/>
    <w:rsid w:val="00281D25"/>
    <w:rsid w:val="00281F36"/>
    <w:rsid w:val="002821B3"/>
    <w:rsid w:val="0028224E"/>
    <w:rsid w:val="002831AC"/>
    <w:rsid w:val="00283530"/>
    <w:rsid w:val="00283815"/>
    <w:rsid w:val="00283CEB"/>
    <w:rsid w:val="00284231"/>
    <w:rsid w:val="00284259"/>
    <w:rsid w:val="00284357"/>
    <w:rsid w:val="0028487C"/>
    <w:rsid w:val="00284A2B"/>
    <w:rsid w:val="00284DBA"/>
    <w:rsid w:val="00284E1E"/>
    <w:rsid w:val="00285A44"/>
    <w:rsid w:val="00285C2F"/>
    <w:rsid w:val="00285D0C"/>
    <w:rsid w:val="002861C9"/>
    <w:rsid w:val="002874F6"/>
    <w:rsid w:val="0028757E"/>
    <w:rsid w:val="002878D1"/>
    <w:rsid w:val="00287C15"/>
    <w:rsid w:val="00290363"/>
    <w:rsid w:val="002904C6"/>
    <w:rsid w:val="00290570"/>
    <w:rsid w:val="00290B38"/>
    <w:rsid w:val="00291187"/>
    <w:rsid w:val="002917E4"/>
    <w:rsid w:val="00292333"/>
    <w:rsid w:val="002925F8"/>
    <w:rsid w:val="002926BA"/>
    <w:rsid w:val="0029276E"/>
    <w:rsid w:val="00292866"/>
    <w:rsid w:val="00292CE1"/>
    <w:rsid w:val="0029370A"/>
    <w:rsid w:val="00293C19"/>
    <w:rsid w:val="00293C86"/>
    <w:rsid w:val="00293CC3"/>
    <w:rsid w:val="00294034"/>
    <w:rsid w:val="002940B3"/>
    <w:rsid w:val="002940CE"/>
    <w:rsid w:val="00294459"/>
    <w:rsid w:val="0029449C"/>
    <w:rsid w:val="002958A0"/>
    <w:rsid w:val="00296F64"/>
    <w:rsid w:val="002971A6"/>
    <w:rsid w:val="00297498"/>
    <w:rsid w:val="002974D3"/>
    <w:rsid w:val="002975A1"/>
    <w:rsid w:val="00297A3F"/>
    <w:rsid w:val="00297C0B"/>
    <w:rsid w:val="002A03FC"/>
    <w:rsid w:val="002A0B62"/>
    <w:rsid w:val="002A0D20"/>
    <w:rsid w:val="002A199E"/>
    <w:rsid w:val="002A1D3C"/>
    <w:rsid w:val="002A1F97"/>
    <w:rsid w:val="002A20D8"/>
    <w:rsid w:val="002A2AAF"/>
    <w:rsid w:val="002A2FD1"/>
    <w:rsid w:val="002A3001"/>
    <w:rsid w:val="002A3CC6"/>
    <w:rsid w:val="002A472C"/>
    <w:rsid w:val="002A47FC"/>
    <w:rsid w:val="002A5110"/>
    <w:rsid w:val="002A54BC"/>
    <w:rsid w:val="002A7D39"/>
    <w:rsid w:val="002B0E4D"/>
    <w:rsid w:val="002B17D6"/>
    <w:rsid w:val="002B18FF"/>
    <w:rsid w:val="002B2E2C"/>
    <w:rsid w:val="002B3397"/>
    <w:rsid w:val="002B4489"/>
    <w:rsid w:val="002B44CA"/>
    <w:rsid w:val="002B4734"/>
    <w:rsid w:val="002B49CA"/>
    <w:rsid w:val="002B4EDA"/>
    <w:rsid w:val="002B61DE"/>
    <w:rsid w:val="002B61E1"/>
    <w:rsid w:val="002B63D3"/>
    <w:rsid w:val="002B6556"/>
    <w:rsid w:val="002B6AAC"/>
    <w:rsid w:val="002B7451"/>
    <w:rsid w:val="002B77B5"/>
    <w:rsid w:val="002B7B35"/>
    <w:rsid w:val="002C0D58"/>
    <w:rsid w:val="002C0E5C"/>
    <w:rsid w:val="002C0F44"/>
    <w:rsid w:val="002C10CE"/>
    <w:rsid w:val="002C1162"/>
    <w:rsid w:val="002C12DC"/>
    <w:rsid w:val="002C2667"/>
    <w:rsid w:val="002C267E"/>
    <w:rsid w:val="002C2E74"/>
    <w:rsid w:val="002C3831"/>
    <w:rsid w:val="002C3891"/>
    <w:rsid w:val="002C3A82"/>
    <w:rsid w:val="002C3D2C"/>
    <w:rsid w:val="002C4169"/>
    <w:rsid w:val="002C45BA"/>
    <w:rsid w:val="002C4BDB"/>
    <w:rsid w:val="002C4F31"/>
    <w:rsid w:val="002C5325"/>
    <w:rsid w:val="002C641F"/>
    <w:rsid w:val="002C6AAE"/>
    <w:rsid w:val="002C6AEF"/>
    <w:rsid w:val="002C6DFB"/>
    <w:rsid w:val="002C7308"/>
    <w:rsid w:val="002C73F3"/>
    <w:rsid w:val="002C78EB"/>
    <w:rsid w:val="002C7C04"/>
    <w:rsid w:val="002D03F1"/>
    <w:rsid w:val="002D052B"/>
    <w:rsid w:val="002D0672"/>
    <w:rsid w:val="002D0DC6"/>
    <w:rsid w:val="002D1B6A"/>
    <w:rsid w:val="002D23BB"/>
    <w:rsid w:val="002D26A4"/>
    <w:rsid w:val="002D27B3"/>
    <w:rsid w:val="002D2B46"/>
    <w:rsid w:val="002D2E8A"/>
    <w:rsid w:val="002D39DA"/>
    <w:rsid w:val="002D3D39"/>
    <w:rsid w:val="002D413D"/>
    <w:rsid w:val="002D430D"/>
    <w:rsid w:val="002D5071"/>
    <w:rsid w:val="002D5218"/>
    <w:rsid w:val="002D54D3"/>
    <w:rsid w:val="002D5511"/>
    <w:rsid w:val="002D57B1"/>
    <w:rsid w:val="002D63F7"/>
    <w:rsid w:val="002D6F66"/>
    <w:rsid w:val="002D6F9E"/>
    <w:rsid w:val="002D7200"/>
    <w:rsid w:val="002D7415"/>
    <w:rsid w:val="002D7474"/>
    <w:rsid w:val="002E07AD"/>
    <w:rsid w:val="002E0AFF"/>
    <w:rsid w:val="002E0FE4"/>
    <w:rsid w:val="002E206E"/>
    <w:rsid w:val="002E20BC"/>
    <w:rsid w:val="002E2547"/>
    <w:rsid w:val="002E263B"/>
    <w:rsid w:val="002E270E"/>
    <w:rsid w:val="002E2CA9"/>
    <w:rsid w:val="002E327E"/>
    <w:rsid w:val="002E32DB"/>
    <w:rsid w:val="002E339E"/>
    <w:rsid w:val="002E3AF3"/>
    <w:rsid w:val="002E3EFF"/>
    <w:rsid w:val="002E4048"/>
    <w:rsid w:val="002E40B5"/>
    <w:rsid w:val="002E421A"/>
    <w:rsid w:val="002E4876"/>
    <w:rsid w:val="002E4A72"/>
    <w:rsid w:val="002E5492"/>
    <w:rsid w:val="002E5B8E"/>
    <w:rsid w:val="002E6307"/>
    <w:rsid w:val="002E6327"/>
    <w:rsid w:val="002E6467"/>
    <w:rsid w:val="002E655B"/>
    <w:rsid w:val="002E6AA0"/>
    <w:rsid w:val="002E6DF5"/>
    <w:rsid w:val="002E6F38"/>
    <w:rsid w:val="002E7A01"/>
    <w:rsid w:val="002F0278"/>
    <w:rsid w:val="002F042E"/>
    <w:rsid w:val="002F0973"/>
    <w:rsid w:val="002F0E2D"/>
    <w:rsid w:val="002F126A"/>
    <w:rsid w:val="002F12CB"/>
    <w:rsid w:val="002F1A63"/>
    <w:rsid w:val="002F2AA6"/>
    <w:rsid w:val="002F3517"/>
    <w:rsid w:val="002F35C9"/>
    <w:rsid w:val="002F394D"/>
    <w:rsid w:val="002F3C50"/>
    <w:rsid w:val="002F43F2"/>
    <w:rsid w:val="002F445E"/>
    <w:rsid w:val="002F49F7"/>
    <w:rsid w:val="002F59B4"/>
    <w:rsid w:val="002F6475"/>
    <w:rsid w:val="002F74E5"/>
    <w:rsid w:val="0030086C"/>
    <w:rsid w:val="00300ABD"/>
    <w:rsid w:val="00300D1B"/>
    <w:rsid w:val="003013E0"/>
    <w:rsid w:val="003018F4"/>
    <w:rsid w:val="00301B7C"/>
    <w:rsid w:val="00302468"/>
    <w:rsid w:val="00303122"/>
    <w:rsid w:val="003031FD"/>
    <w:rsid w:val="00303ED5"/>
    <w:rsid w:val="0030443A"/>
    <w:rsid w:val="0030501B"/>
    <w:rsid w:val="0030540F"/>
    <w:rsid w:val="00305806"/>
    <w:rsid w:val="0030606C"/>
    <w:rsid w:val="003060DE"/>
    <w:rsid w:val="0030661E"/>
    <w:rsid w:val="00306CD6"/>
    <w:rsid w:val="00306E2F"/>
    <w:rsid w:val="00307AF5"/>
    <w:rsid w:val="00310198"/>
    <w:rsid w:val="0031094F"/>
    <w:rsid w:val="0031138D"/>
    <w:rsid w:val="00311847"/>
    <w:rsid w:val="00311D8F"/>
    <w:rsid w:val="00311F96"/>
    <w:rsid w:val="003123D2"/>
    <w:rsid w:val="0031286F"/>
    <w:rsid w:val="00312D3E"/>
    <w:rsid w:val="00313093"/>
    <w:rsid w:val="00313AAD"/>
    <w:rsid w:val="00313BA0"/>
    <w:rsid w:val="00313DC9"/>
    <w:rsid w:val="0031424C"/>
    <w:rsid w:val="00314704"/>
    <w:rsid w:val="00314857"/>
    <w:rsid w:val="00314AED"/>
    <w:rsid w:val="00314B60"/>
    <w:rsid w:val="00314EF9"/>
    <w:rsid w:val="00314FDD"/>
    <w:rsid w:val="00315292"/>
    <w:rsid w:val="0031530A"/>
    <w:rsid w:val="00315642"/>
    <w:rsid w:val="0031673D"/>
    <w:rsid w:val="003169E2"/>
    <w:rsid w:val="003174C2"/>
    <w:rsid w:val="00317833"/>
    <w:rsid w:val="00317848"/>
    <w:rsid w:val="0031793E"/>
    <w:rsid w:val="003205FA"/>
    <w:rsid w:val="00320A90"/>
    <w:rsid w:val="00320DD2"/>
    <w:rsid w:val="00321518"/>
    <w:rsid w:val="00321796"/>
    <w:rsid w:val="003219C0"/>
    <w:rsid w:val="00321C49"/>
    <w:rsid w:val="0032258A"/>
    <w:rsid w:val="003225AB"/>
    <w:rsid w:val="00322658"/>
    <w:rsid w:val="00322898"/>
    <w:rsid w:val="00322B6E"/>
    <w:rsid w:val="00322DAE"/>
    <w:rsid w:val="00322E37"/>
    <w:rsid w:val="00323A4A"/>
    <w:rsid w:val="00323B71"/>
    <w:rsid w:val="00323CDE"/>
    <w:rsid w:val="00324429"/>
    <w:rsid w:val="00324901"/>
    <w:rsid w:val="00324D4C"/>
    <w:rsid w:val="00324E5B"/>
    <w:rsid w:val="0032519A"/>
    <w:rsid w:val="003252FF"/>
    <w:rsid w:val="003257DE"/>
    <w:rsid w:val="00325AE2"/>
    <w:rsid w:val="00325AFD"/>
    <w:rsid w:val="00326BE6"/>
    <w:rsid w:val="00326DA4"/>
    <w:rsid w:val="00326E8C"/>
    <w:rsid w:val="003274C0"/>
    <w:rsid w:val="00327C1C"/>
    <w:rsid w:val="00327E25"/>
    <w:rsid w:val="003309AF"/>
    <w:rsid w:val="00330A12"/>
    <w:rsid w:val="00330D8F"/>
    <w:rsid w:val="00331422"/>
    <w:rsid w:val="00332361"/>
    <w:rsid w:val="00332470"/>
    <w:rsid w:val="003326C6"/>
    <w:rsid w:val="00332966"/>
    <w:rsid w:val="00332B0A"/>
    <w:rsid w:val="00333570"/>
    <w:rsid w:val="0033385F"/>
    <w:rsid w:val="00334048"/>
    <w:rsid w:val="003346AD"/>
    <w:rsid w:val="003347B1"/>
    <w:rsid w:val="00334849"/>
    <w:rsid w:val="00334C55"/>
    <w:rsid w:val="00335415"/>
    <w:rsid w:val="003363C3"/>
    <w:rsid w:val="00336B47"/>
    <w:rsid w:val="00336D9A"/>
    <w:rsid w:val="003377DA"/>
    <w:rsid w:val="00337C3E"/>
    <w:rsid w:val="0034097A"/>
    <w:rsid w:val="003409AA"/>
    <w:rsid w:val="00340F4C"/>
    <w:rsid w:val="003416C7"/>
    <w:rsid w:val="00341713"/>
    <w:rsid w:val="00341792"/>
    <w:rsid w:val="00341DB0"/>
    <w:rsid w:val="00341FC1"/>
    <w:rsid w:val="00342345"/>
    <w:rsid w:val="00342A7D"/>
    <w:rsid w:val="00342DE5"/>
    <w:rsid w:val="00343486"/>
    <w:rsid w:val="0034391C"/>
    <w:rsid w:val="00344183"/>
    <w:rsid w:val="003449B7"/>
    <w:rsid w:val="00344D41"/>
    <w:rsid w:val="00344FC7"/>
    <w:rsid w:val="00345305"/>
    <w:rsid w:val="003456CB"/>
    <w:rsid w:val="00345987"/>
    <w:rsid w:val="00345A3D"/>
    <w:rsid w:val="00345C97"/>
    <w:rsid w:val="00345D6C"/>
    <w:rsid w:val="00345E7E"/>
    <w:rsid w:val="003462DD"/>
    <w:rsid w:val="003462E6"/>
    <w:rsid w:val="00346334"/>
    <w:rsid w:val="00346583"/>
    <w:rsid w:val="00346735"/>
    <w:rsid w:val="003469C7"/>
    <w:rsid w:val="003470A2"/>
    <w:rsid w:val="00347175"/>
    <w:rsid w:val="00347B8A"/>
    <w:rsid w:val="00347D52"/>
    <w:rsid w:val="0035090C"/>
    <w:rsid w:val="003509BB"/>
    <w:rsid w:val="00350CBE"/>
    <w:rsid w:val="00351349"/>
    <w:rsid w:val="003525FE"/>
    <w:rsid w:val="003526D0"/>
    <w:rsid w:val="00352FA7"/>
    <w:rsid w:val="003537F4"/>
    <w:rsid w:val="00353E1E"/>
    <w:rsid w:val="0035499C"/>
    <w:rsid w:val="00354BE4"/>
    <w:rsid w:val="00355138"/>
    <w:rsid w:val="00355235"/>
    <w:rsid w:val="00355DD2"/>
    <w:rsid w:val="0035601B"/>
    <w:rsid w:val="0035643E"/>
    <w:rsid w:val="0035655B"/>
    <w:rsid w:val="00356C45"/>
    <w:rsid w:val="003602C4"/>
    <w:rsid w:val="00360426"/>
    <w:rsid w:val="003612E8"/>
    <w:rsid w:val="003616B3"/>
    <w:rsid w:val="003617F4"/>
    <w:rsid w:val="00361B4A"/>
    <w:rsid w:val="00362EEB"/>
    <w:rsid w:val="00363024"/>
    <w:rsid w:val="00363B8D"/>
    <w:rsid w:val="003641D0"/>
    <w:rsid w:val="003641E7"/>
    <w:rsid w:val="00364A75"/>
    <w:rsid w:val="00365484"/>
    <w:rsid w:val="00365AB6"/>
    <w:rsid w:val="003665A2"/>
    <w:rsid w:val="00366DB8"/>
    <w:rsid w:val="00366DF4"/>
    <w:rsid w:val="00366E6A"/>
    <w:rsid w:val="00366EBE"/>
    <w:rsid w:val="0036728D"/>
    <w:rsid w:val="00367314"/>
    <w:rsid w:val="0036763D"/>
    <w:rsid w:val="00367799"/>
    <w:rsid w:val="003712F6"/>
    <w:rsid w:val="00371AD4"/>
    <w:rsid w:val="0037265A"/>
    <w:rsid w:val="00372842"/>
    <w:rsid w:val="00372A54"/>
    <w:rsid w:val="00372DBA"/>
    <w:rsid w:val="00373368"/>
    <w:rsid w:val="003733A6"/>
    <w:rsid w:val="003737F1"/>
    <w:rsid w:val="00374045"/>
    <w:rsid w:val="0037419F"/>
    <w:rsid w:val="00374925"/>
    <w:rsid w:val="00374A3D"/>
    <w:rsid w:val="00374CB1"/>
    <w:rsid w:val="00375B05"/>
    <w:rsid w:val="00376097"/>
    <w:rsid w:val="0037624B"/>
    <w:rsid w:val="003765C9"/>
    <w:rsid w:val="00376FDB"/>
    <w:rsid w:val="00377283"/>
    <w:rsid w:val="00377490"/>
    <w:rsid w:val="003775EA"/>
    <w:rsid w:val="0037770E"/>
    <w:rsid w:val="00377CF7"/>
    <w:rsid w:val="00377FA8"/>
    <w:rsid w:val="00380208"/>
    <w:rsid w:val="00380A26"/>
    <w:rsid w:val="00381DC8"/>
    <w:rsid w:val="003827B5"/>
    <w:rsid w:val="00382DFF"/>
    <w:rsid w:val="00382FCA"/>
    <w:rsid w:val="00383102"/>
    <w:rsid w:val="003836EE"/>
    <w:rsid w:val="003837D4"/>
    <w:rsid w:val="00383A21"/>
    <w:rsid w:val="00383BC0"/>
    <w:rsid w:val="00383D95"/>
    <w:rsid w:val="00384270"/>
    <w:rsid w:val="00384789"/>
    <w:rsid w:val="003848C7"/>
    <w:rsid w:val="003850D9"/>
    <w:rsid w:val="00385177"/>
    <w:rsid w:val="00385213"/>
    <w:rsid w:val="0038522C"/>
    <w:rsid w:val="003855B8"/>
    <w:rsid w:val="00385B53"/>
    <w:rsid w:val="00386322"/>
    <w:rsid w:val="00386A74"/>
    <w:rsid w:val="00386BCD"/>
    <w:rsid w:val="00387048"/>
    <w:rsid w:val="00387651"/>
    <w:rsid w:val="0039009C"/>
    <w:rsid w:val="00390743"/>
    <w:rsid w:val="003912AA"/>
    <w:rsid w:val="0039188B"/>
    <w:rsid w:val="003922D5"/>
    <w:rsid w:val="0039290C"/>
    <w:rsid w:val="00392A68"/>
    <w:rsid w:val="00392DD1"/>
    <w:rsid w:val="0039302D"/>
    <w:rsid w:val="003937BE"/>
    <w:rsid w:val="003942DF"/>
    <w:rsid w:val="003943C4"/>
    <w:rsid w:val="00394411"/>
    <w:rsid w:val="00394516"/>
    <w:rsid w:val="0039479F"/>
    <w:rsid w:val="00394AF6"/>
    <w:rsid w:val="00394D6E"/>
    <w:rsid w:val="00394DA1"/>
    <w:rsid w:val="00394DDF"/>
    <w:rsid w:val="003951E6"/>
    <w:rsid w:val="00395B3B"/>
    <w:rsid w:val="0039611D"/>
    <w:rsid w:val="00396389"/>
    <w:rsid w:val="003965AA"/>
    <w:rsid w:val="00396BAD"/>
    <w:rsid w:val="0039755C"/>
    <w:rsid w:val="00397947"/>
    <w:rsid w:val="00397F4E"/>
    <w:rsid w:val="003A0019"/>
    <w:rsid w:val="003A014F"/>
    <w:rsid w:val="003A080C"/>
    <w:rsid w:val="003A0BAB"/>
    <w:rsid w:val="003A0CB4"/>
    <w:rsid w:val="003A0EDD"/>
    <w:rsid w:val="003A117A"/>
    <w:rsid w:val="003A14A0"/>
    <w:rsid w:val="003A175C"/>
    <w:rsid w:val="003A1C2C"/>
    <w:rsid w:val="003A1CA2"/>
    <w:rsid w:val="003A2BC5"/>
    <w:rsid w:val="003A2C46"/>
    <w:rsid w:val="003A2E3D"/>
    <w:rsid w:val="003A3242"/>
    <w:rsid w:val="003A344E"/>
    <w:rsid w:val="003A371C"/>
    <w:rsid w:val="003A3A2C"/>
    <w:rsid w:val="003A4850"/>
    <w:rsid w:val="003A488E"/>
    <w:rsid w:val="003A504E"/>
    <w:rsid w:val="003A57E0"/>
    <w:rsid w:val="003A593B"/>
    <w:rsid w:val="003A599A"/>
    <w:rsid w:val="003A5B2B"/>
    <w:rsid w:val="003A5E38"/>
    <w:rsid w:val="003A6B1D"/>
    <w:rsid w:val="003A6E97"/>
    <w:rsid w:val="003A7C42"/>
    <w:rsid w:val="003A7E34"/>
    <w:rsid w:val="003B047D"/>
    <w:rsid w:val="003B04D8"/>
    <w:rsid w:val="003B07AC"/>
    <w:rsid w:val="003B0902"/>
    <w:rsid w:val="003B0E3D"/>
    <w:rsid w:val="003B0E83"/>
    <w:rsid w:val="003B1152"/>
    <w:rsid w:val="003B134D"/>
    <w:rsid w:val="003B1C25"/>
    <w:rsid w:val="003B2C85"/>
    <w:rsid w:val="003B2D20"/>
    <w:rsid w:val="003B35C7"/>
    <w:rsid w:val="003B37F7"/>
    <w:rsid w:val="003B3A04"/>
    <w:rsid w:val="003B3C14"/>
    <w:rsid w:val="003B3C59"/>
    <w:rsid w:val="003B44BE"/>
    <w:rsid w:val="003B4E47"/>
    <w:rsid w:val="003B62CA"/>
    <w:rsid w:val="003B638D"/>
    <w:rsid w:val="003B68D1"/>
    <w:rsid w:val="003B6C4E"/>
    <w:rsid w:val="003B6FE4"/>
    <w:rsid w:val="003B72CD"/>
    <w:rsid w:val="003C0738"/>
    <w:rsid w:val="003C089D"/>
    <w:rsid w:val="003C09E7"/>
    <w:rsid w:val="003C18EB"/>
    <w:rsid w:val="003C1DCF"/>
    <w:rsid w:val="003C2291"/>
    <w:rsid w:val="003C22A5"/>
    <w:rsid w:val="003C2320"/>
    <w:rsid w:val="003C2386"/>
    <w:rsid w:val="003C31DE"/>
    <w:rsid w:val="003C35C9"/>
    <w:rsid w:val="003C3CFC"/>
    <w:rsid w:val="003C4225"/>
    <w:rsid w:val="003C427E"/>
    <w:rsid w:val="003C4326"/>
    <w:rsid w:val="003C5249"/>
    <w:rsid w:val="003C6EF3"/>
    <w:rsid w:val="003C7024"/>
    <w:rsid w:val="003C71E8"/>
    <w:rsid w:val="003C7914"/>
    <w:rsid w:val="003C792B"/>
    <w:rsid w:val="003C7FC6"/>
    <w:rsid w:val="003D07C0"/>
    <w:rsid w:val="003D0A46"/>
    <w:rsid w:val="003D0F65"/>
    <w:rsid w:val="003D11C4"/>
    <w:rsid w:val="003D158B"/>
    <w:rsid w:val="003D164F"/>
    <w:rsid w:val="003D191E"/>
    <w:rsid w:val="003D216D"/>
    <w:rsid w:val="003D33C1"/>
    <w:rsid w:val="003D36C4"/>
    <w:rsid w:val="003D42D7"/>
    <w:rsid w:val="003D4301"/>
    <w:rsid w:val="003D4727"/>
    <w:rsid w:val="003D48AE"/>
    <w:rsid w:val="003D4A2C"/>
    <w:rsid w:val="003D4DFC"/>
    <w:rsid w:val="003D52F0"/>
    <w:rsid w:val="003D553D"/>
    <w:rsid w:val="003D6567"/>
    <w:rsid w:val="003D6938"/>
    <w:rsid w:val="003D6BC5"/>
    <w:rsid w:val="003E03C0"/>
    <w:rsid w:val="003E09FE"/>
    <w:rsid w:val="003E0BDE"/>
    <w:rsid w:val="003E0BFA"/>
    <w:rsid w:val="003E1EBA"/>
    <w:rsid w:val="003E2416"/>
    <w:rsid w:val="003E2C4D"/>
    <w:rsid w:val="003E3197"/>
    <w:rsid w:val="003E3BA9"/>
    <w:rsid w:val="003E3F30"/>
    <w:rsid w:val="003E439F"/>
    <w:rsid w:val="003E4661"/>
    <w:rsid w:val="003E47AD"/>
    <w:rsid w:val="003E4A83"/>
    <w:rsid w:val="003E4CCF"/>
    <w:rsid w:val="003E501D"/>
    <w:rsid w:val="003E5367"/>
    <w:rsid w:val="003E5674"/>
    <w:rsid w:val="003E66A1"/>
    <w:rsid w:val="003E676B"/>
    <w:rsid w:val="003E7000"/>
    <w:rsid w:val="003E71A1"/>
    <w:rsid w:val="003E7286"/>
    <w:rsid w:val="003F09FA"/>
    <w:rsid w:val="003F0B24"/>
    <w:rsid w:val="003F0E69"/>
    <w:rsid w:val="003F1440"/>
    <w:rsid w:val="003F1785"/>
    <w:rsid w:val="003F197C"/>
    <w:rsid w:val="003F1B2B"/>
    <w:rsid w:val="003F288F"/>
    <w:rsid w:val="003F28BE"/>
    <w:rsid w:val="003F30C9"/>
    <w:rsid w:val="003F3513"/>
    <w:rsid w:val="003F3A04"/>
    <w:rsid w:val="003F3AF5"/>
    <w:rsid w:val="003F3D01"/>
    <w:rsid w:val="003F41E0"/>
    <w:rsid w:val="003F4425"/>
    <w:rsid w:val="003F4A1D"/>
    <w:rsid w:val="003F51AD"/>
    <w:rsid w:val="003F52A5"/>
    <w:rsid w:val="003F53A1"/>
    <w:rsid w:val="003F56AF"/>
    <w:rsid w:val="003F597E"/>
    <w:rsid w:val="003F5CC6"/>
    <w:rsid w:val="003F6153"/>
    <w:rsid w:val="003F65E8"/>
    <w:rsid w:val="003F77DB"/>
    <w:rsid w:val="003F7B64"/>
    <w:rsid w:val="004000E2"/>
    <w:rsid w:val="004000E7"/>
    <w:rsid w:val="00400172"/>
    <w:rsid w:val="004009D7"/>
    <w:rsid w:val="00400EAD"/>
    <w:rsid w:val="00400F9D"/>
    <w:rsid w:val="0040173A"/>
    <w:rsid w:val="00401EC8"/>
    <w:rsid w:val="00401EE6"/>
    <w:rsid w:val="00401FCC"/>
    <w:rsid w:val="00402114"/>
    <w:rsid w:val="004022F4"/>
    <w:rsid w:val="00402660"/>
    <w:rsid w:val="00402C4F"/>
    <w:rsid w:val="00402CCC"/>
    <w:rsid w:val="00402ED7"/>
    <w:rsid w:val="00403025"/>
    <w:rsid w:val="0040323F"/>
    <w:rsid w:val="00403486"/>
    <w:rsid w:val="004038BF"/>
    <w:rsid w:val="00404093"/>
    <w:rsid w:val="00404D1F"/>
    <w:rsid w:val="00404E05"/>
    <w:rsid w:val="0040500A"/>
    <w:rsid w:val="0040506B"/>
    <w:rsid w:val="00405980"/>
    <w:rsid w:val="004059B4"/>
    <w:rsid w:val="0040650E"/>
    <w:rsid w:val="004065EC"/>
    <w:rsid w:val="00406AE4"/>
    <w:rsid w:val="00406F59"/>
    <w:rsid w:val="004071B4"/>
    <w:rsid w:val="0040720B"/>
    <w:rsid w:val="004074D7"/>
    <w:rsid w:val="00407913"/>
    <w:rsid w:val="00407A28"/>
    <w:rsid w:val="00410077"/>
    <w:rsid w:val="00410711"/>
    <w:rsid w:val="00410DAE"/>
    <w:rsid w:val="00410DBD"/>
    <w:rsid w:val="00410F35"/>
    <w:rsid w:val="00410FB4"/>
    <w:rsid w:val="00411363"/>
    <w:rsid w:val="00411A98"/>
    <w:rsid w:val="00411C55"/>
    <w:rsid w:val="00412655"/>
    <w:rsid w:val="004129EA"/>
    <w:rsid w:val="00412C3A"/>
    <w:rsid w:val="0041321A"/>
    <w:rsid w:val="0041327C"/>
    <w:rsid w:val="0041329C"/>
    <w:rsid w:val="0041453E"/>
    <w:rsid w:val="00414857"/>
    <w:rsid w:val="00414A73"/>
    <w:rsid w:val="00414B18"/>
    <w:rsid w:val="00414F59"/>
    <w:rsid w:val="00415422"/>
    <w:rsid w:val="004155C1"/>
    <w:rsid w:val="00415655"/>
    <w:rsid w:val="0041597F"/>
    <w:rsid w:val="00415A8E"/>
    <w:rsid w:val="00415C97"/>
    <w:rsid w:val="00415E5E"/>
    <w:rsid w:val="00416300"/>
    <w:rsid w:val="00416768"/>
    <w:rsid w:val="00416788"/>
    <w:rsid w:val="00416BE3"/>
    <w:rsid w:val="004178D6"/>
    <w:rsid w:val="004203E5"/>
    <w:rsid w:val="0042040C"/>
    <w:rsid w:val="00420BD4"/>
    <w:rsid w:val="00420F1C"/>
    <w:rsid w:val="00421294"/>
    <w:rsid w:val="0042150F"/>
    <w:rsid w:val="00421926"/>
    <w:rsid w:val="00421965"/>
    <w:rsid w:val="00421FD6"/>
    <w:rsid w:val="004224EF"/>
    <w:rsid w:val="004228B9"/>
    <w:rsid w:val="004228F9"/>
    <w:rsid w:val="00422B7E"/>
    <w:rsid w:val="00423678"/>
    <w:rsid w:val="00423749"/>
    <w:rsid w:val="00423872"/>
    <w:rsid w:val="00423C61"/>
    <w:rsid w:val="00423C75"/>
    <w:rsid w:val="00423D91"/>
    <w:rsid w:val="00424956"/>
    <w:rsid w:val="00424F09"/>
    <w:rsid w:val="00425460"/>
    <w:rsid w:val="0042566A"/>
    <w:rsid w:val="0042585C"/>
    <w:rsid w:val="004261FD"/>
    <w:rsid w:val="00426849"/>
    <w:rsid w:val="004270F5"/>
    <w:rsid w:val="004273A6"/>
    <w:rsid w:val="0042794B"/>
    <w:rsid w:val="0043054B"/>
    <w:rsid w:val="0043055A"/>
    <w:rsid w:val="0043076A"/>
    <w:rsid w:val="004307B3"/>
    <w:rsid w:val="004309D2"/>
    <w:rsid w:val="00430AC0"/>
    <w:rsid w:val="00431213"/>
    <w:rsid w:val="004315E0"/>
    <w:rsid w:val="00432191"/>
    <w:rsid w:val="004323EC"/>
    <w:rsid w:val="00432522"/>
    <w:rsid w:val="0043260E"/>
    <w:rsid w:val="00432C48"/>
    <w:rsid w:val="00432CAC"/>
    <w:rsid w:val="004338F9"/>
    <w:rsid w:val="00433F0F"/>
    <w:rsid w:val="00434041"/>
    <w:rsid w:val="004347DB"/>
    <w:rsid w:val="00435114"/>
    <w:rsid w:val="00435342"/>
    <w:rsid w:val="0043544D"/>
    <w:rsid w:val="0043556E"/>
    <w:rsid w:val="00435A5A"/>
    <w:rsid w:val="00435F79"/>
    <w:rsid w:val="00436C37"/>
    <w:rsid w:val="00436E69"/>
    <w:rsid w:val="00437484"/>
    <w:rsid w:val="00437605"/>
    <w:rsid w:val="0043768A"/>
    <w:rsid w:val="00437921"/>
    <w:rsid w:val="00437B73"/>
    <w:rsid w:val="00437D81"/>
    <w:rsid w:val="004408D9"/>
    <w:rsid w:val="004414D1"/>
    <w:rsid w:val="00441942"/>
    <w:rsid w:val="00441AFC"/>
    <w:rsid w:val="00441EB2"/>
    <w:rsid w:val="00442E35"/>
    <w:rsid w:val="00442EC7"/>
    <w:rsid w:val="00443F1F"/>
    <w:rsid w:val="00444151"/>
    <w:rsid w:val="0044454E"/>
    <w:rsid w:val="004449BE"/>
    <w:rsid w:val="0044571A"/>
    <w:rsid w:val="004457AB"/>
    <w:rsid w:val="0044610D"/>
    <w:rsid w:val="0044633C"/>
    <w:rsid w:val="004464AF"/>
    <w:rsid w:val="00446B24"/>
    <w:rsid w:val="00447FD5"/>
    <w:rsid w:val="0045007C"/>
    <w:rsid w:val="00450515"/>
    <w:rsid w:val="004508E6"/>
    <w:rsid w:val="00450DC8"/>
    <w:rsid w:val="00451990"/>
    <w:rsid w:val="0045259B"/>
    <w:rsid w:val="00452988"/>
    <w:rsid w:val="00452A22"/>
    <w:rsid w:val="00452B0B"/>
    <w:rsid w:val="00452FFA"/>
    <w:rsid w:val="004532F1"/>
    <w:rsid w:val="0045385A"/>
    <w:rsid w:val="004544BE"/>
    <w:rsid w:val="00454891"/>
    <w:rsid w:val="00454D73"/>
    <w:rsid w:val="00455425"/>
    <w:rsid w:val="0045548F"/>
    <w:rsid w:val="00455AF7"/>
    <w:rsid w:val="00456191"/>
    <w:rsid w:val="00456FCF"/>
    <w:rsid w:val="004570EA"/>
    <w:rsid w:val="0045739A"/>
    <w:rsid w:val="004578F0"/>
    <w:rsid w:val="00460051"/>
    <w:rsid w:val="004608B8"/>
    <w:rsid w:val="00460A1F"/>
    <w:rsid w:val="00460A6C"/>
    <w:rsid w:val="00460BFC"/>
    <w:rsid w:val="004612A8"/>
    <w:rsid w:val="004616BD"/>
    <w:rsid w:val="00461BE2"/>
    <w:rsid w:val="00461CE3"/>
    <w:rsid w:val="00462890"/>
    <w:rsid w:val="00463466"/>
    <w:rsid w:val="004634FD"/>
    <w:rsid w:val="00463834"/>
    <w:rsid w:val="0046419A"/>
    <w:rsid w:val="00464C58"/>
    <w:rsid w:val="00464DFD"/>
    <w:rsid w:val="00465CBF"/>
    <w:rsid w:val="00466072"/>
    <w:rsid w:val="004669F4"/>
    <w:rsid w:val="00466AC9"/>
    <w:rsid w:val="004671EA"/>
    <w:rsid w:val="0046740D"/>
    <w:rsid w:val="004703E4"/>
    <w:rsid w:val="0047065D"/>
    <w:rsid w:val="00470B69"/>
    <w:rsid w:val="00471EFC"/>
    <w:rsid w:val="0047205A"/>
    <w:rsid w:val="00472D6E"/>
    <w:rsid w:val="00472E8E"/>
    <w:rsid w:val="0047301F"/>
    <w:rsid w:val="0047348A"/>
    <w:rsid w:val="00473FF3"/>
    <w:rsid w:val="0047406D"/>
    <w:rsid w:val="0047437F"/>
    <w:rsid w:val="00474947"/>
    <w:rsid w:val="00474949"/>
    <w:rsid w:val="00474B8F"/>
    <w:rsid w:val="004750C1"/>
    <w:rsid w:val="004752CC"/>
    <w:rsid w:val="00475BB1"/>
    <w:rsid w:val="00475C55"/>
    <w:rsid w:val="00476474"/>
    <w:rsid w:val="0047665E"/>
    <w:rsid w:val="0047675D"/>
    <w:rsid w:val="0047689D"/>
    <w:rsid w:val="00476BA2"/>
    <w:rsid w:val="004778AB"/>
    <w:rsid w:val="00477C51"/>
    <w:rsid w:val="00477E38"/>
    <w:rsid w:val="00477FC9"/>
    <w:rsid w:val="004813AD"/>
    <w:rsid w:val="00481882"/>
    <w:rsid w:val="0048235D"/>
    <w:rsid w:val="00482890"/>
    <w:rsid w:val="004829B7"/>
    <w:rsid w:val="004829C9"/>
    <w:rsid w:val="00482AF4"/>
    <w:rsid w:val="00482D06"/>
    <w:rsid w:val="004834E0"/>
    <w:rsid w:val="004835E0"/>
    <w:rsid w:val="00483885"/>
    <w:rsid w:val="00483D45"/>
    <w:rsid w:val="00483F86"/>
    <w:rsid w:val="00484219"/>
    <w:rsid w:val="00484ADF"/>
    <w:rsid w:val="00485AEC"/>
    <w:rsid w:val="00487008"/>
    <w:rsid w:val="0048705A"/>
    <w:rsid w:val="00487344"/>
    <w:rsid w:val="00487A48"/>
    <w:rsid w:val="00487F47"/>
    <w:rsid w:val="004908D4"/>
    <w:rsid w:val="00490EF6"/>
    <w:rsid w:val="0049260E"/>
    <w:rsid w:val="0049267D"/>
    <w:rsid w:val="004930DE"/>
    <w:rsid w:val="004931CF"/>
    <w:rsid w:val="00494D8B"/>
    <w:rsid w:val="00494EB3"/>
    <w:rsid w:val="00495059"/>
    <w:rsid w:val="004951AC"/>
    <w:rsid w:val="00495C41"/>
    <w:rsid w:val="00497047"/>
    <w:rsid w:val="00497B7E"/>
    <w:rsid w:val="00497B98"/>
    <w:rsid w:val="00497F57"/>
    <w:rsid w:val="004A02B6"/>
    <w:rsid w:val="004A048D"/>
    <w:rsid w:val="004A0A9F"/>
    <w:rsid w:val="004A16B6"/>
    <w:rsid w:val="004A1DCB"/>
    <w:rsid w:val="004A297F"/>
    <w:rsid w:val="004A30D6"/>
    <w:rsid w:val="004A32B3"/>
    <w:rsid w:val="004A3D45"/>
    <w:rsid w:val="004A462F"/>
    <w:rsid w:val="004A50FE"/>
    <w:rsid w:val="004A52C8"/>
    <w:rsid w:val="004A530C"/>
    <w:rsid w:val="004A56FC"/>
    <w:rsid w:val="004A5F22"/>
    <w:rsid w:val="004A71C5"/>
    <w:rsid w:val="004A75C3"/>
    <w:rsid w:val="004A7606"/>
    <w:rsid w:val="004B003A"/>
    <w:rsid w:val="004B0126"/>
    <w:rsid w:val="004B0521"/>
    <w:rsid w:val="004B0A2E"/>
    <w:rsid w:val="004B0AD4"/>
    <w:rsid w:val="004B1CF0"/>
    <w:rsid w:val="004B2174"/>
    <w:rsid w:val="004B2309"/>
    <w:rsid w:val="004B2936"/>
    <w:rsid w:val="004B2E4D"/>
    <w:rsid w:val="004B30BB"/>
    <w:rsid w:val="004B3303"/>
    <w:rsid w:val="004B3C2C"/>
    <w:rsid w:val="004B49A0"/>
    <w:rsid w:val="004B5002"/>
    <w:rsid w:val="004B5E28"/>
    <w:rsid w:val="004B61BC"/>
    <w:rsid w:val="004B631C"/>
    <w:rsid w:val="004B6479"/>
    <w:rsid w:val="004B6C80"/>
    <w:rsid w:val="004B798F"/>
    <w:rsid w:val="004B7D67"/>
    <w:rsid w:val="004C0291"/>
    <w:rsid w:val="004C0293"/>
    <w:rsid w:val="004C0337"/>
    <w:rsid w:val="004C0710"/>
    <w:rsid w:val="004C0965"/>
    <w:rsid w:val="004C0D23"/>
    <w:rsid w:val="004C0DDB"/>
    <w:rsid w:val="004C1658"/>
    <w:rsid w:val="004C1B08"/>
    <w:rsid w:val="004C1B78"/>
    <w:rsid w:val="004C1DB8"/>
    <w:rsid w:val="004C23B0"/>
    <w:rsid w:val="004C2B4A"/>
    <w:rsid w:val="004C2CEA"/>
    <w:rsid w:val="004C2D3D"/>
    <w:rsid w:val="004C34DC"/>
    <w:rsid w:val="004C3742"/>
    <w:rsid w:val="004C38AD"/>
    <w:rsid w:val="004C39A3"/>
    <w:rsid w:val="004C3A90"/>
    <w:rsid w:val="004C3D00"/>
    <w:rsid w:val="004C40D9"/>
    <w:rsid w:val="004C4174"/>
    <w:rsid w:val="004C42B3"/>
    <w:rsid w:val="004C48C3"/>
    <w:rsid w:val="004C4BCB"/>
    <w:rsid w:val="004C4DE3"/>
    <w:rsid w:val="004C580D"/>
    <w:rsid w:val="004C5916"/>
    <w:rsid w:val="004C5B62"/>
    <w:rsid w:val="004C6168"/>
    <w:rsid w:val="004C633F"/>
    <w:rsid w:val="004C6EC1"/>
    <w:rsid w:val="004C710C"/>
    <w:rsid w:val="004C762F"/>
    <w:rsid w:val="004C7B82"/>
    <w:rsid w:val="004C7E98"/>
    <w:rsid w:val="004C7F96"/>
    <w:rsid w:val="004D04A1"/>
    <w:rsid w:val="004D04A4"/>
    <w:rsid w:val="004D04C5"/>
    <w:rsid w:val="004D053E"/>
    <w:rsid w:val="004D08E7"/>
    <w:rsid w:val="004D1598"/>
    <w:rsid w:val="004D164B"/>
    <w:rsid w:val="004D2013"/>
    <w:rsid w:val="004D2046"/>
    <w:rsid w:val="004D22B5"/>
    <w:rsid w:val="004D22ED"/>
    <w:rsid w:val="004D2639"/>
    <w:rsid w:val="004D28DB"/>
    <w:rsid w:val="004D2BB1"/>
    <w:rsid w:val="004D3591"/>
    <w:rsid w:val="004D3805"/>
    <w:rsid w:val="004D3845"/>
    <w:rsid w:val="004D3B0E"/>
    <w:rsid w:val="004D410F"/>
    <w:rsid w:val="004D43AB"/>
    <w:rsid w:val="004D4943"/>
    <w:rsid w:val="004D4F5B"/>
    <w:rsid w:val="004D518D"/>
    <w:rsid w:val="004D51BC"/>
    <w:rsid w:val="004D5272"/>
    <w:rsid w:val="004D5500"/>
    <w:rsid w:val="004D6015"/>
    <w:rsid w:val="004D6B50"/>
    <w:rsid w:val="004D6D77"/>
    <w:rsid w:val="004D70B7"/>
    <w:rsid w:val="004D714F"/>
    <w:rsid w:val="004D788D"/>
    <w:rsid w:val="004D7D2D"/>
    <w:rsid w:val="004E01E2"/>
    <w:rsid w:val="004E047B"/>
    <w:rsid w:val="004E07DE"/>
    <w:rsid w:val="004E0977"/>
    <w:rsid w:val="004E0C32"/>
    <w:rsid w:val="004E1497"/>
    <w:rsid w:val="004E1552"/>
    <w:rsid w:val="004E1800"/>
    <w:rsid w:val="004E1EE3"/>
    <w:rsid w:val="004E24E2"/>
    <w:rsid w:val="004E25D0"/>
    <w:rsid w:val="004E3208"/>
    <w:rsid w:val="004E3A2D"/>
    <w:rsid w:val="004E3F85"/>
    <w:rsid w:val="004E4F9F"/>
    <w:rsid w:val="004E5AD5"/>
    <w:rsid w:val="004E5B30"/>
    <w:rsid w:val="004E6308"/>
    <w:rsid w:val="004E644F"/>
    <w:rsid w:val="004E6D1A"/>
    <w:rsid w:val="004E6E9B"/>
    <w:rsid w:val="004F009A"/>
    <w:rsid w:val="004F01D9"/>
    <w:rsid w:val="004F0234"/>
    <w:rsid w:val="004F0472"/>
    <w:rsid w:val="004F0B43"/>
    <w:rsid w:val="004F0C58"/>
    <w:rsid w:val="004F107C"/>
    <w:rsid w:val="004F20B1"/>
    <w:rsid w:val="004F26EE"/>
    <w:rsid w:val="004F3212"/>
    <w:rsid w:val="004F3BF4"/>
    <w:rsid w:val="004F4050"/>
    <w:rsid w:val="004F48E4"/>
    <w:rsid w:val="004F4B38"/>
    <w:rsid w:val="004F4C22"/>
    <w:rsid w:val="004F4E29"/>
    <w:rsid w:val="004F52AE"/>
    <w:rsid w:val="004F5AB3"/>
    <w:rsid w:val="004F694F"/>
    <w:rsid w:val="004F6993"/>
    <w:rsid w:val="004F6B22"/>
    <w:rsid w:val="004F6DA9"/>
    <w:rsid w:val="004F7112"/>
    <w:rsid w:val="004F76F4"/>
    <w:rsid w:val="004F7F9B"/>
    <w:rsid w:val="00500A4A"/>
    <w:rsid w:val="00500A7C"/>
    <w:rsid w:val="0050121E"/>
    <w:rsid w:val="00501B04"/>
    <w:rsid w:val="00501E81"/>
    <w:rsid w:val="0050300B"/>
    <w:rsid w:val="005032B8"/>
    <w:rsid w:val="00503490"/>
    <w:rsid w:val="0050359E"/>
    <w:rsid w:val="005037BF"/>
    <w:rsid w:val="00503BC4"/>
    <w:rsid w:val="00503D1B"/>
    <w:rsid w:val="00504033"/>
    <w:rsid w:val="00504779"/>
    <w:rsid w:val="00504D22"/>
    <w:rsid w:val="00504D78"/>
    <w:rsid w:val="00505792"/>
    <w:rsid w:val="00505A02"/>
    <w:rsid w:val="00505F54"/>
    <w:rsid w:val="005060CC"/>
    <w:rsid w:val="00506B8E"/>
    <w:rsid w:val="00506FB4"/>
    <w:rsid w:val="00507605"/>
    <w:rsid w:val="0051041B"/>
    <w:rsid w:val="0051090F"/>
    <w:rsid w:val="00510F2B"/>
    <w:rsid w:val="005111C1"/>
    <w:rsid w:val="0051125B"/>
    <w:rsid w:val="00512066"/>
    <w:rsid w:val="00512137"/>
    <w:rsid w:val="005121D2"/>
    <w:rsid w:val="005121D3"/>
    <w:rsid w:val="00512361"/>
    <w:rsid w:val="005128C2"/>
    <w:rsid w:val="00512ACB"/>
    <w:rsid w:val="00512B70"/>
    <w:rsid w:val="005136B1"/>
    <w:rsid w:val="005139ED"/>
    <w:rsid w:val="005140ED"/>
    <w:rsid w:val="00514402"/>
    <w:rsid w:val="0051501D"/>
    <w:rsid w:val="0051511C"/>
    <w:rsid w:val="005164D3"/>
    <w:rsid w:val="00516595"/>
    <w:rsid w:val="00517C4B"/>
    <w:rsid w:val="00517C7A"/>
    <w:rsid w:val="0052003C"/>
    <w:rsid w:val="0052036D"/>
    <w:rsid w:val="0052072D"/>
    <w:rsid w:val="00520ECF"/>
    <w:rsid w:val="00521684"/>
    <w:rsid w:val="00521790"/>
    <w:rsid w:val="005217A5"/>
    <w:rsid w:val="00521BCB"/>
    <w:rsid w:val="00521CE9"/>
    <w:rsid w:val="00521F88"/>
    <w:rsid w:val="0052253C"/>
    <w:rsid w:val="00522E1F"/>
    <w:rsid w:val="00522F03"/>
    <w:rsid w:val="005231BD"/>
    <w:rsid w:val="00523840"/>
    <w:rsid w:val="00524657"/>
    <w:rsid w:val="0052481B"/>
    <w:rsid w:val="00524D34"/>
    <w:rsid w:val="00524DCB"/>
    <w:rsid w:val="0052501C"/>
    <w:rsid w:val="0052524E"/>
    <w:rsid w:val="005256C6"/>
    <w:rsid w:val="00525B1B"/>
    <w:rsid w:val="00527124"/>
    <w:rsid w:val="00527608"/>
    <w:rsid w:val="00527904"/>
    <w:rsid w:val="00527B85"/>
    <w:rsid w:val="005300B9"/>
    <w:rsid w:val="0053043A"/>
    <w:rsid w:val="00530860"/>
    <w:rsid w:val="00530BF2"/>
    <w:rsid w:val="005313E8"/>
    <w:rsid w:val="00531D8D"/>
    <w:rsid w:val="00532123"/>
    <w:rsid w:val="0053243A"/>
    <w:rsid w:val="005331B7"/>
    <w:rsid w:val="005333FD"/>
    <w:rsid w:val="0053346A"/>
    <w:rsid w:val="00533F6B"/>
    <w:rsid w:val="0053409F"/>
    <w:rsid w:val="0053437A"/>
    <w:rsid w:val="00534F9F"/>
    <w:rsid w:val="00534FD7"/>
    <w:rsid w:val="00535D48"/>
    <w:rsid w:val="00535EE8"/>
    <w:rsid w:val="00535F33"/>
    <w:rsid w:val="0053604A"/>
    <w:rsid w:val="00536FE7"/>
    <w:rsid w:val="005372D4"/>
    <w:rsid w:val="0053735F"/>
    <w:rsid w:val="005375D3"/>
    <w:rsid w:val="005375FA"/>
    <w:rsid w:val="00537F5E"/>
    <w:rsid w:val="00540543"/>
    <w:rsid w:val="00540CB4"/>
    <w:rsid w:val="00540FCE"/>
    <w:rsid w:val="00541170"/>
    <w:rsid w:val="00541CB3"/>
    <w:rsid w:val="00541D2A"/>
    <w:rsid w:val="00541D49"/>
    <w:rsid w:val="00541F2A"/>
    <w:rsid w:val="0054206B"/>
    <w:rsid w:val="005432E9"/>
    <w:rsid w:val="00543487"/>
    <w:rsid w:val="0054349B"/>
    <w:rsid w:val="005434BF"/>
    <w:rsid w:val="00543BF3"/>
    <w:rsid w:val="00543C88"/>
    <w:rsid w:val="0054558F"/>
    <w:rsid w:val="00545659"/>
    <w:rsid w:val="00545722"/>
    <w:rsid w:val="0054582B"/>
    <w:rsid w:val="00545C14"/>
    <w:rsid w:val="00546E9E"/>
    <w:rsid w:val="00547C77"/>
    <w:rsid w:val="00550048"/>
    <w:rsid w:val="005506A5"/>
    <w:rsid w:val="005506AD"/>
    <w:rsid w:val="00550D16"/>
    <w:rsid w:val="00550EAA"/>
    <w:rsid w:val="005515CC"/>
    <w:rsid w:val="00551630"/>
    <w:rsid w:val="00551695"/>
    <w:rsid w:val="005525AB"/>
    <w:rsid w:val="00552DDC"/>
    <w:rsid w:val="0055305D"/>
    <w:rsid w:val="005534DC"/>
    <w:rsid w:val="0055424F"/>
    <w:rsid w:val="0055466D"/>
    <w:rsid w:val="00554CC6"/>
    <w:rsid w:val="00554F42"/>
    <w:rsid w:val="005552F3"/>
    <w:rsid w:val="0055575C"/>
    <w:rsid w:val="005557BE"/>
    <w:rsid w:val="00555B57"/>
    <w:rsid w:val="00556549"/>
    <w:rsid w:val="005568B8"/>
    <w:rsid w:val="00556AEB"/>
    <w:rsid w:val="00556EDE"/>
    <w:rsid w:val="00557CE8"/>
    <w:rsid w:val="00557E3E"/>
    <w:rsid w:val="00560E39"/>
    <w:rsid w:val="0056198B"/>
    <w:rsid w:val="005620E1"/>
    <w:rsid w:val="0056225B"/>
    <w:rsid w:val="005623F1"/>
    <w:rsid w:val="00562F04"/>
    <w:rsid w:val="00563141"/>
    <w:rsid w:val="00563E25"/>
    <w:rsid w:val="005640AA"/>
    <w:rsid w:val="0056446F"/>
    <w:rsid w:val="00564B65"/>
    <w:rsid w:val="00564EAC"/>
    <w:rsid w:val="0056511E"/>
    <w:rsid w:val="005653E5"/>
    <w:rsid w:val="00565400"/>
    <w:rsid w:val="00565D2B"/>
    <w:rsid w:val="00566178"/>
    <w:rsid w:val="005668FF"/>
    <w:rsid w:val="00566A7F"/>
    <w:rsid w:val="00566CBC"/>
    <w:rsid w:val="005670BB"/>
    <w:rsid w:val="00567157"/>
    <w:rsid w:val="005673E7"/>
    <w:rsid w:val="00567969"/>
    <w:rsid w:val="00570D74"/>
    <w:rsid w:val="00570EEB"/>
    <w:rsid w:val="00571071"/>
    <w:rsid w:val="00571223"/>
    <w:rsid w:val="00571A3B"/>
    <w:rsid w:val="0057203C"/>
    <w:rsid w:val="00572138"/>
    <w:rsid w:val="00572157"/>
    <w:rsid w:val="005726E0"/>
    <w:rsid w:val="00572853"/>
    <w:rsid w:val="00573197"/>
    <w:rsid w:val="00573602"/>
    <w:rsid w:val="005739B2"/>
    <w:rsid w:val="005740B5"/>
    <w:rsid w:val="0057461C"/>
    <w:rsid w:val="00574C0C"/>
    <w:rsid w:val="00574C6C"/>
    <w:rsid w:val="005751F0"/>
    <w:rsid w:val="005758C2"/>
    <w:rsid w:val="00575D62"/>
    <w:rsid w:val="00576062"/>
    <w:rsid w:val="005762F0"/>
    <w:rsid w:val="00576958"/>
    <w:rsid w:val="00577326"/>
    <w:rsid w:val="00577668"/>
    <w:rsid w:val="00577B95"/>
    <w:rsid w:val="00577D69"/>
    <w:rsid w:val="005807BA"/>
    <w:rsid w:val="0058130C"/>
    <w:rsid w:val="005816BD"/>
    <w:rsid w:val="00581E1F"/>
    <w:rsid w:val="00582198"/>
    <w:rsid w:val="005825E4"/>
    <w:rsid w:val="0058262A"/>
    <w:rsid w:val="00582861"/>
    <w:rsid w:val="00583076"/>
    <w:rsid w:val="00583BB3"/>
    <w:rsid w:val="00583DAD"/>
    <w:rsid w:val="00584CD9"/>
    <w:rsid w:val="005853BA"/>
    <w:rsid w:val="0058599C"/>
    <w:rsid w:val="005860BC"/>
    <w:rsid w:val="00586874"/>
    <w:rsid w:val="0058689C"/>
    <w:rsid w:val="005869A9"/>
    <w:rsid w:val="005877CC"/>
    <w:rsid w:val="0059013E"/>
    <w:rsid w:val="00590529"/>
    <w:rsid w:val="00590A0E"/>
    <w:rsid w:val="00590B63"/>
    <w:rsid w:val="005913C3"/>
    <w:rsid w:val="005925F8"/>
    <w:rsid w:val="00592976"/>
    <w:rsid w:val="00592A5B"/>
    <w:rsid w:val="00592D80"/>
    <w:rsid w:val="005930B1"/>
    <w:rsid w:val="00593596"/>
    <w:rsid w:val="00593977"/>
    <w:rsid w:val="00593BDA"/>
    <w:rsid w:val="00593F6A"/>
    <w:rsid w:val="00594116"/>
    <w:rsid w:val="005949DA"/>
    <w:rsid w:val="00595B2E"/>
    <w:rsid w:val="00595F01"/>
    <w:rsid w:val="005972AA"/>
    <w:rsid w:val="00597505"/>
    <w:rsid w:val="00597643"/>
    <w:rsid w:val="00597915"/>
    <w:rsid w:val="005979F2"/>
    <w:rsid w:val="005A05A6"/>
    <w:rsid w:val="005A12F9"/>
    <w:rsid w:val="005A130C"/>
    <w:rsid w:val="005A1CEB"/>
    <w:rsid w:val="005A3647"/>
    <w:rsid w:val="005A379B"/>
    <w:rsid w:val="005A3AA0"/>
    <w:rsid w:val="005A3B15"/>
    <w:rsid w:val="005A3BD9"/>
    <w:rsid w:val="005A3EFC"/>
    <w:rsid w:val="005A3FD5"/>
    <w:rsid w:val="005A46FA"/>
    <w:rsid w:val="005A4B28"/>
    <w:rsid w:val="005A594E"/>
    <w:rsid w:val="005A5F4F"/>
    <w:rsid w:val="005A6081"/>
    <w:rsid w:val="005A61D1"/>
    <w:rsid w:val="005A656E"/>
    <w:rsid w:val="005A6CAD"/>
    <w:rsid w:val="005A6EF8"/>
    <w:rsid w:val="005A702C"/>
    <w:rsid w:val="005B08AD"/>
    <w:rsid w:val="005B0B3E"/>
    <w:rsid w:val="005B0C60"/>
    <w:rsid w:val="005B0E31"/>
    <w:rsid w:val="005B13F4"/>
    <w:rsid w:val="005B192B"/>
    <w:rsid w:val="005B1CA4"/>
    <w:rsid w:val="005B1DEF"/>
    <w:rsid w:val="005B250F"/>
    <w:rsid w:val="005B28F1"/>
    <w:rsid w:val="005B2B34"/>
    <w:rsid w:val="005B339E"/>
    <w:rsid w:val="005B37A7"/>
    <w:rsid w:val="005B3829"/>
    <w:rsid w:val="005B4784"/>
    <w:rsid w:val="005B4BB4"/>
    <w:rsid w:val="005B4CC2"/>
    <w:rsid w:val="005B5B58"/>
    <w:rsid w:val="005B64AA"/>
    <w:rsid w:val="005C0076"/>
    <w:rsid w:val="005C0C6B"/>
    <w:rsid w:val="005C0D8B"/>
    <w:rsid w:val="005C0F88"/>
    <w:rsid w:val="005C10C7"/>
    <w:rsid w:val="005C1953"/>
    <w:rsid w:val="005C1BD1"/>
    <w:rsid w:val="005C2635"/>
    <w:rsid w:val="005C2774"/>
    <w:rsid w:val="005C2B1D"/>
    <w:rsid w:val="005C2C0A"/>
    <w:rsid w:val="005C329B"/>
    <w:rsid w:val="005C376A"/>
    <w:rsid w:val="005C37F5"/>
    <w:rsid w:val="005C39AF"/>
    <w:rsid w:val="005C4039"/>
    <w:rsid w:val="005C41F1"/>
    <w:rsid w:val="005C44F8"/>
    <w:rsid w:val="005C4FB2"/>
    <w:rsid w:val="005C541D"/>
    <w:rsid w:val="005C605D"/>
    <w:rsid w:val="005C60EB"/>
    <w:rsid w:val="005C62C8"/>
    <w:rsid w:val="005C6347"/>
    <w:rsid w:val="005C6D27"/>
    <w:rsid w:val="005C7342"/>
    <w:rsid w:val="005C7868"/>
    <w:rsid w:val="005C7C03"/>
    <w:rsid w:val="005C7D73"/>
    <w:rsid w:val="005D0712"/>
    <w:rsid w:val="005D0922"/>
    <w:rsid w:val="005D0CCE"/>
    <w:rsid w:val="005D0CE1"/>
    <w:rsid w:val="005D1199"/>
    <w:rsid w:val="005D126E"/>
    <w:rsid w:val="005D13EE"/>
    <w:rsid w:val="005D15AA"/>
    <w:rsid w:val="005D1887"/>
    <w:rsid w:val="005D1BCA"/>
    <w:rsid w:val="005D1BEF"/>
    <w:rsid w:val="005D1D98"/>
    <w:rsid w:val="005D2062"/>
    <w:rsid w:val="005D2550"/>
    <w:rsid w:val="005D2976"/>
    <w:rsid w:val="005D2BEA"/>
    <w:rsid w:val="005D3425"/>
    <w:rsid w:val="005D3BDB"/>
    <w:rsid w:val="005D4C0F"/>
    <w:rsid w:val="005D4EE1"/>
    <w:rsid w:val="005D4FA1"/>
    <w:rsid w:val="005D5B97"/>
    <w:rsid w:val="005D5F7F"/>
    <w:rsid w:val="005D6124"/>
    <w:rsid w:val="005D6960"/>
    <w:rsid w:val="005D696F"/>
    <w:rsid w:val="005D6A21"/>
    <w:rsid w:val="005D6DB7"/>
    <w:rsid w:val="005D6E3A"/>
    <w:rsid w:val="005D6F10"/>
    <w:rsid w:val="005D76FD"/>
    <w:rsid w:val="005D798A"/>
    <w:rsid w:val="005D7DD0"/>
    <w:rsid w:val="005E07F3"/>
    <w:rsid w:val="005E0A77"/>
    <w:rsid w:val="005E0D39"/>
    <w:rsid w:val="005E12E3"/>
    <w:rsid w:val="005E13EA"/>
    <w:rsid w:val="005E2553"/>
    <w:rsid w:val="005E2660"/>
    <w:rsid w:val="005E2ED2"/>
    <w:rsid w:val="005E33D9"/>
    <w:rsid w:val="005E35E7"/>
    <w:rsid w:val="005E363A"/>
    <w:rsid w:val="005E4765"/>
    <w:rsid w:val="005E49C1"/>
    <w:rsid w:val="005E5BA8"/>
    <w:rsid w:val="005E5BF7"/>
    <w:rsid w:val="005E5CED"/>
    <w:rsid w:val="005E64B6"/>
    <w:rsid w:val="005E6A3F"/>
    <w:rsid w:val="005E7058"/>
    <w:rsid w:val="005E7357"/>
    <w:rsid w:val="005E7B44"/>
    <w:rsid w:val="005F0276"/>
    <w:rsid w:val="005F09BA"/>
    <w:rsid w:val="005F0E8A"/>
    <w:rsid w:val="005F1335"/>
    <w:rsid w:val="005F193A"/>
    <w:rsid w:val="005F2137"/>
    <w:rsid w:val="005F29FF"/>
    <w:rsid w:val="005F2B50"/>
    <w:rsid w:val="005F3E9D"/>
    <w:rsid w:val="005F4F60"/>
    <w:rsid w:val="005F5C37"/>
    <w:rsid w:val="005F6174"/>
    <w:rsid w:val="005F61F3"/>
    <w:rsid w:val="005F6393"/>
    <w:rsid w:val="005F716D"/>
    <w:rsid w:val="005F75FF"/>
    <w:rsid w:val="006006DC"/>
    <w:rsid w:val="00600FBB"/>
    <w:rsid w:val="00601567"/>
    <w:rsid w:val="00602010"/>
    <w:rsid w:val="0060347A"/>
    <w:rsid w:val="006034A4"/>
    <w:rsid w:val="0060381C"/>
    <w:rsid w:val="00603903"/>
    <w:rsid w:val="00604227"/>
    <w:rsid w:val="00604448"/>
    <w:rsid w:val="00604471"/>
    <w:rsid w:val="00604BBB"/>
    <w:rsid w:val="00604DD2"/>
    <w:rsid w:val="00604DFD"/>
    <w:rsid w:val="00604DFF"/>
    <w:rsid w:val="0060540F"/>
    <w:rsid w:val="006059C1"/>
    <w:rsid w:val="0060621E"/>
    <w:rsid w:val="006067E6"/>
    <w:rsid w:val="00606E15"/>
    <w:rsid w:val="00606E9E"/>
    <w:rsid w:val="00607033"/>
    <w:rsid w:val="006075B2"/>
    <w:rsid w:val="00607E94"/>
    <w:rsid w:val="00610304"/>
    <w:rsid w:val="00610CBF"/>
    <w:rsid w:val="00611256"/>
    <w:rsid w:val="00611B5C"/>
    <w:rsid w:val="00611C54"/>
    <w:rsid w:val="0061278C"/>
    <w:rsid w:val="00612A0A"/>
    <w:rsid w:val="006131E3"/>
    <w:rsid w:val="006139C2"/>
    <w:rsid w:val="00613C6F"/>
    <w:rsid w:val="00613D0B"/>
    <w:rsid w:val="00613D75"/>
    <w:rsid w:val="00614248"/>
    <w:rsid w:val="006142CD"/>
    <w:rsid w:val="00614392"/>
    <w:rsid w:val="00614A25"/>
    <w:rsid w:val="00614E22"/>
    <w:rsid w:val="00615188"/>
    <w:rsid w:val="00615A7C"/>
    <w:rsid w:val="00615AA8"/>
    <w:rsid w:val="006166EF"/>
    <w:rsid w:val="00617059"/>
    <w:rsid w:val="0061724A"/>
    <w:rsid w:val="00617432"/>
    <w:rsid w:val="006178B3"/>
    <w:rsid w:val="00617CFB"/>
    <w:rsid w:val="00617E58"/>
    <w:rsid w:val="0062024D"/>
    <w:rsid w:val="0062085D"/>
    <w:rsid w:val="006215DF"/>
    <w:rsid w:val="00621F87"/>
    <w:rsid w:val="0062201D"/>
    <w:rsid w:val="00622F02"/>
    <w:rsid w:val="00622F1B"/>
    <w:rsid w:val="0062331D"/>
    <w:rsid w:val="0062354B"/>
    <w:rsid w:val="00624182"/>
    <w:rsid w:val="006247E0"/>
    <w:rsid w:val="0062480F"/>
    <w:rsid w:val="0062492D"/>
    <w:rsid w:val="006253DA"/>
    <w:rsid w:val="0062540D"/>
    <w:rsid w:val="00625417"/>
    <w:rsid w:val="00625BCE"/>
    <w:rsid w:val="00626465"/>
    <w:rsid w:val="00626A12"/>
    <w:rsid w:val="00627513"/>
    <w:rsid w:val="00627A21"/>
    <w:rsid w:val="00627B49"/>
    <w:rsid w:val="006301F2"/>
    <w:rsid w:val="00630BD5"/>
    <w:rsid w:val="00630DA5"/>
    <w:rsid w:val="00630F54"/>
    <w:rsid w:val="00630FFE"/>
    <w:rsid w:val="0063192F"/>
    <w:rsid w:val="00631FA6"/>
    <w:rsid w:val="006322AB"/>
    <w:rsid w:val="006325E8"/>
    <w:rsid w:val="00632663"/>
    <w:rsid w:val="00632687"/>
    <w:rsid w:val="00632788"/>
    <w:rsid w:val="00632814"/>
    <w:rsid w:val="006335E9"/>
    <w:rsid w:val="00633D2E"/>
    <w:rsid w:val="006345F4"/>
    <w:rsid w:val="00634ED9"/>
    <w:rsid w:val="006350CA"/>
    <w:rsid w:val="00635245"/>
    <w:rsid w:val="006363B3"/>
    <w:rsid w:val="0063652C"/>
    <w:rsid w:val="00636885"/>
    <w:rsid w:val="00636905"/>
    <w:rsid w:val="0063695B"/>
    <w:rsid w:val="006369DE"/>
    <w:rsid w:val="00636B66"/>
    <w:rsid w:val="00637186"/>
    <w:rsid w:val="00637CDD"/>
    <w:rsid w:val="00637D4D"/>
    <w:rsid w:val="00640529"/>
    <w:rsid w:val="00640A83"/>
    <w:rsid w:val="00640D87"/>
    <w:rsid w:val="00641F78"/>
    <w:rsid w:val="006423A9"/>
    <w:rsid w:val="00642640"/>
    <w:rsid w:val="0064287E"/>
    <w:rsid w:val="00642EA3"/>
    <w:rsid w:val="00642FA9"/>
    <w:rsid w:val="006435AC"/>
    <w:rsid w:val="006435F8"/>
    <w:rsid w:val="006436B1"/>
    <w:rsid w:val="00643E83"/>
    <w:rsid w:val="00644330"/>
    <w:rsid w:val="006448DB"/>
    <w:rsid w:val="00644B2F"/>
    <w:rsid w:val="00644C07"/>
    <w:rsid w:val="00644E3F"/>
    <w:rsid w:val="006453DE"/>
    <w:rsid w:val="00645B8E"/>
    <w:rsid w:val="006460C4"/>
    <w:rsid w:val="00646202"/>
    <w:rsid w:val="00646370"/>
    <w:rsid w:val="00646763"/>
    <w:rsid w:val="006471C3"/>
    <w:rsid w:val="00647358"/>
    <w:rsid w:val="006477D6"/>
    <w:rsid w:val="00650080"/>
    <w:rsid w:val="00650C38"/>
    <w:rsid w:val="00650D06"/>
    <w:rsid w:val="00650D83"/>
    <w:rsid w:val="00651033"/>
    <w:rsid w:val="00651073"/>
    <w:rsid w:val="006516B6"/>
    <w:rsid w:val="00652658"/>
    <w:rsid w:val="00652ECD"/>
    <w:rsid w:val="00653004"/>
    <w:rsid w:val="006535D7"/>
    <w:rsid w:val="00653CE6"/>
    <w:rsid w:val="006550F3"/>
    <w:rsid w:val="00655902"/>
    <w:rsid w:val="006560B2"/>
    <w:rsid w:val="00656A85"/>
    <w:rsid w:val="00656EDE"/>
    <w:rsid w:val="00656F7B"/>
    <w:rsid w:val="0065798B"/>
    <w:rsid w:val="00657B7C"/>
    <w:rsid w:val="00657F2C"/>
    <w:rsid w:val="0066022E"/>
    <w:rsid w:val="00660385"/>
    <w:rsid w:val="00660AD8"/>
    <w:rsid w:val="006614EA"/>
    <w:rsid w:val="00661651"/>
    <w:rsid w:val="006617D5"/>
    <w:rsid w:val="00661AD0"/>
    <w:rsid w:val="00661E57"/>
    <w:rsid w:val="00662810"/>
    <w:rsid w:val="00663CB2"/>
    <w:rsid w:val="006640E2"/>
    <w:rsid w:val="006648D3"/>
    <w:rsid w:val="00664E42"/>
    <w:rsid w:val="006651C7"/>
    <w:rsid w:val="00665308"/>
    <w:rsid w:val="006653EE"/>
    <w:rsid w:val="00665875"/>
    <w:rsid w:val="0066610B"/>
    <w:rsid w:val="00666321"/>
    <w:rsid w:val="00666709"/>
    <w:rsid w:val="00667470"/>
    <w:rsid w:val="00667714"/>
    <w:rsid w:val="00670072"/>
    <w:rsid w:val="00670628"/>
    <w:rsid w:val="00670A2F"/>
    <w:rsid w:val="00670B86"/>
    <w:rsid w:val="006710FA"/>
    <w:rsid w:val="006712BD"/>
    <w:rsid w:val="0067143E"/>
    <w:rsid w:val="00671A3D"/>
    <w:rsid w:val="00671A78"/>
    <w:rsid w:val="00671BC7"/>
    <w:rsid w:val="00672C5C"/>
    <w:rsid w:val="00673223"/>
    <w:rsid w:val="00673428"/>
    <w:rsid w:val="0067457C"/>
    <w:rsid w:val="00674928"/>
    <w:rsid w:val="00674A6A"/>
    <w:rsid w:val="00674BB1"/>
    <w:rsid w:val="00674D08"/>
    <w:rsid w:val="006751F1"/>
    <w:rsid w:val="00675861"/>
    <w:rsid w:val="00676391"/>
    <w:rsid w:val="006763EA"/>
    <w:rsid w:val="006771A4"/>
    <w:rsid w:val="0068060C"/>
    <w:rsid w:val="00680921"/>
    <w:rsid w:val="0068104D"/>
    <w:rsid w:val="00681191"/>
    <w:rsid w:val="00681B19"/>
    <w:rsid w:val="00682408"/>
    <w:rsid w:val="006827B2"/>
    <w:rsid w:val="0068292B"/>
    <w:rsid w:val="00682D49"/>
    <w:rsid w:val="00682D83"/>
    <w:rsid w:val="00683588"/>
    <w:rsid w:val="0068397E"/>
    <w:rsid w:val="00683ED4"/>
    <w:rsid w:val="006844F0"/>
    <w:rsid w:val="0068465D"/>
    <w:rsid w:val="00684888"/>
    <w:rsid w:val="006848D8"/>
    <w:rsid w:val="006849EF"/>
    <w:rsid w:val="00684A15"/>
    <w:rsid w:val="00684C45"/>
    <w:rsid w:val="00684DFC"/>
    <w:rsid w:val="00685175"/>
    <w:rsid w:val="006854F5"/>
    <w:rsid w:val="0068595A"/>
    <w:rsid w:val="0068596B"/>
    <w:rsid w:val="006859FB"/>
    <w:rsid w:val="00685D73"/>
    <w:rsid w:val="00685DAD"/>
    <w:rsid w:val="00686189"/>
    <w:rsid w:val="006861F2"/>
    <w:rsid w:val="00686296"/>
    <w:rsid w:val="006863E1"/>
    <w:rsid w:val="006869C3"/>
    <w:rsid w:val="006872B0"/>
    <w:rsid w:val="00687CA1"/>
    <w:rsid w:val="00687D8E"/>
    <w:rsid w:val="006908AA"/>
    <w:rsid w:val="00690BE7"/>
    <w:rsid w:val="00690E89"/>
    <w:rsid w:val="006910FB"/>
    <w:rsid w:val="006913C9"/>
    <w:rsid w:val="0069160D"/>
    <w:rsid w:val="006918E5"/>
    <w:rsid w:val="00691943"/>
    <w:rsid w:val="00691D6B"/>
    <w:rsid w:val="006924A6"/>
    <w:rsid w:val="00692F3A"/>
    <w:rsid w:val="00693788"/>
    <w:rsid w:val="00693B29"/>
    <w:rsid w:val="006945D3"/>
    <w:rsid w:val="0069478C"/>
    <w:rsid w:val="006947E1"/>
    <w:rsid w:val="0069490A"/>
    <w:rsid w:val="006952AB"/>
    <w:rsid w:val="006956F2"/>
    <w:rsid w:val="00696980"/>
    <w:rsid w:val="0069746E"/>
    <w:rsid w:val="0069751B"/>
    <w:rsid w:val="0069754A"/>
    <w:rsid w:val="006975F7"/>
    <w:rsid w:val="006976B5"/>
    <w:rsid w:val="006A027D"/>
    <w:rsid w:val="006A0314"/>
    <w:rsid w:val="006A05CB"/>
    <w:rsid w:val="006A12BA"/>
    <w:rsid w:val="006A12E5"/>
    <w:rsid w:val="006A1862"/>
    <w:rsid w:val="006A1B84"/>
    <w:rsid w:val="006A2114"/>
    <w:rsid w:val="006A2281"/>
    <w:rsid w:val="006A2434"/>
    <w:rsid w:val="006A2857"/>
    <w:rsid w:val="006A2A86"/>
    <w:rsid w:val="006A2CFC"/>
    <w:rsid w:val="006A3876"/>
    <w:rsid w:val="006A3B5A"/>
    <w:rsid w:val="006A41CE"/>
    <w:rsid w:val="006A458C"/>
    <w:rsid w:val="006A4624"/>
    <w:rsid w:val="006A46B9"/>
    <w:rsid w:val="006A4EFA"/>
    <w:rsid w:val="006A50C6"/>
    <w:rsid w:val="006A57EF"/>
    <w:rsid w:val="006A5D15"/>
    <w:rsid w:val="006A677B"/>
    <w:rsid w:val="006A6B1F"/>
    <w:rsid w:val="006A77FD"/>
    <w:rsid w:val="006A782B"/>
    <w:rsid w:val="006B01BD"/>
    <w:rsid w:val="006B031C"/>
    <w:rsid w:val="006B080B"/>
    <w:rsid w:val="006B1806"/>
    <w:rsid w:val="006B1AEA"/>
    <w:rsid w:val="006B2087"/>
    <w:rsid w:val="006B2102"/>
    <w:rsid w:val="006B2DD3"/>
    <w:rsid w:val="006B3C8A"/>
    <w:rsid w:val="006B4732"/>
    <w:rsid w:val="006B4873"/>
    <w:rsid w:val="006B4D3F"/>
    <w:rsid w:val="006B52D0"/>
    <w:rsid w:val="006B53F4"/>
    <w:rsid w:val="006B5E2E"/>
    <w:rsid w:val="006B6412"/>
    <w:rsid w:val="006B69B8"/>
    <w:rsid w:val="006B69F4"/>
    <w:rsid w:val="006B7B97"/>
    <w:rsid w:val="006C02D6"/>
    <w:rsid w:val="006C08C6"/>
    <w:rsid w:val="006C11B6"/>
    <w:rsid w:val="006C133C"/>
    <w:rsid w:val="006C1562"/>
    <w:rsid w:val="006C26A2"/>
    <w:rsid w:val="006C2AF8"/>
    <w:rsid w:val="006C31DD"/>
    <w:rsid w:val="006C34C9"/>
    <w:rsid w:val="006C3690"/>
    <w:rsid w:val="006C3CE2"/>
    <w:rsid w:val="006C3E6F"/>
    <w:rsid w:val="006C4057"/>
    <w:rsid w:val="006C591E"/>
    <w:rsid w:val="006C5B2C"/>
    <w:rsid w:val="006C62FA"/>
    <w:rsid w:val="006C7110"/>
    <w:rsid w:val="006D011A"/>
    <w:rsid w:val="006D03D5"/>
    <w:rsid w:val="006D06A2"/>
    <w:rsid w:val="006D0D5B"/>
    <w:rsid w:val="006D0FD1"/>
    <w:rsid w:val="006D175F"/>
    <w:rsid w:val="006D238D"/>
    <w:rsid w:val="006D2B38"/>
    <w:rsid w:val="006D40A8"/>
    <w:rsid w:val="006D4A81"/>
    <w:rsid w:val="006D5709"/>
    <w:rsid w:val="006D6567"/>
    <w:rsid w:val="006D68B4"/>
    <w:rsid w:val="006D6B4F"/>
    <w:rsid w:val="006E04B2"/>
    <w:rsid w:val="006E08D7"/>
    <w:rsid w:val="006E0D3A"/>
    <w:rsid w:val="006E12BA"/>
    <w:rsid w:val="006E19BA"/>
    <w:rsid w:val="006E1EA8"/>
    <w:rsid w:val="006E2642"/>
    <w:rsid w:val="006E2691"/>
    <w:rsid w:val="006E46D0"/>
    <w:rsid w:val="006E4D84"/>
    <w:rsid w:val="006E51B6"/>
    <w:rsid w:val="006E57F5"/>
    <w:rsid w:val="006E6B7D"/>
    <w:rsid w:val="006E6E2D"/>
    <w:rsid w:val="006E761F"/>
    <w:rsid w:val="006F0508"/>
    <w:rsid w:val="006F0678"/>
    <w:rsid w:val="006F0E6A"/>
    <w:rsid w:val="006F106F"/>
    <w:rsid w:val="006F1880"/>
    <w:rsid w:val="006F2740"/>
    <w:rsid w:val="006F2A10"/>
    <w:rsid w:val="006F2E1C"/>
    <w:rsid w:val="006F2F4C"/>
    <w:rsid w:val="006F4618"/>
    <w:rsid w:val="006F5087"/>
    <w:rsid w:val="006F53FA"/>
    <w:rsid w:val="006F5514"/>
    <w:rsid w:val="006F55ED"/>
    <w:rsid w:val="006F58F6"/>
    <w:rsid w:val="006F598F"/>
    <w:rsid w:val="006F5A3C"/>
    <w:rsid w:val="006F5B4D"/>
    <w:rsid w:val="006F5E0F"/>
    <w:rsid w:val="006F6070"/>
    <w:rsid w:val="006F6150"/>
    <w:rsid w:val="006F6291"/>
    <w:rsid w:val="006F62BD"/>
    <w:rsid w:val="006F69E6"/>
    <w:rsid w:val="006F6E79"/>
    <w:rsid w:val="006F7AAB"/>
    <w:rsid w:val="006F7B46"/>
    <w:rsid w:val="006F7BCA"/>
    <w:rsid w:val="00700BD4"/>
    <w:rsid w:val="00701A35"/>
    <w:rsid w:val="00701ADE"/>
    <w:rsid w:val="007022CE"/>
    <w:rsid w:val="0070241E"/>
    <w:rsid w:val="00702EF5"/>
    <w:rsid w:val="00703711"/>
    <w:rsid w:val="007037F7"/>
    <w:rsid w:val="00703982"/>
    <w:rsid w:val="007047B0"/>
    <w:rsid w:val="007048B2"/>
    <w:rsid w:val="00704B9F"/>
    <w:rsid w:val="00704D62"/>
    <w:rsid w:val="00705476"/>
    <w:rsid w:val="007055AF"/>
    <w:rsid w:val="00705A15"/>
    <w:rsid w:val="00706836"/>
    <w:rsid w:val="00710783"/>
    <w:rsid w:val="00711164"/>
    <w:rsid w:val="00711701"/>
    <w:rsid w:val="00711B23"/>
    <w:rsid w:val="00711BE5"/>
    <w:rsid w:val="007123C3"/>
    <w:rsid w:val="007128E7"/>
    <w:rsid w:val="00712913"/>
    <w:rsid w:val="00712EDE"/>
    <w:rsid w:val="0071369A"/>
    <w:rsid w:val="0071389C"/>
    <w:rsid w:val="00713FDC"/>
    <w:rsid w:val="007140D2"/>
    <w:rsid w:val="00714AB1"/>
    <w:rsid w:val="00714DE3"/>
    <w:rsid w:val="00715751"/>
    <w:rsid w:val="00715CD9"/>
    <w:rsid w:val="00716EAE"/>
    <w:rsid w:val="007170B0"/>
    <w:rsid w:val="007177F3"/>
    <w:rsid w:val="00717842"/>
    <w:rsid w:val="00717F39"/>
    <w:rsid w:val="007200BA"/>
    <w:rsid w:val="00720216"/>
    <w:rsid w:val="00720CEB"/>
    <w:rsid w:val="00721167"/>
    <w:rsid w:val="007212DC"/>
    <w:rsid w:val="00721609"/>
    <w:rsid w:val="00721D13"/>
    <w:rsid w:val="00722381"/>
    <w:rsid w:val="007228E2"/>
    <w:rsid w:val="0072454A"/>
    <w:rsid w:val="007247E9"/>
    <w:rsid w:val="00724875"/>
    <w:rsid w:val="00724921"/>
    <w:rsid w:val="00724A7B"/>
    <w:rsid w:val="00724FB9"/>
    <w:rsid w:val="00724FFD"/>
    <w:rsid w:val="0072527B"/>
    <w:rsid w:val="007252FF"/>
    <w:rsid w:val="00725C11"/>
    <w:rsid w:val="00726BCF"/>
    <w:rsid w:val="00726F54"/>
    <w:rsid w:val="00727282"/>
    <w:rsid w:val="00727833"/>
    <w:rsid w:val="00727C2F"/>
    <w:rsid w:val="00727C76"/>
    <w:rsid w:val="00727DB2"/>
    <w:rsid w:val="0073056B"/>
    <w:rsid w:val="00730668"/>
    <w:rsid w:val="00730FEF"/>
    <w:rsid w:val="007310D5"/>
    <w:rsid w:val="00732403"/>
    <w:rsid w:val="0073280F"/>
    <w:rsid w:val="00732BF5"/>
    <w:rsid w:val="0073325E"/>
    <w:rsid w:val="007332B7"/>
    <w:rsid w:val="00733C80"/>
    <w:rsid w:val="00733CF4"/>
    <w:rsid w:val="007341A4"/>
    <w:rsid w:val="00734692"/>
    <w:rsid w:val="00734B6E"/>
    <w:rsid w:val="007359F8"/>
    <w:rsid w:val="00735F36"/>
    <w:rsid w:val="007360B7"/>
    <w:rsid w:val="00740C18"/>
    <w:rsid w:val="00740CB4"/>
    <w:rsid w:val="0074125D"/>
    <w:rsid w:val="00741452"/>
    <w:rsid w:val="0074155E"/>
    <w:rsid w:val="00741AA3"/>
    <w:rsid w:val="00742326"/>
    <w:rsid w:val="00742C50"/>
    <w:rsid w:val="00742C92"/>
    <w:rsid w:val="00742D41"/>
    <w:rsid w:val="00743732"/>
    <w:rsid w:val="00743E6E"/>
    <w:rsid w:val="007443A7"/>
    <w:rsid w:val="007444D3"/>
    <w:rsid w:val="00744906"/>
    <w:rsid w:val="00745388"/>
    <w:rsid w:val="00745716"/>
    <w:rsid w:val="0074599B"/>
    <w:rsid w:val="007459F0"/>
    <w:rsid w:val="007468BB"/>
    <w:rsid w:val="007468C6"/>
    <w:rsid w:val="0074705A"/>
    <w:rsid w:val="00747348"/>
    <w:rsid w:val="00747A37"/>
    <w:rsid w:val="007503DF"/>
    <w:rsid w:val="007503F0"/>
    <w:rsid w:val="007506E8"/>
    <w:rsid w:val="00750F53"/>
    <w:rsid w:val="0075161A"/>
    <w:rsid w:val="007517E5"/>
    <w:rsid w:val="00751C5A"/>
    <w:rsid w:val="007522DE"/>
    <w:rsid w:val="00752D9B"/>
    <w:rsid w:val="00753091"/>
    <w:rsid w:val="007532DC"/>
    <w:rsid w:val="007535F3"/>
    <w:rsid w:val="007538A7"/>
    <w:rsid w:val="00753A90"/>
    <w:rsid w:val="00754043"/>
    <w:rsid w:val="00754190"/>
    <w:rsid w:val="0075486B"/>
    <w:rsid w:val="00754D78"/>
    <w:rsid w:val="00755752"/>
    <w:rsid w:val="00755CBB"/>
    <w:rsid w:val="00755E67"/>
    <w:rsid w:val="007569D4"/>
    <w:rsid w:val="00757348"/>
    <w:rsid w:val="00757981"/>
    <w:rsid w:val="00757DAD"/>
    <w:rsid w:val="00757EA4"/>
    <w:rsid w:val="007601EB"/>
    <w:rsid w:val="007604E4"/>
    <w:rsid w:val="0076095C"/>
    <w:rsid w:val="00761BDE"/>
    <w:rsid w:val="00761CF0"/>
    <w:rsid w:val="00761D2B"/>
    <w:rsid w:val="00761E3C"/>
    <w:rsid w:val="00762012"/>
    <w:rsid w:val="0076299D"/>
    <w:rsid w:val="00763BFC"/>
    <w:rsid w:val="00764020"/>
    <w:rsid w:val="0076410D"/>
    <w:rsid w:val="0076422E"/>
    <w:rsid w:val="00764A03"/>
    <w:rsid w:val="00764CAE"/>
    <w:rsid w:val="0076692E"/>
    <w:rsid w:val="00766BBD"/>
    <w:rsid w:val="00767408"/>
    <w:rsid w:val="0077019E"/>
    <w:rsid w:val="00770712"/>
    <w:rsid w:val="00770B3E"/>
    <w:rsid w:val="00771965"/>
    <w:rsid w:val="00772B05"/>
    <w:rsid w:val="007731F6"/>
    <w:rsid w:val="00773B6F"/>
    <w:rsid w:val="0077449B"/>
    <w:rsid w:val="00774A2C"/>
    <w:rsid w:val="00774D57"/>
    <w:rsid w:val="00774E30"/>
    <w:rsid w:val="00774E45"/>
    <w:rsid w:val="007757F6"/>
    <w:rsid w:val="007763C0"/>
    <w:rsid w:val="00777B80"/>
    <w:rsid w:val="00777E6A"/>
    <w:rsid w:val="007801E9"/>
    <w:rsid w:val="007806A5"/>
    <w:rsid w:val="00780B4B"/>
    <w:rsid w:val="00780E73"/>
    <w:rsid w:val="0078184B"/>
    <w:rsid w:val="00781D1C"/>
    <w:rsid w:val="00781E26"/>
    <w:rsid w:val="00781F03"/>
    <w:rsid w:val="00782A6D"/>
    <w:rsid w:val="00783100"/>
    <w:rsid w:val="00783716"/>
    <w:rsid w:val="007841D7"/>
    <w:rsid w:val="0078473C"/>
    <w:rsid w:val="007847EA"/>
    <w:rsid w:val="00785576"/>
    <w:rsid w:val="00785DD5"/>
    <w:rsid w:val="007860BB"/>
    <w:rsid w:val="007863DE"/>
    <w:rsid w:val="007863ED"/>
    <w:rsid w:val="007875CB"/>
    <w:rsid w:val="007878B4"/>
    <w:rsid w:val="00787FFC"/>
    <w:rsid w:val="0079094A"/>
    <w:rsid w:val="00790BCA"/>
    <w:rsid w:val="00792222"/>
    <w:rsid w:val="00792382"/>
    <w:rsid w:val="007935E9"/>
    <w:rsid w:val="00793A76"/>
    <w:rsid w:val="007941CD"/>
    <w:rsid w:val="00794CC4"/>
    <w:rsid w:val="00794CF7"/>
    <w:rsid w:val="00794E39"/>
    <w:rsid w:val="007950DB"/>
    <w:rsid w:val="007953C5"/>
    <w:rsid w:val="00795C1B"/>
    <w:rsid w:val="007963FB"/>
    <w:rsid w:val="00796588"/>
    <w:rsid w:val="007973DC"/>
    <w:rsid w:val="00797B61"/>
    <w:rsid w:val="007A04EA"/>
    <w:rsid w:val="007A18A4"/>
    <w:rsid w:val="007A1CA4"/>
    <w:rsid w:val="007A20B7"/>
    <w:rsid w:val="007A29FE"/>
    <w:rsid w:val="007A403C"/>
    <w:rsid w:val="007A4236"/>
    <w:rsid w:val="007A451C"/>
    <w:rsid w:val="007A477F"/>
    <w:rsid w:val="007A47F9"/>
    <w:rsid w:val="007A4F28"/>
    <w:rsid w:val="007A51D1"/>
    <w:rsid w:val="007A56D9"/>
    <w:rsid w:val="007A5771"/>
    <w:rsid w:val="007A58FD"/>
    <w:rsid w:val="007A5D60"/>
    <w:rsid w:val="007A6A8F"/>
    <w:rsid w:val="007A6CC2"/>
    <w:rsid w:val="007A6E46"/>
    <w:rsid w:val="007A6F2A"/>
    <w:rsid w:val="007A737B"/>
    <w:rsid w:val="007A76ED"/>
    <w:rsid w:val="007A78CE"/>
    <w:rsid w:val="007A7B5C"/>
    <w:rsid w:val="007B038C"/>
    <w:rsid w:val="007B03A3"/>
    <w:rsid w:val="007B08AF"/>
    <w:rsid w:val="007B08BD"/>
    <w:rsid w:val="007B0A4C"/>
    <w:rsid w:val="007B0C8E"/>
    <w:rsid w:val="007B0CC3"/>
    <w:rsid w:val="007B0F56"/>
    <w:rsid w:val="007B131F"/>
    <w:rsid w:val="007B23B6"/>
    <w:rsid w:val="007B2888"/>
    <w:rsid w:val="007B38F9"/>
    <w:rsid w:val="007B3B65"/>
    <w:rsid w:val="007B3BF5"/>
    <w:rsid w:val="007B3CAF"/>
    <w:rsid w:val="007B3D45"/>
    <w:rsid w:val="007B3DC3"/>
    <w:rsid w:val="007B400A"/>
    <w:rsid w:val="007B4013"/>
    <w:rsid w:val="007B4267"/>
    <w:rsid w:val="007B4898"/>
    <w:rsid w:val="007B5517"/>
    <w:rsid w:val="007B6A36"/>
    <w:rsid w:val="007B6CFB"/>
    <w:rsid w:val="007B729B"/>
    <w:rsid w:val="007B7511"/>
    <w:rsid w:val="007B75FA"/>
    <w:rsid w:val="007C078F"/>
    <w:rsid w:val="007C1189"/>
    <w:rsid w:val="007C197E"/>
    <w:rsid w:val="007C1CFE"/>
    <w:rsid w:val="007C25CE"/>
    <w:rsid w:val="007C2CB9"/>
    <w:rsid w:val="007C2F67"/>
    <w:rsid w:val="007C3682"/>
    <w:rsid w:val="007C3928"/>
    <w:rsid w:val="007C4B35"/>
    <w:rsid w:val="007C4B67"/>
    <w:rsid w:val="007C5447"/>
    <w:rsid w:val="007C56B5"/>
    <w:rsid w:val="007C5B73"/>
    <w:rsid w:val="007C5B80"/>
    <w:rsid w:val="007C5BCB"/>
    <w:rsid w:val="007C76BD"/>
    <w:rsid w:val="007C77BB"/>
    <w:rsid w:val="007C7B54"/>
    <w:rsid w:val="007D00CD"/>
    <w:rsid w:val="007D0E71"/>
    <w:rsid w:val="007D1237"/>
    <w:rsid w:val="007D1C21"/>
    <w:rsid w:val="007D3633"/>
    <w:rsid w:val="007D381F"/>
    <w:rsid w:val="007D38D2"/>
    <w:rsid w:val="007D3CC6"/>
    <w:rsid w:val="007D46BB"/>
    <w:rsid w:val="007D47D5"/>
    <w:rsid w:val="007D4CA7"/>
    <w:rsid w:val="007D4D8A"/>
    <w:rsid w:val="007D4F24"/>
    <w:rsid w:val="007D53BA"/>
    <w:rsid w:val="007D53C0"/>
    <w:rsid w:val="007D55BF"/>
    <w:rsid w:val="007D5B17"/>
    <w:rsid w:val="007D608C"/>
    <w:rsid w:val="007D6157"/>
    <w:rsid w:val="007D6896"/>
    <w:rsid w:val="007D6A47"/>
    <w:rsid w:val="007D6E08"/>
    <w:rsid w:val="007D6E3D"/>
    <w:rsid w:val="007D6EF6"/>
    <w:rsid w:val="007D708F"/>
    <w:rsid w:val="007D71D5"/>
    <w:rsid w:val="007D7316"/>
    <w:rsid w:val="007D79C5"/>
    <w:rsid w:val="007D7BFB"/>
    <w:rsid w:val="007E0AED"/>
    <w:rsid w:val="007E1FB2"/>
    <w:rsid w:val="007E242D"/>
    <w:rsid w:val="007E25B3"/>
    <w:rsid w:val="007E2ACA"/>
    <w:rsid w:val="007E30A4"/>
    <w:rsid w:val="007E366A"/>
    <w:rsid w:val="007E3BD6"/>
    <w:rsid w:val="007E3DAA"/>
    <w:rsid w:val="007E424C"/>
    <w:rsid w:val="007E462D"/>
    <w:rsid w:val="007E49CD"/>
    <w:rsid w:val="007E4D03"/>
    <w:rsid w:val="007E5019"/>
    <w:rsid w:val="007E5273"/>
    <w:rsid w:val="007E5290"/>
    <w:rsid w:val="007E52B6"/>
    <w:rsid w:val="007E54BA"/>
    <w:rsid w:val="007E575E"/>
    <w:rsid w:val="007E5AE1"/>
    <w:rsid w:val="007E5D3D"/>
    <w:rsid w:val="007E617A"/>
    <w:rsid w:val="007E6992"/>
    <w:rsid w:val="007E74D2"/>
    <w:rsid w:val="007E7F7E"/>
    <w:rsid w:val="007F07C4"/>
    <w:rsid w:val="007F0C1F"/>
    <w:rsid w:val="007F105E"/>
    <w:rsid w:val="007F152A"/>
    <w:rsid w:val="007F17B6"/>
    <w:rsid w:val="007F1B1D"/>
    <w:rsid w:val="007F20B8"/>
    <w:rsid w:val="007F2272"/>
    <w:rsid w:val="007F2461"/>
    <w:rsid w:val="007F275E"/>
    <w:rsid w:val="007F28C1"/>
    <w:rsid w:val="007F295A"/>
    <w:rsid w:val="007F30E7"/>
    <w:rsid w:val="007F37C1"/>
    <w:rsid w:val="007F38B7"/>
    <w:rsid w:val="007F416D"/>
    <w:rsid w:val="007F4327"/>
    <w:rsid w:val="007F4D56"/>
    <w:rsid w:val="007F5099"/>
    <w:rsid w:val="007F52AD"/>
    <w:rsid w:val="007F5AFA"/>
    <w:rsid w:val="007F621F"/>
    <w:rsid w:val="007F7285"/>
    <w:rsid w:val="008005B6"/>
    <w:rsid w:val="008006D3"/>
    <w:rsid w:val="008012AC"/>
    <w:rsid w:val="0080172E"/>
    <w:rsid w:val="008031B8"/>
    <w:rsid w:val="0080336D"/>
    <w:rsid w:val="00803AFF"/>
    <w:rsid w:val="0080453A"/>
    <w:rsid w:val="008048F3"/>
    <w:rsid w:val="00804A68"/>
    <w:rsid w:val="00804A95"/>
    <w:rsid w:val="00805653"/>
    <w:rsid w:val="00806AA7"/>
    <w:rsid w:val="00806D0B"/>
    <w:rsid w:val="008074DA"/>
    <w:rsid w:val="008077FB"/>
    <w:rsid w:val="0080781F"/>
    <w:rsid w:val="0081016F"/>
    <w:rsid w:val="0081050B"/>
    <w:rsid w:val="00810CA3"/>
    <w:rsid w:val="0081165B"/>
    <w:rsid w:val="008116FF"/>
    <w:rsid w:val="00811A51"/>
    <w:rsid w:val="00811A78"/>
    <w:rsid w:val="00812123"/>
    <w:rsid w:val="008122CD"/>
    <w:rsid w:val="008126BA"/>
    <w:rsid w:val="00812E15"/>
    <w:rsid w:val="00812F54"/>
    <w:rsid w:val="00813009"/>
    <w:rsid w:val="00813543"/>
    <w:rsid w:val="00813626"/>
    <w:rsid w:val="00813E2F"/>
    <w:rsid w:val="00813EC3"/>
    <w:rsid w:val="00814967"/>
    <w:rsid w:val="00814A4E"/>
    <w:rsid w:val="00814D55"/>
    <w:rsid w:val="0081512F"/>
    <w:rsid w:val="00815393"/>
    <w:rsid w:val="008157A8"/>
    <w:rsid w:val="00815F9E"/>
    <w:rsid w:val="00816104"/>
    <w:rsid w:val="008163C3"/>
    <w:rsid w:val="0081650F"/>
    <w:rsid w:val="008167CE"/>
    <w:rsid w:val="008167E7"/>
    <w:rsid w:val="008174C0"/>
    <w:rsid w:val="00817592"/>
    <w:rsid w:val="00817F90"/>
    <w:rsid w:val="0082032E"/>
    <w:rsid w:val="008204C5"/>
    <w:rsid w:val="00820625"/>
    <w:rsid w:val="00820FEC"/>
    <w:rsid w:val="0082111F"/>
    <w:rsid w:val="00821DD9"/>
    <w:rsid w:val="00821DEF"/>
    <w:rsid w:val="00822276"/>
    <w:rsid w:val="00822733"/>
    <w:rsid w:val="008228FA"/>
    <w:rsid w:val="00822A2A"/>
    <w:rsid w:val="00822E6A"/>
    <w:rsid w:val="008230D0"/>
    <w:rsid w:val="00824986"/>
    <w:rsid w:val="008256C8"/>
    <w:rsid w:val="0082630B"/>
    <w:rsid w:val="008267F7"/>
    <w:rsid w:val="00826ED3"/>
    <w:rsid w:val="00827502"/>
    <w:rsid w:val="00827865"/>
    <w:rsid w:val="008307E5"/>
    <w:rsid w:val="00830ECD"/>
    <w:rsid w:val="00831108"/>
    <w:rsid w:val="00831C48"/>
    <w:rsid w:val="00831D6D"/>
    <w:rsid w:val="00831DD5"/>
    <w:rsid w:val="00831F13"/>
    <w:rsid w:val="00832AC9"/>
    <w:rsid w:val="008330F5"/>
    <w:rsid w:val="00833217"/>
    <w:rsid w:val="00833D80"/>
    <w:rsid w:val="00833DFE"/>
    <w:rsid w:val="008341A7"/>
    <w:rsid w:val="00834909"/>
    <w:rsid w:val="0083513F"/>
    <w:rsid w:val="008352AE"/>
    <w:rsid w:val="008355D5"/>
    <w:rsid w:val="00835690"/>
    <w:rsid w:val="008357FC"/>
    <w:rsid w:val="00835854"/>
    <w:rsid w:val="008360EE"/>
    <w:rsid w:val="00836977"/>
    <w:rsid w:val="00836D6A"/>
    <w:rsid w:val="00837285"/>
    <w:rsid w:val="008372D9"/>
    <w:rsid w:val="00837A54"/>
    <w:rsid w:val="00840015"/>
    <w:rsid w:val="008400C3"/>
    <w:rsid w:val="00840AE8"/>
    <w:rsid w:val="00841A32"/>
    <w:rsid w:val="00841B6E"/>
    <w:rsid w:val="008426C2"/>
    <w:rsid w:val="00843831"/>
    <w:rsid w:val="00843A65"/>
    <w:rsid w:val="00843B64"/>
    <w:rsid w:val="00843FF2"/>
    <w:rsid w:val="008442A1"/>
    <w:rsid w:val="00844D8F"/>
    <w:rsid w:val="00844EF3"/>
    <w:rsid w:val="00844F92"/>
    <w:rsid w:val="00844FED"/>
    <w:rsid w:val="00845849"/>
    <w:rsid w:val="00845E67"/>
    <w:rsid w:val="00846084"/>
    <w:rsid w:val="008460E4"/>
    <w:rsid w:val="00846259"/>
    <w:rsid w:val="00846292"/>
    <w:rsid w:val="008465F9"/>
    <w:rsid w:val="00846A65"/>
    <w:rsid w:val="00846BDE"/>
    <w:rsid w:val="00846EA8"/>
    <w:rsid w:val="00846EF0"/>
    <w:rsid w:val="008477BC"/>
    <w:rsid w:val="00847CEA"/>
    <w:rsid w:val="00847D29"/>
    <w:rsid w:val="0085052A"/>
    <w:rsid w:val="0085086A"/>
    <w:rsid w:val="00850B1A"/>
    <w:rsid w:val="00850DB6"/>
    <w:rsid w:val="00850F7D"/>
    <w:rsid w:val="008517DC"/>
    <w:rsid w:val="00851FDD"/>
    <w:rsid w:val="00852327"/>
    <w:rsid w:val="00852BDA"/>
    <w:rsid w:val="00852D75"/>
    <w:rsid w:val="00853547"/>
    <w:rsid w:val="008536A4"/>
    <w:rsid w:val="00853AB3"/>
    <w:rsid w:val="008541E5"/>
    <w:rsid w:val="00854258"/>
    <w:rsid w:val="00854333"/>
    <w:rsid w:val="008548CB"/>
    <w:rsid w:val="00855187"/>
    <w:rsid w:val="00855EBD"/>
    <w:rsid w:val="00855FE8"/>
    <w:rsid w:val="00856103"/>
    <w:rsid w:val="00856122"/>
    <w:rsid w:val="00856261"/>
    <w:rsid w:val="00856318"/>
    <w:rsid w:val="00856E5F"/>
    <w:rsid w:val="008574DE"/>
    <w:rsid w:val="008577A1"/>
    <w:rsid w:val="0086088C"/>
    <w:rsid w:val="00860AFD"/>
    <w:rsid w:val="00860EA0"/>
    <w:rsid w:val="00861190"/>
    <w:rsid w:val="0086142E"/>
    <w:rsid w:val="00861BBA"/>
    <w:rsid w:val="00861E69"/>
    <w:rsid w:val="008626CB"/>
    <w:rsid w:val="0086288D"/>
    <w:rsid w:val="00863954"/>
    <w:rsid w:val="00863B7E"/>
    <w:rsid w:val="0086423B"/>
    <w:rsid w:val="0086462B"/>
    <w:rsid w:val="008661C5"/>
    <w:rsid w:val="008666C9"/>
    <w:rsid w:val="00866728"/>
    <w:rsid w:val="00866D27"/>
    <w:rsid w:val="008676F8"/>
    <w:rsid w:val="00867899"/>
    <w:rsid w:val="00867931"/>
    <w:rsid w:val="00867AA6"/>
    <w:rsid w:val="00867ADE"/>
    <w:rsid w:val="00867EAA"/>
    <w:rsid w:val="00870321"/>
    <w:rsid w:val="008709A7"/>
    <w:rsid w:val="00870A6A"/>
    <w:rsid w:val="00870EC0"/>
    <w:rsid w:val="00870FDE"/>
    <w:rsid w:val="008711B5"/>
    <w:rsid w:val="0087187A"/>
    <w:rsid w:val="008719E5"/>
    <w:rsid w:val="00871AF7"/>
    <w:rsid w:val="00871E7C"/>
    <w:rsid w:val="00871F7A"/>
    <w:rsid w:val="0087223E"/>
    <w:rsid w:val="008727A6"/>
    <w:rsid w:val="00872860"/>
    <w:rsid w:val="008730DE"/>
    <w:rsid w:val="00873A0A"/>
    <w:rsid w:val="00874812"/>
    <w:rsid w:val="00874F18"/>
    <w:rsid w:val="008750C8"/>
    <w:rsid w:val="008755B0"/>
    <w:rsid w:val="00875769"/>
    <w:rsid w:val="00875E8D"/>
    <w:rsid w:val="00875FC2"/>
    <w:rsid w:val="00876022"/>
    <w:rsid w:val="00876132"/>
    <w:rsid w:val="0087682C"/>
    <w:rsid w:val="00876A50"/>
    <w:rsid w:val="00876C54"/>
    <w:rsid w:val="008771D0"/>
    <w:rsid w:val="008776D7"/>
    <w:rsid w:val="008779DB"/>
    <w:rsid w:val="00877FF7"/>
    <w:rsid w:val="008800ED"/>
    <w:rsid w:val="00880D5B"/>
    <w:rsid w:val="008810D0"/>
    <w:rsid w:val="00881213"/>
    <w:rsid w:val="0088127D"/>
    <w:rsid w:val="0088139C"/>
    <w:rsid w:val="008814D0"/>
    <w:rsid w:val="00881CE9"/>
    <w:rsid w:val="008821F3"/>
    <w:rsid w:val="008822AE"/>
    <w:rsid w:val="008826B9"/>
    <w:rsid w:val="00882891"/>
    <w:rsid w:val="00882A66"/>
    <w:rsid w:val="00883EA8"/>
    <w:rsid w:val="00884061"/>
    <w:rsid w:val="00884205"/>
    <w:rsid w:val="00884C3E"/>
    <w:rsid w:val="00884CB2"/>
    <w:rsid w:val="00884E8D"/>
    <w:rsid w:val="0088537A"/>
    <w:rsid w:val="00885AD6"/>
    <w:rsid w:val="00885DF9"/>
    <w:rsid w:val="00886AE1"/>
    <w:rsid w:val="008872D4"/>
    <w:rsid w:val="00887F47"/>
    <w:rsid w:val="008904E1"/>
    <w:rsid w:val="008905C2"/>
    <w:rsid w:val="0089062C"/>
    <w:rsid w:val="00890D87"/>
    <w:rsid w:val="00890E05"/>
    <w:rsid w:val="00892408"/>
    <w:rsid w:val="00892B28"/>
    <w:rsid w:val="00892F87"/>
    <w:rsid w:val="00893F0A"/>
    <w:rsid w:val="00894C84"/>
    <w:rsid w:val="008955E1"/>
    <w:rsid w:val="00896118"/>
    <w:rsid w:val="00896886"/>
    <w:rsid w:val="00897328"/>
    <w:rsid w:val="00897475"/>
    <w:rsid w:val="008A007F"/>
    <w:rsid w:val="008A00A5"/>
    <w:rsid w:val="008A0699"/>
    <w:rsid w:val="008A06BA"/>
    <w:rsid w:val="008A1EFC"/>
    <w:rsid w:val="008A2630"/>
    <w:rsid w:val="008A29A4"/>
    <w:rsid w:val="008A2FDC"/>
    <w:rsid w:val="008A3B4B"/>
    <w:rsid w:val="008A4376"/>
    <w:rsid w:val="008A4976"/>
    <w:rsid w:val="008A4F20"/>
    <w:rsid w:val="008A4F70"/>
    <w:rsid w:val="008A5F58"/>
    <w:rsid w:val="008A6603"/>
    <w:rsid w:val="008A6D62"/>
    <w:rsid w:val="008A7212"/>
    <w:rsid w:val="008A7DDC"/>
    <w:rsid w:val="008B0B72"/>
    <w:rsid w:val="008B0DEA"/>
    <w:rsid w:val="008B0F7D"/>
    <w:rsid w:val="008B1615"/>
    <w:rsid w:val="008B1AC2"/>
    <w:rsid w:val="008B2257"/>
    <w:rsid w:val="008B2529"/>
    <w:rsid w:val="008B2B78"/>
    <w:rsid w:val="008B3334"/>
    <w:rsid w:val="008B3E10"/>
    <w:rsid w:val="008B4454"/>
    <w:rsid w:val="008B463B"/>
    <w:rsid w:val="008B4A68"/>
    <w:rsid w:val="008B528B"/>
    <w:rsid w:val="008B5B41"/>
    <w:rsid w:val="008B5CBB"/>
    <w:rsid w:val="008B65BE"/>
    <w:rsid w:val="008B6AF8"/>
    <w:rsid w:val="008B6BD9"/>
    <w:rsid w:val="008B6D54"/>
    <w:rsid w:val="008B7414"/>
    <w:rsid w:val="008B76F7"/>
    <w:rsid w:val="008B77DD"/>
    <w:rsid w:val="008B7D25"/>
    <w:rsid w:val="008C01F4"/>
    <w:rsid w:val="008C0349"/>
    <w:rsid w:val="008C0766"/>
    <w:rsid w:val="008C1075"/>
    <w:rsid w:val="008C10F1"/>
    <w:rsid w:val="008C180D"/>
    <w:rsid w:val="008C19CA"/>
    <w:rsid w:val="008C225E"/>
    <w:rsid w:val="008C2C96"/>
    <w:rsid w:val="008C355F"/>
    <w:rsid w:val="008C3FFF"/>
    <w:rsid w:val="008C60B6"/>
    <w:rsid w:val="008C6CA5"/>
    <w:rsid w:val="008C7574"/>
    <w:rsid w:val="008C7761"/>
    <w:rsid w:val="008C7899"/>
    <w:rsid w:val="008D0D44"/>
    <w:rsid w:val="008D0F4D"/>
    <w:rsid w:val="008D0FCE"/>
    <w:rsid w:val="008D11DF"/>
    <w:rsid w:val="008D1306"/>
    <w:rsid w:val="008D1447"/>
    <w:rsid w:val="008D18E2"/>
    <w:rsid w:val="008D1A1B"/>
    <w:rsid w:val="008D1CA2"/>
    <w:rsid w:val="008D1DE4"/>
    <w:rsid w:val="008D22F0"/>
    <w:rsid w:val="008D2715"/>
    <w:rsid w:val="008D2F1D"/>
    <w:rsid w:val="008D3197"/>
    <w:rsid w:val="008D33EB"/>
    <w:rsid w:val="008D3743"/>
    <w:rsid w:val="008D3BD5"/>
    <w:rsid w:val="008D3D60"/>
    <w:rsid w:val="008D3FC1"/>
    <w:rsid w:val="008D4276"/>
    <w:rsid w:val="008D46CD"/>
    <w:rsid w:val="008D4A47"/>
    <w:rsid w:val="008D4D86"/>
    <w:rsid w:val="008D4F85"/>
    <w:rsid w:val="008D5575"/>
    <w:rsid w:val="008D66D3"/>
    <w:rsid w:val="008D684E"/>
    <w:rsid w:val="008D720B"/>
    <w:rsid w:val="008D72F8"/>
    <w:rsid w:val="008D7DBA"/>
    <w:rsid w:val="008E0F45"/>
    <w:rsid w:val="008E1965"/>
    <w:rsid w:val="008E1B50"/>
    <w:rsid w:val="008E1FAE"/>
    <w:rsid w:val="008E2665"/>
    <w:rsid w:val="008E2883"/>
    <w:rsid w:val="008E2FA3"/>
    <w:rsid w:val="008E31D5"/>
    <w:rsid w:val="008E38E4"/>
    <w:rsid w:val="008E3AF7"/>
    <w:rsid w:val="008E3F25"/>
    <w:rsid w:val="008E4354"/>
    <w:rsid w:val="008E4C44"/>
    <w:rsid w:val="008E56F0"/>
    <w:rsid w:val="008E6204"/>
    <w:rsid w:val="008E631D"/>
    <w:rsid w:val="008E6C2E"/>
    <w:rsid w:val="008E6DB2"/>
    <w:rsid w:val="008E7597"/>
    <w:rsid w:val="008F00DC"/>
    <w:rsid w:val="008F021C"/>
    <w:rsid w:val="008F069B"/>
    <w:rsid w:val="008F07AF"/>
    <w:rsid w:val="008F08C2"/>
    <w:rsid w:val="008F0D97"/>
    <w:rsid w:val="008F125D"/>
    <w:rsid w:val="008F1481"/>
    <w:rsid w:val="008F1718"/>
    <w:rsid w:val="008F1DD2"/>
    <w:rsid w:val="008F207D"/>
    <w:rsid w:val="008F22A6"/>
    <w:rsid w:val="008F27C1"/>
    <w:rsid w:val="008F2941"/>
    <w:rsid w:val="008F316E"/>
    <w:rsid w:val="008F3451"/>
    <w:rsid w:val="008F376A"/>
    <w:rsid w:val="008F3CFD"/>
    <w:rsid w:val="008F447E"/>
    <w:rsid w:val="008F46F7"/>
    <w:rsid w:val="008F484F"/>
    <w:rsid w:val="008F50DE"/>
    <w:rsid w:val="008F5505"/>
    <w:rsid w:val="008F6328"/>
    <w:rsid w:val="008F6576"/>
    <w:rsid w:val="008F6595"/>
    <w:rsid w:val="008F6A04"/>
    <w:rsid w:val="008F6C18"/>
    <w:rsid w:val="00900A9A"/>
    <w:rsid w:val="00901152"/>
    <w:rsid w:val="0090139A"/>
    <w:rsid w:val="00901697"/>
    <w:rsid w:val="00901818"/>
    <w:rsid w:val="00902AFA"/>
    <w:rsid w:val="00902B06"/>
    <w:rsid w:val="009033FD"/>
    <w:rsid w:val="00903A58"/>
    <w:rsid w:val="00903FDC"/>
    <w:rsid w:val="00904B07"/>
    <w:rsid w:val="00904D70"/>
    <w:rsid w:val="00904DE0"/>
    <w:rsid w:val="00905DFE"/>
    <w:rsid w:val="0090690E"/>
    <w:rsid w:val="0090695D"/>
    <w:rsid w:val="00907E45"/>
    <w:rsid w:val="00907EDB"/>
    <w:rsid w:val="00910318"/>
    <w:rsid w:val="009110BF"/>
    <w:rsid w:val="00911160"/>
    <w:rsid w:val="009116B4"/>
    <w:rsid w:val="00911816"/>
    <w:rsid w:val="00911879"/>
    <w:rsid w:val="00911C5E"/>
    <w:rsid w:val="00911E07"/>
    <w:rsid w:val="00911E69"/>
    <w:rsid w:val="009121A2"/>
    <w:rsid w:val="00912669"/>
    <w:rsid w:val="00912703"/>
    <w:rsid w:val="00912C9C"/>
    <w:rsid w:val="00913215"/>
    <w:rsid w:val="00913552"/>
    <w:rsid w:val="00913F94"/>
    <w:rsid w:val="00914109"/>
    <w:rsid w:val="00914150"/>
    <w:rsid w:val="00914FA3"/>
    <w:rsid w:val="009154B7"/>
    <w:rsid w:val="00915514"/>
    <w:rsid w:val="00915794"/>
    <w:rsid w:val="009158A4"/>
    <w:rsid w:val="00916801"/>
    <w:rsid w:val="00916F15"/>
    <w:rsid w:val="0091770E"/>
    <w:rsid w:val="009177CD"/>
    <w:rsid w:val="0092076F"/>
    <w:rsid w:val="00921086"/>
    <w:rsid w:val="0092115A"/>
    <w:rsid w:val="00921605"/>
    <w:rsid w:val="0092187E"/>
    <w:rsid w:val="00921AE0"/>
    <w:rsid w:val="00921E40"/>
    <w:rsid w:val="0092220C"/>
    <w:rsid w:val="00922CFC"/>
    <w:rsid w:val="00923227"/>
    <w:rsid w:val="0092354B"/>
    <w:rsid w:val="00923568"/>
    <w:rsid w:val="0092398D"/>
    <w:rsid w:val="00923DB2"/>
    <w:rsid w:val="00923DBB"/>
    <w:rsid w:val="00924A60"/>
    <w:rsid w:val="00924CA2"/>
    <w:rsid w:val="0092502A"/>
    <w:rsid w:val="00925B7B"/>
    <w:rsid w:val="00925C91"/>
    <w:rsid w:val="0092669E"/>
    <w:rsid w:val="00926C38"/>
    <w:rsid w:val="009279D2"/>
    <w:rsid w:val="009301AE"/>
    <w:rsid w:val="009301DA"/>
    <w:rsid w:val="00930712"/>
    <w:rsid w:val="00930AAF"/>
    <w:rsid w:val="00930F3C"/>
    <w:rsid w:val="00931227"/>
    <w:rsid w:val="00931605"/>
    <w:rsid w:val="0093197D"/>
    <w:rsid w:val="00932721"/>
    <w:rsid w:val="00933012"/>
    <w:rsid w:val="00933131"/>
    <w:rsid w:val="009332A9"/>
    <w:rsid w:val="00933BCF"/>
    <w:rsid w:val="00934CD1"/>
    <w:rsid w:val="00935110"/>
    <w:rsid w:val="0093520B"/>
    <w:rsid w:val="00935A12"/>
    <w:rsid w:val="0093619F"/>
    <w:rsid w:val="00936E68"/>
    <w:rsid w:val="0093797E"/>
    <w:rsid w:val="00937D16"/>
    <w:rsid w:val="00937EB0"/>
    <w:rsid w:val="00940944"/>
    <w:rsid w:val="00941409"/>
    <w:rsid w:val="00941474"/>
    <w:rsid w:val="00941891"/>
    <w:rsid w:val="00941F83"/>
    <w:rsid w:val="009422A3"/>
    <w:rsid w:val="00942C3B"/>
    <w:rsid w:val="00942D83"/>
    <w:rsid w:val="00942FBB"/>
    <w:rsid w:val="00943081"/>
    <w:rsid w:val="00943462"/>
    <w:rsid w:val="00943BA2"/>
    <w:rsid w:val="00943CA6"/>
    <w:rsid w:val="00943D4A"/>
    <w:rsid w:val="00944980"/>
    <w:rsid w:val="00944B0F"/>
    <w:rsid w:val="00945022"/>
    <w:rsid w:val="00945352"/>
    <w:rsid w:val="0094598F"/>
    <w:rsid w:val="009461BF"/>
    <w:rsid w:val="00946B29"/>
    <w:rsid w:val="00946E07"/>
    <w:rsid w:val="00946E8E"/>
    <w:rsid w:val="0094706F"/>
    <w:rsid w:val="009471D7"/>
    <w:rsid w:val="009474D0"/>
    <w:rsid w:val="00947B84"/>
    <w:rsid w:val="00947FE6"/>
    <w:rsid w:val="009501B3"/>
    <w:rsid w:val="00950AB1"/>
    <w:rsid w:val="00950E7D"/>
    <w:rsid w:val="009514CE"/>
    <w:rsid w:val="00951825"/>
    <w:rsid w:val="009518AB"/>
    <w:rsid w:val="00951A7C"/>
    <w:rsid w:val="00951AF1"/>
    <w:rsid w:val="0095208E"/>
    <w:rsid w:val="00952955"/>
    <w:rsid w:val="009532F3"/>
    <w:rsid w:val="009534CC"/>
    <w:rsid w:val="00953A98"/>
    <w:rsid w:val="00954490"/>
    <w:rsid w:val="0095479F"/>
    <w:rsid w:val="0095492D"/>
    <w:rsid w:val="00954A41"/>
    <w:rsid w:val="009563FE"/>
    <w:rsid w:val="00956617"/>
    <w:rsid w:val="00956789"/>
    <w:rsid w:val="00956B02"/>
    <w:rsid w:val="0095744B"/>
    <w:rsid w:val="009576E3"/>
    <w:rsid w:val="009577C3"/>
    <w:rsid w:val="00957921"/>
    <w:rsid w:val="0095799B"/>
    <w:rsid w:val="00960441"/>
    <w:rsid w:val="00960F17"/>
    <w:rsid w:val="00961771"/>
    <w:rsid w:val="00961998"/>
    <w:rsid w:val="00961A3C"/>
    <w:rsid w:val="009623B1"/>
    <w:rsid w:val="00962C4D"/>
    <w:rsid w:val="00963079"/>
    <w:rsid w:val="009631B1"/>
    <w:rsid w:val="009633B3"/>
    <w:rsid w:val="00963CB6"/>
    <w:rsid w:val="00964AFF"/>
    <w:rsid w:val="009650AB"/>
    <w:rsid w:val="00965614"/>
    <w:rsid w:val="00965BFB"/>
    <w:rsid w:val="00965BFC"/>
    <w:rsid w:val="00966A81"/>
    <w:rsid w:val="009672F1"/>
    <w:rsid w:val="0096747E"/>
    <w:rsid w:val="009676FB"/>
    <w:rsid w:val="009701F2"/>
    <w:rsid w:val="0097085E"/>
    <w:rsid w:val="009717A0"/>
    <w:rsid w:val="00971AFF"/>
    <w:rsid w:val="00971F51"/>
    <w:rsid w:val="00972305"/>
    <w:rsid w:val="00972430"/>
    <w:rsid w:val="00972632"/>
    <w:rsid w:val="009726A5"/>
    <w:rsid w:val="009728F9"/>
    <w:rsid w:val="00972F23"/>
    <w:rsid w:val="00973306"/>
    <w:rsid w:val="00973E4C"/>
    <w:rsid w:val="00974ACD"/>
    <w:rsid w:val="00974E3A"/>
    <w:rsid w:val="00975CD0"/>
    <w:rsid w:val="00975CE7"/>
    <w:rsid w:val="00976C7F"/>
    <w:rsid w:val="00977225"/>
    <w:rsid w:val="0097777D"/>
    <w:rsid w:val="00977881"/>
    <w:rsid w:val="00977EEA"/>
    <w:rsid w:val="0098011B"/>
    <w:rsid w:val="00980773"/>
    <w:rsid w:val="009826A5"/>
    <w:rsid w:val="00982FBB"/>
    <w:rsid w:val="00983290"/>
    <w:rsid w:val="00983790"/>
    <w:rsid w:val="00983F49"/>
    <w:rsid w:val="009849FE"/>
    <w:rsid w:val="00984F1A"/>
    <w:rsid w:val="00985196"/>
    <w:rsid w:val="00985D50"/>
    <w:rsid w:val="009878D2"/>
    <w:rsid w:val="009878FF"/>
    <w:rsid w:val="00987B4B"/>
    <w:rsid w:val="00987C69"/>
    <w:rsid w:val="00990066"/>
    <w:rsid w:val="00990182"/>
    <w:rsid w:val="009902FD"/>
    <w:rsid w:val="00990845"/>
    <w:rsid w:val="00990B2F"/>
    <w:rsid w:val="00990B6D"/>
    <w:rsid w:val="00990D75"/>
    <w:rsid w:val="0099127A"/>
    <w:rsid w:val="009913CF"/>
    <w:rsid w:val="009914DB"/>
    <w:rsid w:val="00991526"/>
    <w:rsid w:val="00991AAB"/>
    <w:rsid w:val="00991AF7"/>
    <w:rsid w:val="0099203E"/>
    <w:rsid w:val="0099247C"/>
    <w:rsid w:val="0099260D"/>
    <w:rsid w:val="009928F5"/>
    <w:rsid w:val="00992B1F"/>
    <w:rsid w:val="00993257"/>
    <w:rsid w:val="00993416"/>
    <w:rsid w:val="009939AD"/>
    <w:rsid w:val="00993C4F"/>
    <w:rsid w:val="00993EED"/>
    <w:rsid w:val="00994196"/>
    <w:rsid w:val="00994699"/>
    <w:rsid w:val="00994710"/>
    <w:rsid w:val="0099476E"/>
    <w:rsid w:val="0099487A"/>
    <w:rsid w:val="009964A2"/>
    <w:rsid w:val="00997A95"/>
    <w:rsid w:val="00997DEB"/>
    <w:rsid w:val="009A1D15"/>
    <w:rsid w:val="009A2667"/>
    <w:rsid w:val="009A2774"/>
    <w:rsid w:val="009A2E19"/>
    <w:rsid w:val="009A39BE"/>
    <w:rsid w:val="009A3EE3"/>
    <w:rsid w:val="009A42BE"/>
    <w:rsid w:val="009A42D2"/>
    <w:rsid w:val="009A47EE"/>
    <w:rsid w:val="009A4C53"/>
    <w:rsid w:val="009A5396"/>
    <w:rsid w:val="009A7186"/>
    <w:rsid w:val="009A7952"/>
    <w:rsid w:val="009B03A6"/>
    <w:rsid w:val="009B09A4"/>
    <w:rsid w:val="009B0AD7"/>
    <w:rsid w:val="009B0F24"/>
    <w:rsid w:val="009B1D15"/>
    <w:rsid w:val="009B1E72"/>
    <w:rsid w:val="009B33A9"/>
    <w:rsid w:val="009B341A"/>
    <w:rsid w:val="009B3973"/>
    <w:rsid w:val="009B4269"/>
    <w:rsid w:val="009B4487"/>
    <w:rsid w:val="009B4741"/>
    <w:rsid w:val="009B4F1E"/>
    <w:rsid w:val="009B4F87"/>
    <w:rsid w:val="009B4FB8"/>
    <w:rsid w:val="009B4FBF"/>
    <w:rsid w:val="009B52CE"/>
    <w:rsid w:val="009B5571"/>
    <w:rsid w:val="009B58EC"/>
    <w:rsid w:val="009B5F83"/>
    <w:rsid w:val="009B6FBF"/>
    <w:rsid w:val="009B7122"/>
    <w:rsid w:val="009B7963"/>
    <w:rsid w:val="009B7D41"/>
    <w:rsid w:val="009C0D69"/>
    <w:rsid w:val="009C0DA8"/>
    <w:rsid w:val="009C0E0A"/>
    <w:rsid w:val="009C1BA6"/>
    <w:rsid w:val="009C1F83"/>
    <w:rsid w:val="009C279F"/>
    <w:rsid w:val="009C302C"/>
    <w:rsid w:val="009C3681"/>
    <w:rsid w:val="009C3D5F"/>
    <w:rsid w:val="009C501D"/>
    <w:rsid w:val="009C508C"/>
    <w:rsid w:val="009C625E"/>
    <w:rsid w:val="009C66C8"/>
    <w:rsid w:val="009C6870"/>
    <w:rsid w:val="009C71A7"/>
    <w:rsid w:val="009C71F4"/>
    <w:rsid w:val="009C76D5"/>
    <w:rsid w:val="009C7A5B"/>
    <w:rsid w:val="009D089D"/>
    <w:rsid w:val="009D0C9C"/>
    <w:rsid w:val="009D0CFB"/>
    <w:rsid w:val="009D168C"/>
    <w:rsid w:val="009D1753"/>
    <w:rsid w:val="009D1E5B"/>
    <w:rsid w:val="009D25DF"/>
    <w:rsid w:val="009D28ED"/>
    <w:rsid w:val="009D3E86"/>
    <w:rsid w:val="009D41A9"/>
    <w:rsid w:val="009D41AC"/>
    <w:rsid w:val="009D5195"/>
    <w:rsid w:val="009D5380"/>
    <w:rsid w:val="009D580D"/>
    <w:rsid w:val="009D5BCB"/>
    <w:rsid w:val="009D5DD4"/>
    <w:rsid w:val="009D5F64"/>
    <w:rsid w:val="009D5FC2"/>
    <w:rsid w:val="009D6664"/>
    <w:rsid w:val="009D6A98"/>
    <w:rsid w:val="009D79AF"/>
    <w:rsid w:val="009D7A8F"/>
    <w:rsid w:val="009D7EF3"/>
    <w:rsid w:val="009E023E"/>
    <w:rsid w:val="009E08EE"/>
    <w:rsid w:val="009E1083"/>
    <w:rsid w:val="009E18C1"/>
    <w:rsid w:val="009E1FF6"/>
    <w:rsid w:val="009E2200"/>
    <w:rsid w:val="009E224A"/>
    <w:rsid w:val="009E27E2"/>
    <w:rsid w:val="009E38CB"/>
    <w:rsid w:val="009E39A8"/>
    <w:rsid w:val="009E3A4A"/>
    <w:rsid w:val="009E41B8"/>
    <w:rsid w:val="009E43B1"/>
    <w:rsid w:val="009E441D"/>
    <w:rsid w:val="009E4CC0"/>
    <w:rsid w:val="009E4D94"/>
    <w:rsid w:val="009E4F8E"/>
    <w:rsid w:val="009E54F8"/>
    <w:rsid w:val="009E59D4"/>
    <w:rsid w:val="009E5A93"/>
    <w:rsid w:val="009E5BB5"/>
    <w:rsid w:val="009E5FEF"/>
    <w:rsid w:val="009E650E"/>
    <w:rsid w:val="009E6CC6"/>
    <w:rsid w:val="009E7028"/>
    <w:rsid w:val="009E73BA"/>
    <w:rsid w:val="009E7E0A"/>
    <w:rsid w:val="009F0403"/>
    <w:rsid w:val="009F0DC5"/>
    <w:rsid w:val="009F1226"/>
    <w:rsid w:val="009F1627"/>
    <w:rsid w:val="009F2147"/>
    <w:rsid w:val="009F2166"/>
    <w:rsid w:val="009F25AF"/>
    <w:rsid w:val="009F389B"/>
    <w:rsid w:val="009F3D16"/>
    <w:rsid w:val="009F46FE"/>
    <w:rsid w:val="009F47B5"/>
    <w:rsid w:val="009F4DE9"/>
    <w:rsid w:val="009F4ECD"/>
    <w:rsid w:val="009F56A8"/>
    <w:rsid w:val="009F5B7E"/>
    <w:rsid w:val="009F5C9A"/>
    <w:rsid w:val="009F63DB"/>
    <w:rsid w:val="009F664E"/>
    <w:rsid w:val="009F66BE"/>
    <w:rsid w:val="009F6C50"/>
    <w:rsid w:val="009F6EA5"/>
    <w:rsid w:val="009F70BA"/>
    <w:rsid w:val="009F728A"/>
    <w:rsid w:val="009F735B"/>
    <w:rsid w:val="009F7A73"/>
    <w:rsid w:val="009F7D20"/>
    <w:rsid w:val="00A000C9"/>
    <w:rsid w:val="00A0030E"/>
    <w:rsid w:val="00A003FE"/>
    <w:rsid w:val="00A01869"/>
    <w:rsid w:val="00A01AA0"/>
    <w:rsid w:val="00A02AFE"/>
    <w:rsid w:val="00A02BCD"/>
    <w:rsid w:val="00A039C0"/>
    <w:rsid w:val="00A048F8"/>
    <w:rsid w:val="00A05191"/>
    <w:rsid w:val="00A055C4"/>
    <w:rsid w:val="00A05BEA"/>
    <w:rsid w:val="00A0674E"/>
    <w:rsid w:val="00A06A2C"/>
    <w:rsid w:val="00A06B07"/>
    <w:rsid w:val="00A071FD"/>
    <w:rsid w:val="00A07458"/>
    <w:rsid w:val="00A07821"/>
    <w:rsid w:val="00A11100"/>
    <w:rsid w:val="00A1116F"/>
    <w:rsid w:val="00A111CB"/>
    <w:rsid w:val="00A11677"/>
    <w:rsid w:val="00A11A9F"/>
    <w:rsid w:val="00A11F79"/>
    <w:rsid w:val="00A11FC1"/>
    <w:rsid w:val="00A122A9"/>
    <w:rsid w:val="00A125DB"/>
    <w:rsid w:val="00A12F3A"/>
    <w:rsid w:val="00A13038"/>
    <w:rsid w:val="00A134A5"/>
    <w:rsid w:val="00A13B82"/>
    <w:rsid w:val="00A13F3C"/>
    <w:rsid w:val="00A1457C"/>
    <w:rsid w:val="00A14E53"/>
    <w:rsid w:val="00A150E6"/>
    <w:rsid w:val="00A15264"/>
    <w:rsid w:val="00A15D28"/>
    <w:rsid w:val="00A174C8"/>
    <w:rsid w:val="00A17907"/>
    <w:rsid w:val="00A17ED5"/>
    <w:rsid w:val="00A2037B"/>
    <w:rsid w:val="00A20AE7"/>
    <w:rsid w:val="00A20AFF"/>
    <w:rsid w:val="00A21BE6"/>
    <w:rsid w:val="00A22755"/>
    <w:rsid w:val="00A22778"/>
    <w:rsid w:val="00A22E9B"/>
    <w:rsid w:val="00A230C7"/>
    <w:rsid w:val="00A2379E"/>
    <w:rsid w:val="00A237E6"/>
    <w:rsid w:val="00A2383C"/>
    <w:rsid w:val="00A2399F"/>
    <w:rsid w:val="00A23A41"/>
    <w:rsid w:val="00A23B56"/>
    <w:rsid w:val="00A23E57"/>
    <w:rsid w:val="00A24055"/>
    <w:rsid w:val="00A245EC"/>
    <w:rsid w:val="00A264A7"/>
    <w:rsid w:val="00A27268"/>
    <w:rsid w:val="00A27A43"/>
    <w:rsid w:val="00A27C9A"/>
    <w:rsid w:val="00A306F7"/>
    <w:rsid w:val="00A3099D"/>
    <w:rsid w:val="00A30E04"/>
    <w:rsid w:val="00A30F45"/>
    <w:rsid w:val="00A31D56"/>
    <w:rsid w:val="00A33205"/>
    <w:rsid w:val="00A33778"/>
    <w:rsid w:val="00A347CF"/>
    <w:rsid w:val="00A34DA3"/>
    <w:rsid w:val="00A35B8D"/>
    <w:rsid w:val="00A36370"/>
    <w:rsid w:val="00A363FC"/>
    <w:rsid w:val="00A37402"/>
    <w:rsid w:val="00A3774B"/>
    <w:rsid w:val="00A377BF"/>
    <w:rsid w:val="00A3784F"/>
    <w:rsid w:val="00A37A75"/>
    <w:rsid w:val="00A37BFB"/>
    <w:rsid w:val="00A40199"/>
    <w:rsid w:val="00A405A8"/>
    <w:rsid w:val="00A40682"/>
    <w:rsid w:val="00A40F70"/>
    <w:rsid w:val="00A4100C"/>
    <w:rsid w:val="00A4111D"/>
    <w:rsid w:val="00A415FD"/>
    <w:rsid w:val="00A429A9"/>
    <w:rsid w:val="00A42F4E"/>
    <w:rsid w:val="00A43491"/>
    <w:rsid w:val="00A4368A"/>
    <w:rsid w:val="00A43843"/>
    <w:rsid w:val="00A43A2C"/>
    <w:rsid w:val="00A43E63"/>
    <w:rsid w:val="00A43FBF"/>
    <w:rsid w:val="00A44793"/>
    <w:rsid w:val="00A44A20"/>
    <w:rsid w:val="00A44B19"/>
    <w:rsid w:val="00A44B24"/>
    <w:rsid w:val="00A44B5A"/>
    <w:rsid w:val="00A45295"/>
    <w:rsid w:val="00A4543E"/>
    <w:rsid w:val="00A45DDB"/>
    <w:rsid w:val="00A46C2F"/>
    <w:rsid w:val="00A46F09"/>
    <w:rsid w:val="00A46FBA"/>
    <w:rsid w:val="00A47184"/>
    <w:rsid w:val="00A47C1C"/>
    <w:rsid w:val="00A47CB0"/>
    <w:rsid w:val="00A504B8"/>
    <w:rsid w:val="00A50733"/>
    <w:rsid w:val="00A50842"/>
    <w:rsid w:val="00A50F61"/>
    <w:rsid w:val="00A50FE7"/>
    <w:rsid w:val="00A513AE"/>
    <w:rsid w:val="00A51693"/>
    <w:rsid w:val="00A51EC3"/>
    <w:rsid w:val="00A527CF"/>
    <w:rsid w:val="00A52927"/>
    <w:rsid w:val="00A52B8E"/>
    <w:rsid w:val="00A52DC9"/>
    <w:rsid w:val="00A52EC8"/>
    <w:rsid w:val="00A5363A"/>
    <w:rsid w:val="00A537CE"/>
    <w:rsid w:val="00A53C47"/>
    <w:rsid w:val="00A5430B"/>
    <w:rsid w:val="00A54799"/>
    <w:rsid w:val="00A54828"/>
    <w:rsid w:val="00A5485A"/>
    <w:rsid w:val="00A548A9"/>
    <w:rsid w:val="00A54EEE"/>
    <w:rsid w:val="00A55179"/>
    <w:rsid w:val="00A5522F"/>
    <w:rsid w:val="00A55BE1"/>
    <w:rsid w:val="00A55D02"/>
    <w:rsid w:val="00A56347"/>
    <w:rsid w:val="00A5685E"/>
    <w:rsid w:val="00A56CD9"/>
    <w:rsid w:val="00A56F5D"/>
    <w:rsid w:val="00A574C6"/>
    <w:rsid w:val="00A576BB"/>
    <w:rsid w:val="00A578AD"/>
    <w:rsid w:val="00A57A9F"/>
    <w:rsid w:val="00A60904"/>
    <w:rsid w:val="00A60C9B"/>
    <w:rsid w:val="00A61162"/>
    <w:rsid w:val="00A615AC"/>
    <w:rsid w:val="00A61A13"/>
    <w:rsid w:val="00A61D38"/>
    <w:rsid w:val="00A62401"/>
    <w:rsid w:val="00A62AAF"/>
    <w:rsid w:val="00A6304B"/>
    <w:rsid w:val="00A6389F"/>
    <w:rsid w:val="00A647EA"/>
    <w:rsid w:val="00A64BA2"/>
    <w:rsid w:val="00A64F41"/>
    <w:rsid w:val="00A65019"/>
    <w:rsid w:val="00A651E3"/>
    <w:rsid w:val="00A65869"/>
    <w:rsid w:val="00A65956"/>
    <w:rsid w:val="00A65966"/>
    <w:rsid w:val="00A65AE8"/>
    <w:rsid w:val="00A65B3E"/>
    <w:rsid w:val="00A666E7"/>
    <w:rsid w:val="00A66AEC"/>
    <w:rsid w:val="00A67322"/>
    <w:rsid w:val="00A70020"/>
    <w:rsid w:val="00A7033D"/>
    <w:rsid w:val="00A705D8"/>
    <w:rsid w:val="00A70999"/>
    <w:rsid w:val="00A70CF8"/>
    <w:rsid w:val="00A718C6"/>
    <w:rsid w:val="00A72231"/>
    <w:rsid w:val="00A73592"/>
    <w:rsid w:val="00A738D8"/>
    <w:rsid w:val="00A73B7E"/>
    <w:rsid w:val="00A7434E"/>
    <w:rsid w:val="00A74EF2"/>
    <w:rsid w:val="00A75617"/>
    <w:rsid w:val="00A756CB"/>
    <w:rsid w:val="00A7590E"/>
    <w:rsid w:val="00A766EB"/>
    <w:rsid w:val="00A76CDF"/>
    <w:rsid w:val="00A76D3B"/>
    <w:rsid w:val="00A778C1"/>
    <w:rsid w:val="00A77ABF"/>
    <w:rsid w:val="00A80504"/>
    <w:rsid w:val="00A80AC3"/>
    <w:rsid w:val="00A80DA5"/>
    <w:rsid w:val="00A80F12"/>
    <w:rsid w:val="00A81166"/>
    <w:rsid w:val="00A81469"/>
    <w:rsid w:val="00A81594"/>
    <w:rsid w:val="00A81653"/>
    <w:rsid w:val="00A816BA"/>
    <w:rsid w:val="00A81CA0"/>
    <w:rsid w:val="00A82A06"/>
    <w:rsid w:val="00A82E5F"/>
    <w:rsid w:val="00A82FA7"/>
    <w:rsid w:val="00A8343B"/>
    <w:rsid w:val="00A8345E"/>
    <w:rsid w:val="00A83606"/>
    <w:rsid w:val="00A83AA2"/>
    <w:rsid w:val="00A84653"/>
    <w:rsid w:val="00A84BCA"/>
    <w:rsid w:val="00A84F60"/>
    <w:rsid w:val="00A850B4"/>
    <w:rsid w:val="00A851FD"/>
    <w:rsid w:val="00A85338"/>
    <w:rsid w:val="00A857A4"/>
    <w:rsid w:val="00A85842"/>
    <w:rsid w:val="00A861F7"/>
    <w:rsid w:val="00A86324"/>
    <w:rsid w:val="00A863F3"/>
    <w:rsid w:val="00A86595"/>
    <w:rsid w:val="00A86A4F"/>
    <w:rsid w:val="00A872AC"/>
    <w:rsid w:val="00A87B40"/>
    <w:rsid w:val="00A90AB5"/>
    <w:rsid w:val="00A920E8"/>
    <w:rsid w:val="00A922EE"/>
    <w:rsid w:val="00A92C44"/>
    <w:rsid w:val="00A92C64"/>
    <w:rsid w:val="00A92D0A"/>
    <w:rsid w:val="00A93429"/>
    <w:rsid w:val="00A94320"/>
    <w:rsid w:val="00A943F3"/>
    <w:rsid w:val="00A94F85"/>
    <w:rsid w:val="00A95515"/>
    <w:rsid w:val="00A95FAB"/>
    <w:rsid w:val="00A96131"/>
    <w:rsid w:val="00A96E6F"/>
    <w:rsid w:val="00A97034"/>
    <w:rsid w:val="00A97796"/>
    <w:rsid w:val="00A977E6"/>
    <w:rsid w:val="00A97AA9"/>
    <w:rsid w:val="00AA00E4"/>
    <w:rsid w:val="00AA0166"/>
    <w:rsid w:val="00AA0624"/>
    <w:rsid w:val="00AA09FC"/>
    <w:rsid w:val="00AA0AF3"/>
    <w:rsid w:val="00AA0C47"/>
    <w:rsid w:val="00AA0C98"/>
    <w:rsid w:val="00AA16E9"/>
    <w:rsid w:val="00AA1748"/>
    <w:rsid w:val="00AA1750"/>
    <w:rsid w:val="00AA2C50"/>
    <w:rsid w:val="00AA3121"/>
    <w:rsid w:val="00AA37FC"/>
    <w:rsid w:val="00AA38B7"/>
    <w:rsid w:val="00AA38E1"/>
    <w:rsid w:val="00AA3A3B"/>
    <w:rsid w:val="00AA3AFB"/>
    <w:rsid w:val="00AA43C3"/>
    <w:rsid w:val="00AA4750"/>
    <w:rsid w:val="00AA4FC3"/>
    <w:rsid w:val="00AA60FD"/>
    <w:rsid w:val="00AA6281"/>
    <w:rsid w:val="00AA68A4"/>
    <w:rsid w:val="00AA6F29"/>
    <w:rsid w:val="00AA7772"/>
    <w:rsid w:val="00AB15FC"/>
    <w:rsid w:val="00AB16D1"/>
    <w:rsid w:val="00AB175A"/>
    <w:rsid w:val="00AB1DDA"/>
    <w:rsid w:val="00AB2425"/>
    <w:rsid w:val="00AB2733"/>
    <w:rsid w:val="00AB2E76"/>
    <w:rsid w:val="00AB3002"/>
    <w:rsid w:val="00AB3777"/>
    <w:rsid w:val="00AB3990"/>
    <w:rsid w:val="00AB3A0C"/>
    <w:rsid w:val="00AB3D02"/>
    <w:rsid w:val="00AB402E"/>
    <w:rsid w:val="00AB421F"/>
    <w:rsid w:val="00AB42E9"/>
    <w:rsid w:val="00AB4D22"/>
    <w:rsid w:val="00AB5606"/>
    <w:rsid w:val="00AB5660"/>
    <w:rsid w:val="00AB5B04"/>
    <w:rsid w:val="00AB609A"/>
    <w:rsid w:val="00AB61B9"/>
    <w:rsid w:val="00AB638D"/>
    <w:rsid w:val="00AB6A80"/>
    <w:rsid w:val="00AB6DF4"/>
    <w:rsid w:val="00AB7C2C"/>
    <w:rsid w:val="00AC00D0"/>
    <w:rsid w:val="00AC0301"/>
    <w:rsid w:val="00AC0AEB"/>
    <w:rsid w:val="00AC0F68"/>
    <w:rsid w:val="00AC1166"/>
    <w:rsid w:val="00AC137D"/>
    <w:rsid w:val="00AC1DC2"/>
    <w:rsid w:val="00AC2770"/>
    <w:rsid w:val="00AC2DB6"/>
    <w:rsid w:val="00AC2FCC"/>
    <w:rsid w:val="00AC46B6"/>
    <w:rsid w:val="00AC470B"/>
    <w:rsid w:val="00AC4AE1"/>
    <w:rsid w:val="00AC4E05"/>
    <w:rsid w:val="00AC54A8"/>
    <w:rsid w:val="00AC5BEF"/>
    <w:rsid w:val="00AC6151"/>
    <w:rsid w:val="00AC666E"/>
    <w:rsid w:val="00AC6994"/>
    <w:rsid w:val="00AC6CC5"/>
    <w:rsid w:val="00AC718C"/>
    <w:rsid w:val="00AC725D"/>
    <w:rsid w:val="00AC7609"/>
    <w:rsid w:val="00AC77E5"/>
    <w:rsid w:val="00AC7D1D"/>
    <w:rsid w:val="00AD0119"/>
    <w:rsid w:val="00AD05F6"/>
    <w:rsid w:val="00AD0BFC"/>
    <w:rsid w:val="00AD2059"/>
    <w:rsid w:val="00AD3169"/>
    <w:rsid w:val="00AD33F9"/>
    <w:rsid w:val="00AD3C6C"/>
    <w:rsid w:val="00AD3DE0"/>
    <w:rsid w:val="00AD48EA"/>
    <w:rsid w:val="00AD4B5F"/>
    <w:rsid w:val="00AD4BB0"/>
    <w:rsid w:val="00AD4DF9"/>
    <w:rsid w:val="00AD50F3"/>
    <w:rsid w:val="00AD5482"/>
    <w:rsid w:val="00AD5CBB"/>
    <w:rsid w:val="00AD64CD"/>
    <w:rsid w:val="00AD6A74"/>
    <w:rsid w:val="00AD6B8F"/>
    <w:rsid w:val="00AD6BB3"/>
    <w:rsid w:val="00AD6BC8"/>
    <w:rsid w:val="00AD7544"/>
    <w:rsid w:val="00AD75ED"/>
    <w:rsid w:val="00AD7619"/>
    <w:rsid w:val="00AD7AC5"/>
    <w:rsid w:val="00AD7B70"/>
    <w:rsid w:val="00AE036E"/>
    <w:rsid w:val="00AE1017"/>
    <w:rsid w:val="00AE142A"/>
    <w:rsid w:val="00AE1C3C"/>
    <w:rsid w:val="00AE1D86"/>
    <w:rsid w:val="00AE1E18"/>
    <w:rsid w:val="00AE20D4"/>
    <w:rsid w:val="00AE21D4"/>
    <w:rsid w:val="00AE29D9"/>
    <w:rsid w:val="00AE2CB5"/>
    <w:rsid w:val="00AE3239"/>
    <w:rsid w:val="00AE32DF"/>
    <w:rsid w:val="00AE3390"/>
    <w:rsid w:val="00AE371E"/>
    <w:rsid w:val="00AE43DC"/>
    <w:rsid w:val="00AE46AD"/>
    <w:rsid w:val="00AE4C77"/>
    <w:rsid w:val="00AE4CE6"/>
    <w:rsid w:val="00AE4E1D"/>
    <w:rsid w:val="00AE4ED5"/>
    <w:rsid w:val="00AE52C1"/>
    <w:rsid w:val="00AE5389"/>
    <w:rsid w:val="00AE5408"/>
    <w:rsid w:val="00AE573A"/>
    <w:rsid w:val="00AE5912"/>
    <w:rsid w:val="00AE62F2"/>
    <w:rsid w:val="00AE6579"/>
    <w:rsid w:val="00AE66FF"/>
    <w:rsid w:val="00AE733A"/>
    <w:rsid w:val="00AE7349"/>
    <w:rsid w:val="00AF02DD"/>
    <w:rsid w:val="00AF069D"/>
    <w:rsid w:val="00AF074A"/>
    <w:rsid w:val="00AF0A57"/>
    <w:rsid w:val="00AF12AD"/>
    <w:rsid w:val="00AF1826"/>
    <w:rsid w:val="00AF1A91"/>
    <w:rsid w:val="00AF1AA3"/>
    <w:rsid w:val="00AF1C58"/>
    <w:rsid w:val="00AF1DAB"/>
    <w:rsid w:val="00AF1E5C"/>
    <w:rsid w:val="00AF27F8"/>
    <w:rsid w:val="00AF2E2B"/>
    <w:rsid w:val="00AF33FD"/>
    <w:rsid w:val="00AF3DAF"/>
    <w:rsid w:val="00AF457F"/>
    <w:rsid w:val="00AF4EBF"/>
    <w:rsid w:val="00AF53A2"/>
    <w:rsid w:val="00AF5DBA"/>
    <w:rsid w:val="00AF6313"/>
    <w:rsid w:val="00AF6B4A"/>
    <w:rsid w:val="00AF6CA6"/>
    <w:rsid w:val="00AF7341"/>
    <w:rsid w:val="00AF74CC"/>
    <w:rsid w:val="00AF7954"/>
    <w:rsid w:val="00AF7CE4"/>
    <w:rsid w:val="00AF7FDB"/>
    <w:rsid w:val="00B0034B"/>
    <w:rsid w:val="00B010AE"/>
    <w:rsid w:val="00B021AE"/>
    <w:rsid w:val="00B024E6"/>
    <w:rsid w:val="00B02BD5"/>
    <w:rsid w:val="00B02C46"/>
    <w:rsid w:val="00B031A9"/>
    <w:rsid w:val="00B038AD"/>
    <w:rsid w:val="00B03F19"/>
    <w:rsid w:val="00B0466B"/>
    <w:rsid w:val="00B046FB"/>
    <w:rsid w:val="00B04A44"/>
    <w:rsid w:val="00B056B7"/>
    <w:rsid w:val="00B056F5"/>
    <w:rsid w:val="00B05ED8"/>
    <w:rsid w:val="00B05FE8"/>
    <w:rsid w:val="00B067F1"/>
    <w:rsid w:val="00B06B79"/>
    <w:rsid w:val="00B070F7"/>
    <w:rsid w:val="00B071E2"/>
    <w:rsid w:val="00B07678"/>
    <w:rsid w:val="00B07A10"/>
    <w:rsid w:val="00B07B12"/>
    <w:rsid w:val="00B07C85"/>
    <w:rsid w:val="00B113AE"/>
    <w:rsid w:val="00B12470"/>
    <w:rsid w:val="00B12A54"/>
    <w:rsid w:val="00B12CC4"/>
    <w:rsid w:val="00B12EC9"/>
    <w:rsid w:val="00B1310F"/>
    <w:rsid w:val="00B134F8"/>
    <w:rsid w:val="00B1364C"/>
    <w:rsid w:val="00B13707"/>
    <w:rsid w:val="00B13B98"/>
    <w:rsid w:val="00B14299"/>
    <w:rsid w:val="00B143F3"/>
    <w:rsid w:val="00B14530"/>
    <w:rsid w:val="00B15146"/>
    <w:rsid w:val="00B15B6B"/>
    <w:rsid w:val="00B15DF8"/>
    <w:rsid w:val="00B16C8B"/>
    <w:rsid w:val="00B174A7"/>
    <w:rsid w:val="00B17743"/>
    <w:rsid w:val="00B17BEB"/>
    <w:rsid w:val="00B2075A"/>
    <w:rsid w:val="00B20AE3"/>
    <w:rsid w:val="00B21009"/>
    <w:rsid w:val="00B212B4"/>
    <w:rsid w:val="00B21382"/>
    <w:rsid w:val="00B2149E"/>
    <w:rsid w:val="00B21514"/>
    <w:rsid w:val="00B2171B"/>
    <w:rsid w:val="00B21C76"/>
    <w:rsid w:val="00B2262A"/>
    <w:rsid w:val="00B226B8"/>
    <w:rsid w:val="00B23210"/>
    <w:rsid w:val="00B23530"/>
    <w:rsid w:val="00B23F69"/>
    <w:rsid w:val="00B243C4"/>
    <w:rsid w:val="00B24B3F"/>
    <w:rsid w:val="00B24D7F"/>
    <w:rsid w:val="00B250BB"/>
    <w:rsid w:val="00B25179"/>
    <w:rsid w:val="00B25987"/>
    <w:rsid w:val="00B260CC"/>
    <w:rsid w:val="00B26918"/>
    <w:rsid w:val="00B270D1"/>
    <w:rsid w:val="00B27617"/>
    <w:rsid w:val="00B276FC"/>
    <w:rsid w:val="00B27739"/>
    <w:rsid w:val="00B277A2"/>
    <w:rsid w:val="00B27BEC"/>
    <w:rsid w:val="00B27F9D"/>
    <w:rsid w:val="00B307DC"/>
    <w:rsid w:val="00B3085F"/>
    <w:rsid w:val="00B31DA4"/>
    <w:rsid w:val="00B325A9"/>
    <w:rsid w:val="00B327E6"/>
    <w:rsid w:val="00B333B6"/>
    <w:rsid w:val="00B33DF8"/>
    <w:rsid w:val="00B3405A"/>
    <w:rsid w:val="00B345BD"/>
    <w:rsid w:val="00B34744"/>
    <w:rsid w:val="00B34F0D"/>
    <w:rsid w:val="00B350A1"/>
    <w:rsid w:val="00B359E2"/>
    <w:rsid w:val="00B35CAE"/>
    <w:rsid w:val="00B364DC"/>
    <w:rsid w:val="00B3655D"/>
    <w:rsid w:val="00B36E05"/>
    <w:rsid w:val="00B3778D"/>
    <w:rsid w:val="00B4055D"/>
    <w:rsid w:val="00B40574"/>
    <w:rsid w:val="00B406ED"/>
    <w:rsid w:val="00B410B5"/>
    <w:rsid w:val="00B41A8B"/>
    <w:rsid w:val="00B41B60"/>
    <w:rsid w:val="00B422CC"/>
    <w:rsid w:val="00B427F2"/>
    <w:rsid w:val="00B42AC5"/>
    <w:rsid w:val="00B431E9"/>
    <w:rsid w:val="00B43502"/>
    <w:rsid w:val="00B43503"/>
    <w:rsid w:val="00B435E5"/>
    <w:rsid w:val="00B447E0"/>
    <w:rsid w:val="00B4565D"/>
    <w:rsid w:val="00B462D9"/>
    <w:rsid w:val="00B46904"/>
    <w:rsid w:val="00B46995"/>
    <w:rsid w:val="00B47D26"/>
    <w:rsid w:val="00B50572"/>
    <w:rsid w:val="00B506E1"/>
    <w:rsid w:val="00B50C38"/>
    <w:rsid w:val="00B510DE"/>
    <w:rsid w:val="00B5186C"/>
    <w:rsid w:val="00B518FE"/>
    <w:rsid w:val="00B51973"/>
    <w:rsid w:val="00B51AE2"/>
    <w:rsid w:val="00B51AED"/>
    <w:rsid w:val="00B523AF"/>
    <w:rsid w:val="00B52BCD"/>
    <w:rsid w:val="00B52BF4"/>
    <w:rsid w:val="00B53D40"/>
    <w:rsid w:val="00B54738"/>
    <w:rsid w:val="00B54792"/>
    <w:rsid w:val="00B55369"/>
    <w:rsid w:val="00B56A2F"/>
    <w:rsid w:val="00B56AA4"/>
    <w:rsid w:val="00B570A6"/>
    <w:rsid w:val="00B579A1"/>
    <w:rsid w:val="00B57C9B"/>
    <w:rsid w:val="00B57EE8"/>
    <w:rsid w:val="00B57FAE"/>
    <w:rsid w:val="00B60B0C"/>
    <w:rsid w:val="00B60E50"/>
    <w:rsid w:val="00B6132A"/>
    <w:rsid w:val="00B6233A"/>
    <w:rsid w:val="00B62DA8"/>
    <w:rsid w:val="00B636E2"/>
    <w:rsid w:val="00B63A4E"/>
    <w:rsid w:val="00B64506"/>
    <w:rsid w:val="00B65716"/>
    <w:rsid w:val="00B65B74"/>
    <w:rsid w:val="00B65C1F"/>
    <w:rsid w:val="00B660F6"/>
    <w:rsid w:val="00B667AA"/>
    <w:rsid w:val="00B66E80"/>
    <w:rsid w:val="00B67A26"/>
    <w:rsid w:val="00B67C6E"/>
    <w:rsid w:val="00B67E12"/>
    <w:rsid w:val="00B7094D"/>
    <w:rsid w:val="00B7107C"/>
    <w:rsid w:val="00B71192"/>
    <w:rsid w:val="00B7260A"/>
    <w:rsid w:val="00B739EE"/>
    <w:rsid w:val="00B73E93"/>
    <w:rsid w:val="00B742C8"/>
    <w:rsid w:val="00B7496F"/>
    <w:rsid w:val="00B74C13"/>
    <w:rsid w:val="00B74C97"/>
    <w:rsid w:val="00B75E62"/>
    <w:rsid w:val="00B7690E"/>
    <w:rsid w:val="00B76DEB"/>
    <w:rsid w:val="00B775E1"/>
    <w:rsid w:val="00B776C1"/>
    <w:rsid w:val="00B777F5"/>
    <w:rsid w:val="00B77D93"/>
    <w:rsid w:val="00B80071"/>
    <w:rsid w:val="00B800E7"/>
    <w:rsid w:val="00B801CE"/>
    <w:rsid w:val="00B8046F"/>
    <w:rsid w:val="00B80531"/>
    <w:rsid w:val="00B80C02"/>
    <w:rsid w:val="00B80EBF"/>
    <w:rsid w:val="00B81032"/>
    <w:rsid w:val="00B81D4D"/>
    <w:rsid w:val="00B81E03"/>
    <w:rsid w:val="00B81FA2"/>
    <w:rsid w:val="00B8205F"/>
    <w:rsid w:val="00B8224E"/>
    <w:rsid w:val="00B8241E"/>
    <w:rsid w:val="00B82487"/>
    <w:rsid w:val="00B83904"/>
    <w:rsid w:val="00B83D8A"/>
    <w:rsid w:val="00B8402E"/>
    <w:rsid w:val="00B840B8"/>
    <w:rsid w:val="00B84495"/>
    <w:rsid w:val="00B848CA"/>
    <w:rsid w:val="00B84949"/>
    <w:rsid w:val="00B84ACD"/>
    <w:rsid w:val="00B84FFD"/>
    <w:rsid w:val="00B850EE"/>
    <w:rsid w:val="00B8538E"/>
    <w:rsid w:val="00B85BCE"/>
    <w:rsid w:val="00B85E6A"/>
    <w:rsid w:val="00B8619D"/>
    <w:rsid w:val="00B86407"/>
    <w:rsid w:val="00B86ADB"/>
    <w:rsid w:val="00B870B8"/>
    <w:rsid w:val="00B87498"/>
    <w:rsid w:val="00B8792A"/>
    <w:rsid w:val="00B879E3"/>
    <w:rsid w:val="00B90952"/>
    <w:rsid w:val="00B92034"/>
    <w:rsid w:val="00B92B83"/>
    <w:rsid w:val="00B938E4"/>
    <w:rsid w:val="00B94644"/>
    <w:rsid w:val="00B947D9"/>
    <w:rsid w:val="00B949C6"/>
    <w:rsid w:val="00B94A4D"/>
    <w:rsid w:val="00B94D3E"/>
    <w:rsid w:val="00B950E8"/>
    <w:rsid w:val="00B95176"/>
    <w:rsid w:val="00B9582C"/>
    <w:rsid w:val="00B958E9"/>
    <w:rsid w:val="00B95DD6"/>
    <w:rsid w:val="00B961C8"/>
    <w:rsid w:val="00B962FE"/>
    <w:rsid w:val="00B965CA"/>
    <w:rsid w:val="00B96DEB"/>
    <w:rsid w:val="00B9752E"/>
    <w:rsid w:val="00B97B19"/>
    <w:rsid w:val="00BA03F8"/>
    <w:rsid w:val="00BA0F9F"/>
    <w:rsid w:val="00BA1583"/>
    <w:rsid w:val="00BA1FAD"/>
    <w:rsid w:val="00BA235E"/>
    <w:rsid w:val="00BA2360"/>
    <w:rsid w:val="00BA277A"/>
    <w:rsid w:val="00BA29AA"/>
    <w:rsid w:val="00BA2DB2"/>
    <w:rsid w:val="00BA3744"/>
    <w:rsid w:val="00BA3B34"/>
    <w:rsid w:val="00BA3C8E"/>
    <w:rsid w:val="00BA3D20"/>
    <w:rsid w:val="00BA4C21"/>
    <w:rsid w:val="00BA4C82"/>
    <w:rsid w:val="00BA501F"/>
    <w:rsid w:val="00BA5166"/>
    <w:rsid w:val="00BA589D"/>
    <w:rsid w:val="00BA5CCC"/>
    <w:rsid w:val="00BA66B7"/>
    <w:rsid w:val="00BA671D"/>
    <w:rsid w:val="00BA68C1"/>
    <w:rsid w:val="00BA6EA6"/>
    <w:rsid w:val="00BA768C"/>
    <w:rsid w:val="00BA76EF"/>
    <w:rsid w:val="00BA7957"/>
    <w:rsid w:val="00BA7B74"/>
    <w:rsid w:val="00BA7C02"/>
    <w:rsid w:val="00BA7F31"/>
    <w:rsid w:val="00BB0082"/>
    <w:rsid w:val="00BB02B8"/>
    <w:rsid w:val="00BB0382"/>
    <w:rsid w:val="00BB07BE"/>
    <w:rsid w:val="00BB092E"/>
    <w:rsid w:val="00BB0ACB"/>
    <w:rsid w:val="00BB0EDA"/>
    <w:rsid w:val="00BB1324"/>
    <w:rsid w:val="00BB1474"/>
    <w:rsid w:val="00BB265C"/>
    <w:rsid w:val="00BB2F82"/>
    <w:rsid w:val="00BB319A"/>
    <w:rsid w:val="00BB37E4"/>
    <w:rsid w:val="00BB3A20"/>
    <w:rsid w:val="00BB3EE5"/>
    <w:rsid w:val="00BB4256"/>
    <w:rsid w:val="00BB5B0A"/>
    <w:rsid w:val="00BB5D2B"/>
    <w:rsid w:val="00BB6424"/>
    <w:rsid w:val="00BB6C19"/>
    <w:rsid w:val="00BB7160"/>
    <w:rsid w:val="00BB7749"/>
    <w:rsid w:val="00BC013C"/>
    <w:rsid w:val="00BC1384"/>
    <w:rsid w:val="00BC1CF0"/>
    <w:rsid w:val="00BC1D57"/>
    <w:rsid w:val="00BC1F32"/>
    <w:rsid w:val="00BC2494"/>
    <w:rsid w:val="00BC28DC"/>
    <w:rsid w:val="00BC313C"/>
    <w:rsid w:val="00BC3D22"/>
    <w:rsid w:val="00BC4017"/>
    <w:rsid w:val="00BC4C76"/>
    <w:rsid w:val="00BC4FCF"/>
    <w:rsid w:val="00BC5850"/>
    <w:rsid w:val="00BC5AC8"/>
    <w:rsid w:val="00BC75B9"/>
    <w:rsid w:val="00BC75D5"/>
    <w:rsid w:val="00BC7FB8"/>
    <w:rsid w:val="00BD0AD7"/>
    <w:rsid w:val="00BD0B22"/>
    <w:rsid w:val="00BD0C2A"/>
    <w:rsid w:val="00BD0E2E"/>
    <w:rsid w:val="00BD187B"/>
    <w:rsid w:val="00BD1D51"/>
    <w:rsid w:val="00BD2163"/>
    <w:rsid w:val="00BD263C"/>
    <w:rsid w:val="00BD2776"/>
    <w:rsid w:val="00BD2EE0"/>
    <w:rsid w:val="00BD307E"/>
    <w:rsid w:val="00BD35EB"/>
    <w:rsid w:val="00BD3714"/>
    <w:rsid w:val="00BD3F4D"/>
    <w:rsid w:val="00BD41BF"/>
    <w:rsid w:val="00BD43EA"/>
    <w:rsid w:val="00BD4450"/>
    <w:rsid w:val="00BD51D1"/>
    <w:rsid w:val="00BD5414"/>
    <w:rsid w:val="00BD5968"/>
    <w:rsid w:val="00BD5A3A"/>
    <w:rsid w:val="00BD6089"/>
    <w:rsid w:val="00BD6A1D"/>
    <w:rsid w:val="00BD7128"/>
    <w:rsid w:val="00BD7370"/>
    <w:rsid w:val="00BE02C7"/>
    <w:rsid w:val="00BE0409"/>
    <w:rsid w:val="00BE064C"/>
    <w:rsid w:val="00BE0A04"/>
    <w:rsid w:val="00BE160A"/>
    <w:rsid w:val="00BE16DE"/>
    <w:rsid w:val="00BE187C"/>
    <w:rsid w:val="00BE19C4"/>
    <w:rsid w:val="00BE248E"/>
    <w:rsid w:val="00BE288B"/>
    <w:rsid w:val="00BE2AB8"/>
    <w:rsid w:val="00BE2F23"/>
    <w:rsid w:val="00BE37CA"/>
    <w:rsid w:val="00BE3D85"/>
    <w:rsid w:val="00BE3EC2"/>
    <w:rsid w:val="00BE435A"/>
    <w:rsid w:val="00BE45B5"/>
    <w:rsid w:val="00BE4760"/>
    <w:rsid w:val="00BE4F15"/>
    <w:rsid w:val="00BE54EB"/>
    <w:rsid w:val="00BE5CB9"/>
    <w:rsid w:val="00BE5DFC"/>
    <w:rsid w:val="00BE5E2D"/>
    <w:rsid w:val="00BE5FD3"/>
    <w:rsid w:val="00BE60DD"/>
    <w:rsid w:val="00BE6300"/>
    <w:rsid w:val="00BE640F"/>
    <w:rsid w:val="00BE6B41"/>
    <w:rsid w:val="00BE6C65"/>
    <w:rsid w:val="00BE75AF"/>
    <w:rsid w:val="00BE7650"/>
    <w:rsid w:val="00BE7869"/>
    <w:rsid w:val="00BE7A9E"/>
    <w:rsid w:val="00BF0862"/>
    <w:rsid w:val="00BF0A47"/>
    <w:rsid w:val="00BF0CB6"/>
    <w:rsid w:val="00BF1A86"/>
    <w:rsid w:val="00BF2227"/>
    <w:rsid w:val="00BF23A1"/>
    <w:rsid w:val="00BF2528"/>
    <w:rsid w:val="00BF2E68"/>
    <w:rsid w:val="00BF2ECF"/>
    <w:rsid w:val="00BF328C"/>
    <w:rsid w:val="00BF3303"/>
    <w:rsid w:val="00BF3ABD"/>
    <w:rsid w:val="00BF3AD3"/>
    <w:rsid w:val="00BF4040"/>
    <w:rsid w:val="00BF4B0F"/>
    <w:rsid w:val="00BF6A07"/>
    <w:rsid w:val="00BF7497"/>
    <w:rsid w:val="00BF764D"/>
    <w:rsid w:val="00BF7F74"/>
    <w:rsid w:val="00C001B5"/>
    <w:rsid w:val="00C00446"/>
    <w:rsid w:val="00C00906"/>
    <w:rsid w:val="00C00BF7"/>
    <w:rsid w:val="00C00FF6"/>
    <w:rsid w:val="00C01323"/>
    <w:rsid w:val="00C01344"/>
    <w:rsid w:val="00C01982"/>
    <w:rsid w:val="00C019EA"/>
    <w:rsid w:val="00C01A16"/>
    <w:rsid w:val="00C01B72"/>
    <w:rsid w:val="00C02551"/>
    <w:rsid w:val="00C025AC"/>
    <w:rsid w:val="00C02A2C"/>
    <w:rsid w:val="00C02D1E"/>
    <w:rsid w:val="00C03B43"/>
    <w:rsid w:val="00C04B56"/>
    <w:rsid w:val="00C04C9C"/>
    <w:rsid w:val="00C04E14"/>
    <w:rsid w:val="00C051CB"/>
    <w:rsid w:val="00C05BF6"/>
    <w:rsid w:val="00C05D36"/>
    <w:rsid w:val="00C062A9"/>
    <w:rsid w:val="00C068A9"/>
    <w:rsid w:val="00C06ADF"/>
    <w:rsid w:val="00C06C4B"/>
    <w:rsid w:val="00C06FAC"/>
    <w:rsid w:val="00C0718C"/>
    <w:rsid w:val="00C07CBF"/>
    <w:rsid w:val="00C07CEE"/>
    <w:rsid w:val="00C10109"/>
    <w:rsid w:val="00C101E9"/>
    <w:rsid w:val="00C10A0B"/>
    <w:rsid w:val="00C10BAC"/>
    <w:rsid w:val="00C10BDC"/>
    <w:rsid w:val="00C117D9"/>
    <w:rsid w:val="00C11A6D"/>
    <w:rsid w:val="00C11BE1"/>
    <w:rsid w:val="00C11D31"/>
    <w:rsid w:val="00C1242E"/>
    <w:rsid w:val="00C12654"/>
    <w:rsid w:val="00C1276F"/>
    <w:rsid w:val="00C12817"/>
    <w:rsid w:val="00C1282B"/>
    <w:rsid w:val="00C12B85"/>
    <w:rsid w:val="00C13027"/>
    <w:rsid w:val="00C1322E"/>
    <w:rsid w:val="00C13652"/>
    <w:rsid w:val="00C149E5"/>
    <w:rsid w:val="00C14A4A"/>
    <w:rsid w:val="00C14D00"/>
    <w:rsid w:val="00C14FC0"/>
    <w:rsid w:val="00C1548E"/>
    <w:rsid w:val="00C15740"/>
    <w:rsid w:val="00C15835"/>
    <w:rsid w:val="00C15A53"/>
    <w:rsid w:val="00C1668C"/>
    <w:rsid w:val="00C167E9"/>
    <w:rsid w:val="00C16A53"/>
    <w:rsid w:val="00C170D8"/>
    <w:rsid w:val="00C17AAB"/>
    <w:rsid w:val="00C17B60"/>
    <w:rsid w:val="00C20038"/>
    <w:rsid w:val="00C2040D"/>
    <w:rsid w:val="00C207A2"/>
    <w:rsid w:val="00C20889"/>
    <w:rsid w:val="00C20C73"/>
    <w:rsid w:val="00C20FC1"/>
    <w:rsid w:val="00C2102D"/>
    <w:rsid w:val="00C212AB"/>
    <w:rsid w:val="00C216A9"/>
    <w:rsid w:val="00C21809"/>
    <w:rsid w:val="00C2222C"/>
    <w:rsid w:val="00C22F0E"/>
    <w:rsid w:val="00C232AB"/>
    <w:rsid w:val="00C235A6"/>
    <w:rsid w:val="00C23E31"/>
    <w:rsid w:val="00C242C1"/>
    <w:rsid w:val="00C24385"/>
    <w:rsid w:val="00C245DB"/>
    <w:rsid w:val="00C24E67"/>
    <w:rsid w:val="00C25E37"/>
    <w:rsid w:val="00C26988"/>
    <w:rsid w:val="00C26A96"/>
    <w:rsid w:val="00C2724A"/>
    <w:rsid w:val="00C300E2"/>
    <w:rsid w:val="00C30189"/>
    <w:rsid w:val="00C310F7"/>
    <w:rsid w:val="00C3237D"/>
    <w:rsid w:val="00C32E19"/>
    <w:rsid w:val="00C33158"/>
    <w:rsid w:val="00C341F8"/>
    <w:rsid w:val="00C34269"/>
    <w:rsid w:val="00C344CE"/>
    <w:rsid w:val="00C3451D"/>
    <w:rsid w:val="00C35379"/>
    <w:rsid w:val="00C3592A"/>
    <w:rsid w:val="00C35A23"/>
    <w:rsid w:val="00C35BCA"/>
    <w:rsid w:val="00C35CCA"/>
    <w:rsid w:val="00C35D67"/>
    <w:rsid w:val="00C379EC"/>
    <w:rsid w:val="00C37B9D"/>
    <w:rsid w:val="00C37DE1"/>
    <w:rsid w:val="00C40932"/>
    <w:rsid w:val="00C40B31"/>
    <w:rsid w:val="00C41138"/>
    <w:rsid w:val="00C41214"/>
    <w:rsid w:val="00C4269C"/>
    <w:rsid w:val="00C42AFF"/>
    <w:rsid w:val="00C42B65"/>
    <w:rsid w:val="00C42EBA"/>
    <w:rsid w:val="00C43DFC"/>
    <w:rsid w:val="00C43E9C"/>
    <w:rsid w:val="00C4497D"/>
    <w:rsid w:val="00C44C83"/>
    <w:rsid w:val="00C450F8"/>
    <w:rsid w:val="00C455CF"/>
    <w:rsid w:val="00C45C14"/>
    <w:rsid w:val="00C45FF8"/>
    <w:rsid w:val="00C46056"/>
    <w:rsid w:val="00C4660F"/>
    <w:rsid w:val="00C46B3E"/>
    <w:rsid w:val="00C46EE2"/>
    <w:rsid w:val="00C46EF2"/>
    <w:rsid w:val="00C473FA"/>
    <w:rsid w:val="00C47465"/>
    <w:rsid w:val="00C47648"/>
    <w:rsid w:val="00C500BF"/>
    <w:rsid w:val="00C50A95"/>
    <w:rsid w:val="00C50D17"/>
    <w:rsid w:val="00C50F67"/>
    <w:rsid w:val="00C510C1"/>
    <w:rsid w:val="00C51A23"/>
    <w:rsid w:val="00C51D37"/>
    <w:rsid w:val="00C52154"/>
    <w:rsid w:val="00C52F84"/>
    <w:rsid w:val="00C54565"/>
    <w:rsid w:val="00C547CA"/>
    <w:rsid w:val="00C54BBC"/>
    <w:rsid w:val="00C552C9"/>
    <w:rsid w:val="00C55947"/>
    <w:rsid w:val="00C573DB"/>
    <w:rsid w:val="00C5750E"/>
    <w:rsid w:val="00C6003A"/>
    <w:rsid w:val="00C6083A"/>
    <w:rsid w:val="00C608FA"/>
    <w:rsid w:val="00C60FCD"/>
    <w:rsid w:val="00C6107D"/>
    <w:rsid w:val="00C61790"/>
    <w:rsid w:val="00C6226F"/>
    <w:rsid w:val="00C625CB"/>
    <w:rsid w:val="00C62BF5"/>
    <w:rsid w:val="00C62FA5"/>
    <w:rsid w:val="00C6339E"/>
    <w:rsid w:val="00C634A5"/>
    <w:rsid w:val="00C65686"/>
    <w:rsid w:val="00C657F9"/>
    <w:rsid w:val="00C65837"/>
    <w:rsid w:val="00C658F9"/>
    <w:rsid w:val="00C6649C"/>
    <w:rsid w:val="00C66A28"/>
    <w:rsid w:val="00C67123"/>
    <w:rsid w:val="00C6786E"/>
    <w:rsid w:val="00C67994"/>
    <w:rsid w:val="00C67A55"/>
    <w:rsid w:val="00C67E96"/>
    <w:rsid w:val="00C67ECE"/>
    <w:rsid w:val="00C7032D"/>
    <w:rsid w:val="00C7045E"/>
    <w:rsid w:val="00C70CA4"/>
    <w:rsid w:val="00C70DBF"/>
    <w:rsid w:val="00C70FB0"/>
    <w:rsid w:val="00C71251"/>
    <w:rsid w:val="00C71B00"/>
    <w:rsid w:val="00C7204E"/>
    <w:rsid w:val="00C73720"/>
    <w:rsid w:val="00C739FD"/>
    <w:rsid w:val="00C73ADF"/>
    <w:rsid w:val="00C7422F"/>
    <w:rsid w:val="00C74531"/>
    <w:rsid w:val="00C7578B"/>
    <w:rsid w:val="00C758D8"/>
    <w:rsid w:val="00C76922"/>
    <w:rsid w:val="00C770CE"/>
    <w:rsid w:val="00C7760C"/>
    <w:rsid w:val="00C77C04"/>
    <w:rsid w:val="00C77C15"/>
    <w:rsid w:val="00C77E80"/>
    <w:rsid w:val="00C8045E"/>
    <w:rsid w:val="00C80645"/>
    <w:rsid w:val="00C80DDE"/>
    <w:rsid w:val="00C81B93"/>
    <w:rsid w:val="00C82D38"/>
    <w:rsid w:val="00C82D47"/>
    <w:rsid w:val="00C83717"/>
    <w:rsid w:val="00C838FE"/>
    <w:rsid w:val="00C83934"/>
    <w:rsid w:val="00C83B7E"/>
    <w:rsid w:val="00C84AAD"/>
    <w:rsid w:val="00C84BA0"/>
    <w:rsid w:val="00C84F3D"/>
    <w:rsid w:val="00C85FA8"/>
    <w:rsid w:val="00C86288"/>
    <w:rsid w:val="00C865A7"/>
    <w:rsid w:val="00C868F5"/>
    <w:rsid w:val="00C869CD"/>
    <w:rsid w:val="00C87752"/>
    <w:rsid w:val="00C8776E"/>
    <w:rsid w:val="00C87CC4"/>
    <w:rsid w:val="00C87EE1"/>
    <w:rsid w:val="00C87FFD"/>
    <w:rsid w:val="00C90122"/>
    <w:rsid w:val="00C90342"/>
    <w:rsid w:val="00C91315"/>
    <w:rsid w:val="00C91463"/>
    <w:rsid w:val="00C91621"/>
    <w:rsid w:val="00C9166B"/>
    <w:rsid w:val="00C91681"/>
    <w:rsid w:val="00C91EA6"/>
    <w:rsid w:val="00C92151"/>
    <w:rsid w:val="00C9227B"/>
    <w:rsid w:val="00C92552"/>
    <w:rsid w:val="00C92A6F"/>
    <w:rsid w:val="00C933C0"/>
    <w:rsid w:val="00C93FEB"/>
    <w:rsid w:val="00C94C71"/>
    <w:rsid w:val="00C94EFD"/>
    <w:rsid w:val="00C9543D"/>
    <w:rsid w:val="00C95771"/>
    <w:rsid w:val="00C957D1"/>
    <w:rsid w:val="00C95924"/>
    <w:rsid w:val="00C95E6F"/>
    <w:rsid w:val="00C9625E"/>
    <w:rsid w:val="00C9673D"/>
    <w:rsid w:val="00CA0790"/>
    <w:rsid w:val="00CA1239"/>
    <w:rsid w:val="00CA1DA4"/>
    <w:rsid w:val="00CA1DDB"/>
    <w:rsid w:val="00CA1F12"/>
    <w:rsid w:val="00CA2006"/>
    <w:rsid w:val="00CA239A"/>
    <w:rsid w:val="00CA2AEF"/>
    <w:rsid w:val="00CA413D"/>
    <w:rsid w:val="00CA4456"/>
    <w:rsid w:val="00CA4686"/>
    <w:rsid w:val="00CA4972"/>
    <w:rsid w:val="00CA501E"/>
    <w:rsid w:val="00CA536F"/>
    <w:rsid w:val="00CA59FB"/>
    <w:rsid w:val="00CA5CB1"/>
    <w:rsid w:val="00CA5E63"/>
    <w:rsid w:val="00CA7FBB"/>
    <w:rsid w:val="00CB0138"/>
    <w:rsid w:val="00CB08A6"/>
    <w:rsid w:val="00CB0DD1"/>
    <w:rsid w:val="00CB13AE"/>
    <w:rsid w:val="00CB1AB0"/>
    <w:rsid w:val="00CB20A3"/>
    <w:rsid w:val="00CB2114"/>
    <w:rsid w:val="00CB25C4"/>
    <w:rsid w:val="00CB281B"/>
    <w:rsid w:val="00CB343D"/>
    <w:rsid w:val="00CB3569"/>
    <w:rsid w:val="00CB36FB"/>
    <w:rsid w:val="00CB3ABF"/>
    <w:rsid w:val="00CB414A"/>
    <w:rsid w:val="00CB4436"/>
    <w:rsid w:val="00CB4AB8"/>
    <w:rsid w:val="00CB4EC0"/>
    <w:rsid w:val="00CB50A7"/>
    <w:rsid w:val="00CB5298"/>
    <w:rsid w:val="00CB583A"/>
    <w:rsid w:val="00CB5AEB"/>
    <w:rsid w:val="00CB5BEF"/>
    <w:rsid w:val="00CB5D07"/>
    <w:rsid w:val="00CB5E5B"/>
    <w:rsid w:val="00CB5E5F"/>
    <w:rsid w:val="00CB60E6"/>
    <w:rsid w:val="00CB67AC"/>
    <w:rsid w:val="00CB71A0"/>
    <w:rsid w:val="00CB772E"/>
    <w:rsid w:val="00CB7EFF"/>
    <w:rsid w:val="00CC001C"/>
    <w:rsid w:val="00CC016C"/>
    <w:rsid w:val="00CC023B"/>
    <w:rsid w:val="00CC03E9"/>
    <w:rsid w:val="00CC0E75"/>
    <w:rsid w:val="00CC109D"/>
    <w:rsid w:val="00CC157C"/>
    <w:rsid w:val="00CC1DDE"/>
    <w:rsid w:val="00CC26D5"/>
    <w:rsid w:val="00CC2710"/>
    <w:rsid w:val="00CC293A"/>
    <w:rsid w:val="00CC2EC3"/>
    <w:rsid w:val="00CC37D4"/>
    <w:rsid w:val="00CC38C2"/>
    <w:rsid w:val="00CC3CDA"/>
    <w:rsid w:val="00CC3FB2"/>
    <w:rsid w:val="00CC3FE9"/>
    <w:rsid w:val="00CC417C"/>
    <w:rsid w:val="00CC42F3"/>
    <w:rsid w:val="00CC4CAB"/>
    <w:rsid w:val="00CC4E55"/>
    <w:rsid w:val="00CC5618"/>
    <w:rsid w:val="00CC562B"/>
    <w:rsid w:val="00CC5D51"/>
    <w:rsid w:val="00CC5E07"/>
    <w:rsid w:val="00CC600A"/>
    <w:rsid w:val="00CC62F1"/>
    <w:rsid w:val="00CC673D"/>
    <w:rsid w:val="00CC6CED"/>
    <w:rsid w:val="00CC6E9B"/>
    <w:rsid w:val="00CC72D7"/>
    <w:rsid w:val="00CC7395"/>
    <w:rsid w:val="00CC74C7"/>
    <w:rsid w:val="00CC7AAD"/>
    <w:rsid w:val="00CC7EF3"/>
    <w:rsid w:val="00CC7F28"/>
    <w:rsid w:val="00CD132E"/>
    <w:rsid w:val="00CD1D7E"/>
    <w:rsid w:val="00CD2094"/>
    <w:rsid w:val="00CD2277"/>
    <w:rsid w:val="00CD264D"/>
    <w:rsid w:val="00CD3D60"/>
    <w:rsid w:val="00CD3DF8"/>
    <w:rsid w:val="00CD469B"/>
    <w:rsid w:val="00CD4933"/>
    <w:rsid w:val="00CD4B86"/>
    <w:rsid w:val="00CD4C58"/>
    <w:rsid w:val="00CD4D9C"/>
    <w:rsid w:val="00CD57A8"/>
    <w:rsid w:val="00CD59E5"/>
    <w:rsid w:val="00CD5AA2"/>
    <w:rsid w:val="00CD5AA6"/>
    <w:rsid w:val="00CD6510"/>
    <w:rsid w:val="00CD6D7D"/>
    <w:rsid w:val="00CD7199"/>
    <w:rsid w:val="00CD767E"/>
    <w:rsid w:val="00CE01C4"/>
    <w:rsid w:val="00CE0C28"/>
    <w:rsid w:val="00CE0DC1"/>
    <w:rsid w:val="00CE1381"/>
    <w:rsid w:val="00CE1417"/>
    <w:rsid w:val="00CE2C8A"/>
    <w:rsid w:val="00CE39FD"/>
    <w:rsid w:val="00CE3A43"/>
    <w:rsid w:val="00CE48A7"/>
    <w:rsid w:val="00CE5811"/>
    <w:rsid w:val="00CE5A1E"/>
    <w:rsid w:val="00CE5AB2"/>
    <w:rsid w:val="00CE5CD4"/>
    <w:rsid w:val="00CE607B"/>
    <w:rsid w:val="00CE60D2"/>
    <w:rsid w:val="00CE624E"/>
    <w:rsid w:val="00CE71E0"/>
    <w:rsid w:val="00CE7287"/>
    <w:rsid w:val="00CE740E"/>
    <w:rsid w:val="00CE741F"/>
    <w:rsid w:val="00CE7499"/>
    <w:rsid w:val="00CE762E"/>
    <w:rsid w:val="00CE770D"/>
    <w:rsid w:val="00CE7AA5"/>
    <w:rsid w:val="00CF0083"/>
    <w:rsid w:val="00CF0301"/>
    <w:rsid w:val="00CF07BA"/>
    <w:rsid w:val="00CF0F88"/>
    <w:rsid w:val="00CF0FAC"/>
    <w:rsid w:val="00CF1660"/>
    <w:rsid w:val="00CF274A"/>
    <w:rsid w:val="00CF292E"/>
    <w:rsid w:val="00CF2A7C"/>
    <w:rsid w:val="00CF2D1A"/>
    <w:rsid w:val="00CF2FD0"/>
    <w:rsid w:val="00CF3A03"/>
    <w:rsid w:val="00CF4087"/>
    <w:rsid w:val="00CF449D"/>
    <w:rsid w:val="00CF4891"/>
    <w:rsid w:val="00CF4C50"/>
    <w:rsid w:val="00CF4CD9"/>
    <w:rsid w:val="00CF564D"/>
    <w:rsid w:val="00CF6175"/>
    <w:rsid w:val="00CF65C4"/>
    <w:rsid w:val="00CF6A29"/>
    <w:rsid w:val="00CF6ACD"/>
    <w:rsid w:val="00CF710F"/>
    <w:rsid w:val="00CF7602"/>
    <w:rsid w:val="00D00498"/>
    <w:rsid w:val="00D005C6"/>
    <w:rsid w:val="00D00A41"/>
    <w:rsid w:val="00D00A6E"/>
    <w:rsid w:val="00D00B2A"/>
    <w:rsid w:val="00D01380"/>
    <w:rsid w:val="00D0140E"/>
    <w:rsid w:val="00D01719"/>
    <w:rsid w:val="00D02B28"/>
    <w:rsid w:val="00D04BC2"/>
    <w:rsid w:val="00D04E60"/>
    <w:rsid w:val="00D0582D"/>
    <w:rsid w:val="00D05E49"/>
    <w:rsid w:val="00D05FE5"/>
    <w:rsid w:val="00D0617D"/>
    <w:rsid w:val="00D06A4E"/>
    <w:rsid w:val="00D06AF6"/>
    <w:rsid w:val="00D06BE4"/>
    <w:rsid w:val="00D06F8C"/>
    <w:rsid w:val="00D07351"/>
    <w:rsid w:val="00D106FC"/>
    <w:rsid w:val="00D10F45"/>
    <w:rsid w:val="00D115DB"/>
    <w:rsid w:val="00D118D9"/>
    <w:rsid w:val="00D120D5"/>
    <w:rsid w:val="00D1215E"/>
    <w:rsid w:val="00D12453"/>
    <w:rsid w:val="00D124F8"/>
    <w:rsid w:val="00D1252C"/>
    <w:rsid w:val="00D12F15"/>
    <w:rsid w:val="00D12F62"/>
    <w:rsid w:val="00D13180"/>
    <w:rsid w:val="00D131B4"/>
    <w:rsid w:val="00D132B6"/>
    <w:rsid w:val="00D132B8"/>
    <w:rsid w:val="00D13F38"/>
    <w:rsid w:val="00D142CD"/>
    <w:rsid w:val="00D14880"/>
    <w:rsid w:val="00D14C94"/>
    <w:rsid w:val="00D156FB"/>
    <w:rsid w:val="00D15A27"/>
    <w:rsid w:val="00D15DAA"/>
    <w:rsid w:val="00D15FF3"/>
    <w:rsid w:val="00D16FA7"/>
    <w:rsid w:val="00D17C82"/>
    <w:rsid w:val="00D17EAD"/>
    <w:rsid w:val="00D2030D"/>
    <w:rsid w:val="00D207E8"/>
    <w:rsid w:val="00D20E3A"/>
    <w:rsid w:val="00D2179D"/>
    <w:rsid w:val="00D218DA"/>
    <w:rsid w:val="00D22A15"/>
    <w:rsid w:val="00D2409C"/>
    <w:rsid w:val="00D24E4C"/>
    <w:rsid w:val="00D2500A"/>
    <w:rsid w:val="00D25B1C"/>
    <w:rsid w:val="00D25EA1"/>
    <w:rsid w:val="00D267DC"/>
    <w:rsid w:val="00D26E03"/>
    <w:rsid w:val="00D27393"/>
    <w:rsid w:val="00D273C4"/>
    <w:rsid w:val="00D274F6"/>
    <w:rsid w:val="00D27D70"/>
    <w:rsid w:val="00D301F2"/>
    <w:rsid w:val="00D31D6F"/>
    <w:rsid w:val="00D31EB7"/>
    <w:rsid w:val="00D32196"/>
    <w:rsid w:val="00D32340"/>
    <w:rsid w:val="00D3274C"/>
    <w:rsid w:val="00D32801"/>
    <w:rsid w:val="00D32D41"/>
    <w:rsid w:val="00D34493"/>
    <w:rsid w:val="00D34BBE"/>
    <w:rsid w:val="00D35356"/>
    <w:rsid w:val="00D357BC"/>
    <w:rsid w:val="00D35AE0"/>
    <w:rsid w:val="00D36321"/>
    <w:rsid w:val="00D367E1"/>
    <w:rsid w:val="00D36D5B"/>
    <w:rsid w:val="00D372D1"/>
    <w:rsid w:val="00D376FB"/>
    <w:rsid w:val="00D378E2"/>
    <w:rsid w:val="00D40479"/>
    <w:rsid w:val="00D40518"/>
    <w:rsid w:val="00D40F89"/>
    <w:rsid w:val="00D412A7"/>
    <w:rsid w:val="00D4134D"/>
    <w:rsid w:val="00D4197D"/>
    <w:rsid w:val="00D41B88"/>
    <w:rsid w:val="00D41CEB"/>
    <w:rsid w:val="00D421AB"/>
    <w:rsid w:val="00D4286C"/>
    <w:rsid w:val="00D433BE"/>
    <w:rsid w:val="00D43B05"/>
    <w:rsid w:val="00D43BE6"/>
    <w:rsid w:val="00D43E12"/>
    <w:rsid w:val="00D43F2E"/>
    <w:rsid w:val="00D43F80"/>
    <w:rsid w:val="00D4400D"/>
    <w:rsid w:val="00D44048"/>
    <w:rsid w:val="00D44049"/>
    <w:rsid w:val="00D44DD4"/>
    <w:rsid w:val="00D44F18"/>
    <w:rsid w:val="00D45412"/>
    <w:rsid w:val="00D45427"/>
    <w:rsid w:val="00D46382"/>
    <w:rsid w:val="00D46621"/>
    <w:rsid w:val="00D46D31"/>
    <w:rsid w:val="00D47A87"/>
    <w:rsid w:val="00D47BE3"/>
    <w:rsid w:val="00D502C2"/>
    <w:rsid w:val="00D50609"/>
    <w:rsid w:val="00D5108C"/>
    <w:rsid w:val="00D51814"/>
    <w:rsid w:val="00D51C9D"/>
    <w:rsid w:val="00D51E7E"/>
    <w:rsid w:val="00D52028"/>
    <w:rsid w:val="00D52033"/>
    <w:rsid w:val="00D52985"/>
    <w:rsid w:val="00D52C56"/>
    <w:rsid w:val="00D54375"/>
    <w:rsid w:val="00D5490F"/>
    <w:rsid w:val="00D5518C"/>
    <w:rsid w:val="00D5523B"/>
    <w:rsid w:val="00D561FA"/>
    <w:rsid w:val="00D56386"/>
    <w:rsid w:val="00D56A7B"/>
    <w:rsid w:val="00D5731F"/>
    <w:rsid w:val="00D573EF"/>
    <w:rsid w:val="00D5786E"/>
    <w:rsid w:val="00D57953"/>
    <w:rsid w:val="00D579C3"/>
    <w:rsid w:val="00D57BAF"/>
    <w:rsid w:val="00D600A9"/>
    <w:rsid w:val="00D602E8"/>
    <w:rsid w:val="00D602EC"/>
    <w:rsid w:val="00D616D1"/>
    <w:rsid w:val="00D61C5F"/>
    <w:rsid w:val="00D62042"/>
    <w:rsid w:val="00D621BE"/>
    <w:rsid w:val="00D6243D"/>
    <w:rsid w:val="00D62510"/>
    <w:rsid w:val="00D62AF1"/>
    <w:rsid w:val="00D62FE3"/>
    <w:rsid w:val="00D63015"/>
    <w:rsid w:val="00D631F9"/>
    <w:rsid w:val="00D63A58"/>
    <w:rsid w:val="00D6446F"/>
    <w:rsid w:val="00D64F22"/>
    <w:rsid w:val="00D64F9C"/>
    <w:rsid w:val="00D650D7"/>
    <w:rsid w:val="00D6535F"/>
    <w:rsid w:val="00D65BE5"/>
    <w:rsid w:val="00D66A22"/>
    <w:rsid w:val="00D66A3E"/>
    <w:rsid w:val="00D66C77"/>
    <w:rsid w:val="00D70117"/>
    <w:rsid w:val="00D70525"/>
    <w:rsid w:val="00D70F28"/>
    <w:rsid w:val="00D71277"/>
    <w:rsid w:val="00D717A3"/>
    <w:rsid w:val="00D71A72"/>
    <w:rsid w:val="00D71C37"/>
    <w:rsid w:val="00D72AEA"/>
    <w:rsid w:val="00D72F6A"/>
    <w:rsid w:val="00D7455C"/>
    <w:rsid w:val="00D74AF2"/>
    <w:rsid w:val="00D74E41"/>
    <w:rsid w:val="00D75713"/>
    <w:rsid w:val="00D75E40"/>
    <w:rsid w:val="00D760FB"/>
    <w:rsid w:val="00D80133"/>
    <w:rsid w:val="00D80379"/>
    <w:rsid w:val="00D8073A"/>
    <w:rsid w:val="00D807C0"/>
    <w:rsid w:val="00D81A22"/>
    <w:rsid w:val="00D81A67"/>
    <w:rsid w:val="00D81CD1"/>
    <w:rsid w:val="00D81E90"/>
    <w:rsid w:val="00D82042"/>
    <w:rsid w:val="00D82065"/>
    <w:rsid w:val="00D821C2"/>
    <w:rsid w:val="00D83036"/>
    <w:rsid w:val="00D830FC"/>
    <w:rsid w:val="00D83170"/>
    <w:rsid w:val="00D84F9C"/>
    <w:rsid w:val="00D851EC"/>
    <w:rsid w:val="00D85347"/>
    <w:rsid w:val="00D85579"/>
    <w:rsid w:val="00D855B5"/>
    <w:rsid w:val="00D85C88"/>
    <w:rsid w:val="00D869EE"/>
    <w:rsid w:val="00D86C12"/>
    <w:rsid w:val="00D87468"/>
    <w:rsid w:val="00D875A1"/>
    <w:rsid w:val="00D87637"/>
    <w:rsid w:val="00D877D4"/>
    <w:rsid w:val="00D87F0A"/>
    <w:rsid w:val="00D9013F"/>
    <w:rsid w:val="00D90952"/>
    <w:rsid w:val="00D911C4"/>
    <w:rsid w:val="00D912C0"/>
    <w:rsid w:val="00D91408"/>
    <w:rsid w:val="00D91563"/>
    <w:rsid w:val="00D915FB"/>
    <w:rsid w:val="00D91761"/>
    <w:rsid w:val="00D91AD3"/>
    <w:rsid w:val="00D92A42"/>
    <w:rsid w:val="00D92EBD"/>
    <w:rsid w:val="00D93CB8"/>
    <w:rsid w:val="00D940A0"/>
    <w:rsid w:val="00D94131"/>
    <w:rsid w:val="00D9461E"/>
    <w:rsid w:val="00D9508F"/>
    <w:rsid w:val="00D95427"/>
    <w:rsid w:val="00D956F7"/>
    <w:rsid w:val="00D960ED"/>
    <w:rsid w:val="00D963E0"/>
    <w:rsid w:val="00D96B02"/>
    <w:rsid w:val="00D96CAB"/>
    <w:rsid w:val="00D97571"/>
    <w:rsid w:val="00D975E0"/>
    <w:rsid w:val="00D97E6C"/>
    <w:rsid w:val="00D97F1A"/>
    <w:rsid w:val="00DA0069"/>
    <w:rsid w:val="00DA039E"/>
    <w:rsid w:val="00DA075B"/>
    <w:rsid w:val="00DA14CE"/>
    <w:rsid w:val="00DA1800"/>
    <w:rsid w:val="00DA1ECD"/>
    <w:rsid w:val="00DA2115"/>
    <w:rsid w:val="00DA23E2"/>
    <w:rsid w:val="00DA23F2"/>
    <w:rsid w:val="00DA24A1"/>
    <w:rsid w:val="00DA265C"/>
    <w:rsid w:val="00DA33EB"/>
    <w:rsid w:val="00DA38F9"/>
    <w:rsid w:val="00DA40F4"/>
    <w:rsid w:val="00DA4396"/>
    <w:rsid w:val="00DA48C0"/>
    <w:rsid w:val="00DA4EBD"/>
    <w:rsid w:val="00DA5790"/>
    <w:rsid w:val="00DA589D"/>
    <w:rsid w:val="00DA617E"/>
    <w:rsid w:val="00DA6227"/>
    <w:rsid w:val="00DA6AFA"/>
    <w:rsid w:val="00DA6C4D"/>
    <w:rsid w:val="00DA7580"/>
    <w:rsid w:val="00DA79CF"/>
    <w:rsid w:val="00DB017C"/>
    <w:rsid w:val="00DB098A"/>
    <w:rsid w:val="00DB1052"/>
    <w:rsid w:val="00DB13AB"/>
    <w:rsid w:val="00DB1682"/>
    <w:rsid w:val="00DB1E99"/>
    <w:rsid w:val="00DB296D"/>
    <w:rsid w:val="00DB29C8"/>
    <w:rsid w:val="00DB2E30"/>
    <w:rsid w:val="00DB3B01"/>
    <w:rsid w:val="00DB402D"/>
    <w:rsid w:val="00DB4B6F"/>
    <w:rsid w:val="00DB5DDC"/>
    <w:rsid w:val="00DB5E95"/>
    <w:rsid w:val="00DB68E4"/>
    <w:rsid w:val="00DB6AD9"/>
    <w:rsid w:val="00DC0ABC"/>
    <w:rsid w:val="00DC183E"/>
    <w:rsid w:val="00DC197F"/>
    <w:rsid w:val="00DC234E"/>
    <w:rsid w:val="00DC2400"/>
    <w:rsid w:val="00DC2993"/>
    <w:rsid w:val="00DC29FE"/>
    <w:rsid w:val="00DC3037"/>
    <w:rsid w:val="00DC3675"/>
    <w:rsid w:val="00DC3804"/>
    <w:rsid w:val="00DC3A11"/>
    <w:rsid w:val="00DC3AAC"/>
    <w:rsid w:val="00DC3AFB"/>
    <w:rsid w:val="00DC3B1D"/>
    <w:rsid w:val="00DC3DD3"/>
    <w:rsid w:val="00DC44E8"/>
    <w:rsid w:val="00DC482C"/>
    <w:rsid w:val="00DC4A2F"/>
    <w:rsid w:val="00DC4C92"/>
    <w:rsid w:val="00DC5185"/>
    <w:rsid w:val="00DC537D"/>
    <w:rsid w:val="00DC562C"/>
    <w:rsid w:val="00DC566A"/>
    <w:rsid w:val="00DC5D3C"/>
    <w:rsid w:val="00DC5DD8"/>
    <w:rsid w:val="00DC5F7A"/>
    <w:rsid w:val="00DC6041"/>
    <w:rsid w:val="00DC6123"/>
    <w:rsid w:val="00DC6A8C"/>
    <w:rsid w:val="00DC6D8D"/>
    <w:rsid w:val="00DC71C2"/>
    <w:rsid w:val="00DC75C8"/>
    <w:rsid w:val="00DC79FA"/>
    <w:rsid w:val="00DD008F"/>
    <w:rsid w:val="00DD02FA"/>
    <w:rsid w:val="00DD03B7"/>
    <w:rsid w:val="00DD07BD"/>
    <w:rsid w:val="00DD0FCB"/>
    <w:rsid w:val="00DD10F3"/>
    <w:rsid w:val="00DD1475"/>
    <w:rsid w:val="00DD168E"/>
    <w:rsid w:val="00DD1CD2"/>
    <w:rsid w:val="00DD1EF2"/>
    <w:rsid w:val="00DD22E6"/>
    <w:rsid w:val="00DD2770"/>
    <w:rsid w:val="00DD3023"/>
    <w:rsid w:val="00DD3583"/>
    <w:rsid w:val="00DD3D08"/>
    <w:rsid w:val="00DD3DE5"/>
    <w:rsid w:val="00DD4128"/>
    <w:rsid w:val="00DD4A11"/>
    <w:rsid w:val="00DD4BA8"/>
    <w:rsid w:val="00DD4CF8"/>
    <w:rsid w:val="00DD4FE4"/>
    <w:rsid w:val="00DD564A"/>
    <w:rsid w:val="00DD5845"/>
    <w:rsid w:val="00DD6415"/>
    <w:rsid w:val="00DD77BA"/>
    <w:rsid w:val="00DD7B5A"/>
    <w:rsid w:val="00DE0AC9"/>
    <w:rsid w:val="00DE1D37"/>
    <w:rsid w:val="00DE2EAE"/>
    <w:rsid w:val="00DE2FA4"/>
    <w:rsid w:val="00DE3CCC"/>
    <w:rsid w:val="00DE44F6"/>
    <w:rsid w:val="00DE48EB"/>
    <w:rsid w:val="00DE49C9"/>
    <w:rsid w:val="00DE54FC"/>
    <w:rsid w:val="00DE5703"/>
    <w:rsid w:val="00DE575C"/>
    <w:rsid w:val="00DE5B50"/>
    <w:rsid w:val="00DE5C06"/>
    <w:rsid w:val="00DE5D1B"/>
    <w:rsid w:val="00DE5D73"/>
    <w:rsid w:val="00DE6438"/>
    <w:rsid w:val="00DE72F0"/>
    <w:rsid w:val="00DE7E0A"/>
    <w:rsid w:val="00DE7F5B"/>
    <w:rsid w:val="00DF0029"/>
    <w:rsid w:val="00DF0561"/>
    <w:rsid w:val="00DF0676"/>
    <w:rsid w:val="00DF1536"/>
    <w:rsid w:val="00DF1812"/>
    <w:rsid w:val="00DF19B2"/>
    <w:rsid w:val="00DF2008"/>
    <w:rsid w:val="00DF2234"/>
    <w:rsid w:val="00DF2721"/>
    <w:rsid w:val="00DF2747"/>
    <w:rsid w:val="00DF292B"/>
    <w:rsid w:val="00DF37AD"/>
    <w:rsid w:val="00DF39CA"/>
    <w:rsid w:val="00DF39EB"/>
    <w:rsid w:val="00DF3C16"/>
    <w:rsid w:val="00DF3D54"/>
    <w:rsid w:val="00DF41D3"/>
    <w:rsid w:val="00DF4372"/>
    <w:rsid w:val="00DF52E4"/>
    <w:rsid w:val="00DF5958"/>
    <w:rsid w:val="00DF5A97"/>
    <w:rsid w:val="00DF6775"/>
    <w:rsid w:val="00DF6FDE"/>
    <w:rsid w:val="00DF7280"/>
    <w:rsid w:val="00DF78CE"/>
    <w:rsid w:val="00DF7B1A"/>
    <w:rsid w:val="00DF7C85"/>
    <w:rsid w:val="00DF7DE1"/>
    <w:rsid w:val="00E00171"/>
    <w:rsid w:val="00E0031B"/>
    <w:rsid w:val="00E00392"/>
    <w:rsid w:val="00E00543"/>
    <w:rsid w:val="00E0079E"/>
    <w:rsid w:val="00E00EE6"/>
    <w:rsid w:val="00E010F9"/>
    <w:rsid w:val="00E01F06"/>
    <w:rsid w:val="00E0245B"/>
    <w:rsid w:val="00E028FA"/>
    <w:rsid w:val="00E02C66"/>
    <w:rsid w:val="00E02E3E"/>
    <w:rsid w:val="00E02F65"/>
    <w:rsid w:val="00E03D81"/>
    <w:rsid w:val="00E04326"/>
    <w:rsid w:val="00E04B9D"/>
    <w:rsid w:val="00E04C0D"/>
    <w:rsid w:val="00E04CF6"/>
    <w:rsid w:val="00E04E64"/>
    <w:rsid w:val="00E05684"/>
    <w:rsid w:val="00E05809"/>
    <w:rsid w:val="00E05F1A"/>
    <w:rsid w:val="00E06656"/>
    <w:rsid w:val="00E069B8"/>
    <w:rsid w:val="00E077DC"/>
    <w:rsid w:val="00E07B2E"/>
    <w:rsid w:val="00E07D02"/>
    <w:rsid w:val="00E07E3A"/>
    <w:rsid w:val="00E07FA0"/>
    <w:rsid w:val="00E10030"/>
    <w:rsid w:val="00E10F92"/>
    <w:rsid w:val="00E11482"/>
    <w:rsid w:val="00E116A0"/>
    <w:rsid w:val="00E11CA9"/>
    <w:rsid w:val="00E12C15"/>
    <w:rsid w:val="00E12E7B"/>
    <w:rsid w:val="00E1391D"/>
    <w:rsid w:val="00E13CFF"/>
    <w:rsid w:val="00E13D23"/>
    <w:rsid w:val="00E147E1"/>
    <w:rsid w:val="00E14B65"/>
    <w:rsid w:val="00E14FF7"/>
    <w:rsid w:val="00E1534D"/>
    <w:rsid w:val="00E15F12"/>
    <w:rsid w:val="00E1693D"/>
    <w:rsid w:val="00E16A6E"/>
    <w:rsid w:val="00E1740B"/>
    <w:rsid w:val="00E17620"/>
    <w:rsid w:val="00E17918"/>
    <w:rsid w:val="00E17B23"/>
    <w:rsid w:val="00E17E90"/>
    <w:rsid w:val="00E2015E"/>
    <w:rsid w:val="00E204EE"/>
    <w:rsid w:val="00E20D4C"/>
    <w:rsid w:val="00E21386"/>
    <w:rsid w:val="00E217FB"/>
    <w:rsid w:val="00E21833"/>
    <w:rsid w:val="00E21F01"/>
    <w:rsid w:val="00E22652"/>
    <w:rsid w:val="00E22720"/>
    <w:rsid w:val="00E22875"/>
    <w:rsid w:val="00E22D4C"/>
    <w:rsid w:val="00E22E63"/>
    <w:rsid w:val="00E23544"/>
    <w:rsid w:val="00E24409"/>
    <w:rsid w:val="00E245C2"/>
    <w:rsid w:val="00E2461F"/>
    <w:rsid w:val="00E2477C"/>
    <w:rsid w:val="00E24B35"/>
    <w:rsid w:val="00E24DA4"/>
    <w:rsid w:val="00E24E90"/>
    <w:rsid w:val="00E24EE8"/>
    <w:rsid w:val="00E24F22"/>
    <w:rsid w:val="00E25988"/>
    <w:rsid w:val="00E25F0F"/>
    <w:rsid w:val="00E268DF"/>
    <w:rsid w:val="00E269BA"/>
    <w:rsid w:val="00E26D6F"/>
    <w:rsid w:val="00E26E15"/>
    <w:rsid w:val="00E27126"/>
    <w:rsid w:val="00E271C6"/>
    <w:rsid w:val="00E27F2B"/>
    <w:rsid w:val="00E300AE"/>
    <w:rsid w:val="00E301D0"/>
    <w:rsid w:val="00E30604"/>
    <w:rsid w:val="00E3075B"/>
    <w:rsid w:val="00E30CBF"/>
    <w:rsid w:val="00E31326"/>
    <w:rsid w:val="00E31734"/>
    <w:rsid w:val="00E3178B"/>
    <w:rsid w:val="00E31DF7"/>
    <w:rsid w:val="00E324F5"/>
    <w:rsid w:val="00E32C5A"/>
    <w:rsid w:val="00E33434"/>
    <w:rsid w:val="00E33E65"/>
    <w:rsid w:val="00E33F25"/>
    <w:rsid w:val="00E3464E"/>
    <w:rsid w:val="00E347D4"/>
    <w:rsid w:val="00E34A5B"/>
    <w:rsid w:val="00E35B9A"/>
    <w:rsid w:val="00E364DF"/>
    <w:rsid w:val="00E369B0"/>
    <w:rsid w:val="00E36A77"/>
    <w:rsid w:val="00E36AD3"/>
    <w:rsid w:val="00E36DD8"/>
    <w:rsid w:val="00E3707D"/>
    <w:rsid w:val="00E3729C"/>
    <w:rsid w:val="00E374BC"/>
    <w:rsid w:val="00E3768D"/>
    <w:rsid w:val="00E37A78"/>
    <w:rsid w:val="00E40882"/>
    <w:rsid w:val="00E40A8C"/>
    <w:rsid w:val="00E40B7D"/>
    <w:rsid w:val="00E40ED1"/>
    <w:rsid w:val="00E42BF0"/>
    <w:rsid w:val="00E4338F"/>
    <w:rsid w:val="00E43BEC"/>
    <w:rsid w:val="00E450CA"/>
    <w:rsid w:val="00E451C3"/>
    <w:rsid w:val="00E45EBB"/>
    <w:rsid w:val="00E46ADE"/>
    <w:rsid w:val="00E474BD"/>
    <w:rsid w:val="00E475AD"/>
    <w:rsid w:val="00E477A2"/>
    <w:rsid w:val="00E4780A"/>
    <w:rsid w:val="00E50432"/>
    <w:rsid w:val="00E504EC"/>
    <w:rsid w:val="00E50B35"/>
    <w:rsid w:val="00E51FD3"/>
    <w:rsid w:val="00E521E9"/>
    <w:rsid w:val="00E529E8"/>
    <w:rsid w:val="00E52A77"/>
    <w:rsid w:val="00E52C8E"/>
    <w:rsid w:val="00E52F73"/>
    <w:rsid w:val="00E53E0F"/>
    <w:rsid w:val="00E53E65"/>
    <w:rsid w:val="00E5406B"/>
    <w:rsid w:val="00E54965"/>
    <w:rsid w:val="00E55647"/>
    <w:rsid w:val="00E55937"/>
    <w:rsid w:val="00E559B8"/>
    <w:rsid w:val="00E55BE2"/>
    <w:rsid w:val="00E561EC"/>
    <w:rsid w:val="00E56889"/>
    <w:rsid w:val="00E569D1"/>
    <w:rsid w:val="00E571AD"/>
    <w:rsid w:val="00E5760D"/>
    <w:rsid w:val="00E57B5A"/>
    <w:rsid w:val="00E57BCE"/>
    <w:rsid w:val="00E57D1C"/>
    <w:rsid w:val="00E60065"/>
    <w:rsid w:val="00E608AD"/>
    <w:rsid w:val="00E6093D"/>
    <w:rsid w:val="00E610C8"/>
    <w:rsid w:val="00E6184C"/>
    <w:rsid w:val="00E61860"/>
    <w:rsid w:val="00E61F24"/>
    <w:rsid w:val="00E620E7"/>
    <w:rsid w:val="00E6325C"/>
    <w:rsid w:val="00E63B1D"/>
    <w:rsid w:val="00E63E97"/>
    <w:rsid w:val="00E65383"/>
    <w:rsid w:val="00E6622B"/>
    <w:rsid w:val="00E66760"/>
    <w:rsid w:val="00E66B38"/>
    <w:rsid w:val="00E66EBC"/>
    <w:rsid w:val="00E66EDF"/>
    <w:rsid w:val="00E66F2C"/>
    <w:rsid w:val="00E673B0"/>
    <w:rsid w:val="00E67472"/>
    <w:rsid w:val="00E67AB5"/>
    <w:rsid w:val="00E7033D"/>
    <w:rsid w:val="00E7050E"/>
    <w:rsid w:val="00E709A1"/>
    <w:rsid w:val="00E70ABE"/>
    <w:rsid w:val="00E70C35"/>
    <w:rsid w:val="00E70C67"/>
    <w:rsid w:val="00E70D8A"/>
    <w:rsid w:val="00E70EC0"/>
    <w:rsid w:val="00E715AE"/>
    <w:rsid w:val="00E7229C"/>
    <w:rsid w:val="00E7241D"/>
    <w:rsid w:val="00E724C0"/>
    <w:rsid w:val="00E72B48"/>
    <w:rsid w:val="00E72E65"/>
    <w:rsid w:val="00E72EA0"/>
    <w:rsid w:val="00E73182"/>
    <w:rsid w:val="00E73893"/>
    <w:rsid w:val="00E73C86"/>
    <w:rsid w:val="00E74710"/>
    <w:rsid w:val="00E74735"/>
    <w:rsid w:val="00E759CB"/>
    <w:rsid w:val="00E75A08"/>
    <w:rsid w:val="00E75A82"/>
    <w:rsid w:val="00E75FEC"/>
    <w:rsid w:val="00E768A4"/>
    <w:rsid w:val="00E76E92"/>
    <w:rsid w:val="00E76F98"/>
    <w:rsid w:val="00E77782"/>
    <w:rsid w:val="00E77999"/>
    <w:rsid w:val="00E77CD5"/>
    <w:rsid w:val="00E80184"/>
    <w:rsid w:val="00E806C5"/>
    <w:rsid w:val="00E8194F"/>
    <w:rsid w:val="00E82475"/>
    <w:rsid w:val="00E82946"/>
    <w:rsid w:val="00E83E98"/>
    <w:rsid w:val="00E83EC6"/>
    <w:rsid w:val="00E83ED7"/>
    <w:rsid w:val="00E842B8"/>
    <w:rsid w:val="00E844D2"/>
    <w:rsid w:val="00E844F2"/>
    <w:rsid w:val="00E845AB"/>
    <w:rsid w:val="00E84F2D"/>
    <w:rsid w:val="00E85785"/>
    <w:rsid w:val="00E8615A"/>
    <w:rsid w:val="00E86180"/>
    <w:rsid w:val="00E86A97"/>
    <w:rsid w:val="00E86C32"/>
    <w:rsid w:val="00E870AA"/>
    <w:rsid w:val="00E87C9C"/>
    <w:rsid w:val="00E87CEA"/>
    <w:rsid w:val="00E9116E"/>
    <w:rsid w:val="00E9123E"/>
    <w:rsid w:val="00E9167B"/>
    <w:rsid w:val="00E916E3"/>
    <w:rsid w:val="00E91D26"/>
    <w:rsid w:val="00E91FFD"/>
    <w:rsid w:val="00E92071"/>
    <w:rsid w:val="00E9301A"/>
    <w:rsid w:val="00E9399B"/>
    <w:rsid w:val="00E93B15"/>
    <w:rsid w:val="00E9401E"/>
    <w:rsid w:val="00E940F8"/>
    <w:rsid w:val="00E94567"/>
    <w:rsid w:val="00E949E4"/>
    <w:rsid w:val="00E957C2"/>
    <w:rsid w:val="00E969D0"/>
    <w:rsid w:val="00E96A59"/>
    <w:rsid w:val="00E96D4D"/>
    <w:rsid w:val="00E97022"/>
    <w:rsid w:val="00E9719C"/>
    <w:rsid w:val="00E973AD"/>
    <w:rsid w:val="00E97BD4"/>
    <w:rsid w:val="00EA007D"/>
    <w:rsid w:val="00EA0287"/>
    <w:rsid w:val="00EA0DF2"/>
    <w:rsid w:val="00EA1B19"/>
    <w:rsid w:val="00EA1E3A"/>
    <w:rsid w:val="00EA2E6F"/>
    <w:rsid w:val="00EA3D42"/>
    <w:rsid w:val="00EA45A4"/>
    <w:rsid w:val="00EA46DE"/>
    <w:rsid w:val="00EA4D4C"/>
    <w:rsid w:val="00EA57AB"/>
    <w:rsid w:val="00EA5C9B"/>
    <w:rsid w:val="00EA5C9E"/>
    <w:rsid w:val="00EA5FB5"/>
    <w:rsid w:val="00EA6CC2"/>
    <w:rsid w:val="00EA6D44"/>
    <w:rsid w:val="00EA7EB2"/>
    <w:rsid w:val="00EB058E"/>
    <w:rsid w:val="00EB0608"/>
    <w:rsid w:val="00EB0775"/>
    <w:rsid w:val="00EB0D3B"/>
    <w:rsid w:val="00EB0D6C"/>
    <w:rsid w:val="00EB0EAA"/>
    <w:rsid w:val="00EB0EEB"/>
    <w:rsid w:val="00EB137C"/>
    <w:rsid w:val="00EB13E9"/>
    <w:rsid w:val="00EB1709"/>
    <w:rsid w:val="00EB1BC5"/>
    <w:rsid w:val="00EB271F"/>
    <w:rsid w:val="00EB2846"/>
    <w:rsid w:val="00EB2DE2"/>
    <w:rsid w:val="00EB2E10"/>
    <w:rsid w:val="00EB32D2"/>
    <w:rsid w:val="00EB36AC"/>
    <w:rsid w:val="00EB3B18"/>
    <w:rsid w:val="00EB58A3"/>
    <w:rsid w:val="00EB6753"/>
    <w:rsid w:val="00EB6983"/>
    <w:rsid w:val="00EB6D11"/>
    <w:rsid w:val="00EB7BB2"/>
    <w:rsid w:val="00EB7C89"/>
    <w:rsid w:val="00EC01CA"/>
    <w:rsid w:val="00EC0B70"/>
    <w:rsid w:val="00EC16D8"/>
    <w:rsid w:val="00EC1E1A"/>
    <w:rsid w:val="00EC1EA9"/>
    <w:rsid w:val="00EC1FF1"/>
    <w:rsid w:val="00EC2124"/>
    <w:rsid w:val="00EC272D"/>
    <w:rsid w:val="00EC2FD5"/>
    <w:rsid w:val="00EC3EF6"/>
    <w:rsid w:val="00EC3F90"/>
    <w:rsid w:val="00EC4ADD"/>
    <w:rsid w:val="00EC4CB6"/>
    <w:rsid w:val="00EC4EB1"/>
    <w:rsid w:val="00EC4FF2"/>
    <w:rsid w:val="00EC51DC"/>
    <w:rsid w:val="00EC54CD"/>
    <w:rsid w:val="00EC5900"/>
    <w:rsid w:val="00EC70B4"/>
    <w:rsid w:val="00EC76E3"/>
    <w:rsid w:val="00EC7A73"/>
    <w:rsid w:val="00ED0651"/>
    <w:rsid w:val="00ED073B"/>
    <w:rsid w:val="00ED11B1"/>
    <w:rsid w:val="00ED17DD"/>
    <w:rsid w:val="00ED1DE9"/>
    <w:rsid w:val="00ED2324"/>
    <w:rsid w:val="00ED3173"/>
    <w:rsid w:val="00ED399D"/>
    <w:rsid w:val="00ED3AE1"/>
    <w:rsid w:val="00ED4DBF"/>
    <w:rsid w:val="00ED4E0F"/>
    <w:rsid w:val="00ED4F70"/>
    <w:rsid w:val="00ED515D"/>
    <w:rsid w:val="00ED6C1F"/>
    <w:rsid w:val="00ED7BD8"/>
    <w:rsid w:val="00EE0A9D"/>
    <w:rsid w:val="00EE1A7F"/>
    <w:rsid w:val="00EE2285"/>
    <w:rsid w:val="00EE303C"/>
    <w:rsid w:val="00EE33B7"/>
    <w:rsid w:val="00EE360E"/>
    <w:rsid w:val="00EE361D"/>
    <w:rsid w:val="00EE458B"/>
    <w:rsid w:val="00EE45D2"/>
    <w:rsid w:val="00EE47C0"/>
    <w:rsid w:val="00EE4A38"/>
    <w:rsid w:val="00EE4B34"/>
    <w:rsid w:val="00EE517E"/>
    <w:rsid w:val="00EE5BBC"/>
    <w:rsid w:val="00EE6295"/>
    <w:rsid w:val="00EE725C"/>
    <w:rsid w:val="00EE773B"/>
    <w:rsid w:val="00EE7C52"/>
    <w:rsid w:val="00EE7E7C"/>
    <w:rsid w:val="00EF0548"/>
    <w:rsid w:val="00EF0929"/>
    <w:rsid w:val="00EF0A95"/>
    <w:rsid w:val="00EF1997"/>
    <w:rsid w:val="00EF1BCC"/>
    <w:rsid w:val="00EF223E"/>
    <w:rsid w:val="00EF2340"/>
    <w:rsid w:val="00EF238B"/>
    <w:rsid w:val="00EF25A8"/>
    <w:rsid w:val="00EF2637"/>
    <w:rsid w:val="00EF271B"/>
    <w:rsid w:val="00EF2C06"/>
    <w:rsid w:val="00EF3191"/>
    <w:rsid w:val="00EF36F0"/>
    <w:rsid w:val="00EF395C"/>
    <w:rsid w:val="00EF3C72"/>
    <w:rsid w:val="00EF425F"/>
    <w:rsid w:val="00EF4733"/>
    <w:rsid w:val="00EF4D2B"/>
    <w:rsid w:val="00EF4EAD"/>
    <w:rsid w:val="00EF515F"/>
    <w:rsid w:val="00EF53F9"/>
    <w:rsid w:val="00EF53FD"/>
    <w:rsid w:val="00EF56F2"/>
    <w:rsid w:val="00EF59E3"/>
    <w:rsid w:val="00EF5F64"/>
    <w:rsid w:val="00EF65EF"/>
    <w:rsid w:val="00EF6652"/>
    <w:rsid w:val="00EF6E0B"/>
    <w:rsid w:val="00EF6E3E"/>
    <w:rsid w:val="00EF70AB"/>
    <w:rsid w:val="00EF740D"/>
    <w:rsid w:val="00F007E3"/>
    <w:rsid w:val="00F0095A"/>
    <w:rsid w:val="00F009EE"/>
    <w:rsid w:val="00F02085"/>
    <w:rsid w:val="00F02A2D"/>
    <w:rsid w:val="00F0329F"/>
    <w:rsid w:val="00F03D5A"/>
    <w:rsid w:val="00F03E7A"/>
    <w:rsid w:val="00F0618B"/>
    <w:rsid w:val="00F06AD7"/>
    <w:rsid w:val="00F07214"/>
    <w:rsid w:val="00F0747B"/>
    <w:rsid w:val="00F07AED"/>
    <w:rsid w:val="00F10008"/>
    <w:rsid w:val="00F109A2"/>
    <w:rsid w:val="00F10F0E"/>
    <w:rsid w:val="00F116C0"/>
    <w:rsid w:val="00F11A04"/>
    <w:rsid w:val="00F11BA1"/>
    <w:rsid w:val="00F11D6F"/>
    <w:rsid w:val="00F12987"/>
    <w:rsid w:val="00F12C42"/>
    <w:rsid w:val="00F12F9B"/>
    <w:rsid w:val="00F13A69"/>
    <w:rsid w:val="00F140F5"/>
    <w:rsid w:val="00F14316"/>
    <w:rsid w:val="00F14689"/>
    <w:rsid w:val="00F14A63"/>
    <w:rsid w:val="00F14AAB"/>
    <w:rsid w:val="00F1515A"/>
    <w:rsid w:val="00F15F38"/>
    <w:rsid w:val="00F16D74"/>
    <w:rsid w:val="00F17805"/>
    <w:rsid w:val="00F17C8F"/>
    <w:rsid w:val="00F17E04"/>
    <w:rsid w:val="00F20023"/>
    <w:rsid w:val="00F20860"/>
    <w:rsid w:val="00F211B5"/>
    <w:rsid w:val="00F21589"/>
    <w:rsid w:val="00F21840"/>
    <w:rsid w:val="00F21D15"/>
    <w:rsid w:val="00F21D2B"/>
    <w:rsid w:val="00F2292F"/>
    <w:rsid w:val="00F22981"/>
    <w:rsid w:val="00F22AE2"/>
    <w:rsid w:val="00F22B5C"/>
    <w:rsid w:val="00F238E2"/>
    <w:rsid w:val="00F23E39"/>
    <w:rsid w:val="00F23FEE"/>
    <w:rsid w:val="00F2413C"/>
    <w:rsid w:val="00F2439C"/>
    <w:rsid w:val="00F24435"/>
    <w:rsid w:val="00F24A9E"/>
    <w:rsid w:val="00F251C0"/>
    <w:rsid w:val="00F254B4"/>
    <w:rsid w:val="00F259D7"/>
    <w:rsid w:val="00F26804"/>
    <w:rsid w:val="00F26EBD"/>
    <w:rsid w:val="00F26FAA"/>
    <w:rsid w:val="00F2722A"/>
    <w:rsid w:val="00F27B04"/>
    <w:rsid w:val="00F27EE4"/>
    <w:rsid w:val="00F27F42"/>
    <w:rsid w:val="00F311B1"/>
    <w:rsid w:val="00F313A6"/>
    <w:rsid w:val="00F31A89"/>
    <w:rsid w:val="00F31AA6"/>
    <w:rsid w:val="00F31D63"/>
    <w:rsid w:val="00F31DB2"/>
    <w:rsid w:val="00F32688"/>
    <w:rsid w:val="00F32933"/>
    <w:rsid w:val="00F32D5B"/>
    <w:rsid w:val="00F32EB5"/>
    <w:rsid w:val="00F32F53"/>
    <w:rsid w:val="00F32FEE"/>
    <w:rsid w:val="00F331E7"/>
    <w:rsid w:val="00F33416"/>
    <w:rsid w:val="00F33448"/>
    <w:rsid w:val="00F33726"/>
    <w:rsid w:val="00F33D9B"/>
    <w:rsid w:val="00F33FC9"/>
    <w:rsid w:val="00F3459E"/>
    <w:rsid w:val="00F345D9"/>
    <w:rsid w:val="00F357F2"/>
    <w:rsid w:val="00F36161"/>
    <w:rsid w:val="00F36373"/>
    <w:rsid w:val="00F36380"/>
    <w:rsid w:val="00F36793"/>
    <w:rsid w:val="00F36FE8"/>
    <w:rsid w:val="00F3783B"/>
    <w:rsid w:val="00F407F3"/>
    <w:rsid w:val="00F4139A"/>
    <w:rsid w:val="00F41A27"/>
    <w:rsid w:val="00F41C2F"/>
    <w:rsid w:val="00F4202E"/>
    <w:rsid w:val="00F423BC"/>
    <w:rsid w:val="00F4246F"/>
    <w:rsid w:val="00F4247B"/>
    <w:rsid w:val="00F425B1"/>
    <w:rsid w:val="00F42695"/>
    <w:rsid w:val="00F42995"/>
    <w:rsid w:val="00F43264"/>
    <w:rsid w:val="00F43F71"/>
    <w:rsid w:val="00F4466B"/>
    <w:rsid w:val="00F45226"/>
    <w:rsid w:val="00F45298"/>
    <w:rsid w:val="00F452AC"/>
    <w:rsid w:val="00F45A28"/>
    <w:rsid w:val="00F45AD4"/>
    <w:rsid w:val="00F46D66"/>
    <w:rsid w:val="00F4748C"/>
    <w:rsid w:val="00F475F9"/>
    <w:rsid w:val="00F476E3"/>
    <w:rsid w:val="00F5028C"/>
    <w:rsid w:val="00F50351"/>
    <w:rsid w:val="00F50F5B"/>
    <w:rsid w:val="00F510F9"/>
    <w:rsid w:val="00F51287"/>
    <w:rsid w:val="00F513E5"/>
    <w:rsid w:val="00F516F4"/>
    <w:rsid w:val="00F517F9"/>
    <w:rsid w:val="00F519B5"/>
    <w:rsid w:val="00F51A77"/>
    <w:rsid w:val="00F51D05"/>
    <w:rsid w:val="00F5212E"/>
    <w:rsid w:val="00F52637"/>
    <w:rsid w:val="00F529A3"/>
    <w:rsid w:val="00F52A26"/>
    <w:rsid w:val="00F52A47"/>
    <w:rsid w:val="00F52D79"/>
    <w:rsid w:val="00F53892"/>
    <w:rsid w:val="00F539F1"/>
    <w:rsid w:val="00F53B0D"/>
    <w:rsid w:val="00F54AA8"/>
    <w:rsid w:val="00F54C9D"/>
    <w:rsid w:val="00F54EA0"/>
    <w:rsid w:val="00F552F8"/>
    <w:rsid w:val="00F55612"/>
    <w:rsid w:val="00F55844"/>
    <w:rsid w:val="00F56FD6"/>
    <w:rsid w:val="00F5781D"/>
    <w:rsid w:val="00F60434"/>
    <w:rsid w:val="00F6083A"/>
    <w:rsid w:val="00F60B30"/>
    <w:rsid w:val="00F611AD"/>
    <w:rsid w:val="00F61EDD"/>
    <w:rsid w:val="00F622AD"/>
    <w:rsid w:val="00F62519"/>
    <w:rsid w:val="00F62B3A"/>
    <w:rsid w:val="00F62FBA"/>
    <w:rsid w:val="00F63100"/>
    <w:rsid w:val="00F636CC"/>
    <w:rsid w:val="00F63A7E"/>
    <w:rsid w:val="00F63F55"/>
    <w:rsid w:val="00F64F76"/>
    <w:rsid w:val="00F666DB"/>
    <w:rsid w:val="00F670B5"/>
    <w:rsid w:val="00F671AF"/>
    <w:rsid w:val="00F673BA"/>
    <w:rsid w:val="00F67E90"/>
    <w:rsid w:val="00F70411"/>
    <w:rsid w:val="00F710E3"/>
    <w:rsid w:val="00F71276"/>
    <w:rsid w:val="00F717FD"/>
    <w:rsid w:val="00F71819"/>
    <w:rsid w:val="00F71990"/>
    <w:rsid w:val="00F7203C"/>
    <w:rsid w:val="00F72296"/>
    <w:rsid w:val="00F7237D"/>
    <w:rsid w:val="00F7241D"/>
    <w:rsid w:val="00F72625"/>
    <w:rsid w:val="00F72A03"/>
    <w:rsid w:val="00F72ADE"/>
    <w:rsid w:val="00F733A4"/>
    <w:rsid w:val="00F735E3"/>
    <w:rsid w:val="00F73E92"/>
    <w:rsid w:val="00F74422"/>
    <w:rsid w:val="00F74F9E"/>
    <w:rsid w:val="00F750F7"/>
    <w:rsid w:val="00F7538C"/>
    <w:rsid w:val="00F75397"/>
    <w:rsid w:val="00F75AA6"/>
    <w:rsid w:val="00F75C21"/>
    <w:rsid w:val="00F75F4F"/>
    <w:rsid w:val="00F766A9"/>
    <w:rsid w:val="00F76C26"/>
    <w:rsid w:val="00F76E78"/>
    <w:rsid w:val="00F77271"/>
    <w:rsid w:val="00F77450"/>
    <w:rsid w:val="00F7773A"/>
    <w:rsid w:val="00F77FAC"/>
    <w:rsid w:val="00F80212"/>
    <w:rsid w:val="00F80A73"/>
    <w:rsid w:val="00F81786"/>
    <w:rsid w:val="00F81939"/>
    <w:rsid w:val="00F8193B"/>
    <w:rsid w:val="00F81987"/>
    <w:rsid w:val="00F822CF"/>
    <w:rsid w:val="00F826BC"/>
    <w:rsid w:val="00F82771"/>
    <w:rsid w:val="00F829EF"/>
    <w:rsid w:val="00F83214"/>
    <w:rsid w:val="00F845BA"/>
    <w:rsid w:val="00F84B4F"/>
    <w:rsid w:val="00F84F05"/>
    <w:rsid w:val="00F856E1"/>
    <w:rsid w:val="00F85BB7"/>
    <w:rsid w:val="00F85CFA"/>
    <w:rsid w:val="00F866C0"/>
    <w:rsid w:val="00F8691A"/>
    <w:rsid w:val="00F869D0"/>
    <w:rsid w:val="00F86FAB"/>
    <w:rsid w:val="00F86FB9"/>
    <w:rsid w:val="00F87238"/>
    <w:rsid w:val="00F87451"/>
    <w:rsid w:val="00F903CA"/>
    <w:rsid w:val="00F90614"/>
    <w:rsid w:val="00F9092C"/>
    <w:rsid w:val="00F90AC4"/>
    <w:rsid w:val="00F90DF6"/>
    <w:rsid w:val="00F91040"/>
    <w:rsid w:val="00F91049"/>
    <w:rsid w:val="00F91388"/>
    <w:rsid w:val="00F91D7B"/>
    <w:rsid w:val="00F91E50"/>
    <w:rsid w:val="00F920C9"/>
    <w:rsid w:val="00F92501"/>
    <w:rsid w:val="00F92535"/>
    <w:rsid w:val="00F92A60"/>
    <w:rsid w:val="00F933EE"/>
    <w:rsid w:val="00F93E0D"/>
    <w:rsid w:val="00F93E2D"/>
    <w:rsid w:val="00F942C7"/>
    <w:rsid w:val="00F9479C"/>
    <w:rsid w:val="00F94A77"/>
    <w:rsid w:val="00F94E49"/>
    <w:rsid w:val="00F95853"/>
    <w:rsid w:val="00F962EE"/>
    <w:rsid w:val="00F96341"/>
    <w:rsid w:val="00F965BD"/>
    <w:rsid w:val="00F96BC4"/>
    <w:rsid w:val="00F97B97"/>
    <w:rsid w:val="00F97CE8"/>
    <w:rsid w:val="00F97F41"/>
    <w:rsid w:val="00F97F65"/>
    <w:rsid w:val="00FA0820"/>
    <w:rsid w:val="00FA13F9"/>
    <w:rsid w:val="00FA14B2"/>
    <w:rsid w:val="00FA1565"/>
    <w:rsid w:val="00FA1674"/>
    <w:rsid w:val="00FA16FA"/>
    <w:rsid w:val="00FA1BA0"/>
    <w:rsid w:val="00FA1D2C"/>
    <w:rsid w:val="00FA2918"/>
    <w:rsid w:val="00FA32F0"/>
    <w:rsid w:val="00FA3E94"/>
    <w:rsid w:val="00FA4186"/>
    <w:rsid w:val="00FA4C6B"/>
    <w:rsid w:val="00FA512F"/>
    <w:rsid w:val="00FA559B"/>
    <w:rsid w:val="00FA5D58"/>
    <w:rsid w:val="00FA64D2"/>
    <w:rsid w:val="00FA6D24"/>
    <w:rsid w:val="00FA70B1"/>
    <w:rsid w:val="00FA7F5B"/>
    <w:rsid w:val="00FB00F5"/>
    <w:rsid w:val="00FB011F"/>
    <w:rsid w:val="00FB1D21"/>
    <w:rsid w:val="00FB255A"/>
    <w:rsid w:val="00FB29E3"/>
    <w:rsid w:val="00FB2C30"/>
    <w:rsid w:val="00FB2DA3"/>
    <w:rsid w:val="00FB2FA3"/>
    <w:rsid w:val="00FB33D3"/>
    <w:rsid w:val="00FB41B8"/>
    <w:rsid w:val="00FB4B9D"/>
    <w:rsid w:val="00FB5299"/>
    <w:rsid w:val="00FB5B10"/>
    <w:rsid w:val="00FB5CF5"/>
    <w:rsid w:val="00FB666E"/>
    <w:rsid w:val="00FB72CD"/>
    <w:rsid w:val="00FB76B7"/>
    <w:rsid w:val="00FB7BE1"/>
    <w:rsid w:val="00FB7D27"/>
    <w:rsid w:val="00FC08D5"/>
    <w:rsid w:val="00FC0EF3"/>
    <w:rsid w:val="00FC1442"/>
    <w:rsid w:val="00FC14F4"/>
    <w:rsid w:val="00FC164B"/>
    <w:rsid w:val="00FC1712"/>
    <w:rsid w:val="00FC1731"/>
    <w:rsid w:val="00FC18C0"/>
    <w:rsid w:val="00FC25D7"/>
    <w:rsid w:val="00FC280B"/>
    <w:rsid w:val="00FC28A9"/>
    <w:rsid w:val="00FC2991"/>
    <w:rsid w:val="00FC2BFC"/>
    <w:rsid w:val="00FC2F50"/>
    <w:rsid w:val="00FC3ADE"/>
    <w:rsid w:val="00FC4630"/>
    <w:rsid w:val="00FC4D78"/>
    <w:rsid w:val="00FC5ED8"/>
    <w:rsid w:val="00FC6136"/>
    <w:rsid w:val="00FC6485"/>
    <w:rsid w:val="00FC6492"/>
    <w:rsid w:val="00FC65E3"/>
    <w:rsid w:val="00FC6E79"/>
    <w:rsid w:val="00FC7AC0"/>
    <w:rsid w:val="00FC7CB6"/>
    <w:rsid w:val="00FC7E44"/>
    <w:rsid w:val="00FD0A3E"/>
    <w:rsid w:val="00FD1014"/>
    <w:rsid w:val="00FD164A"/>
    <w:rsid w:val="00FD1730"/>
    <w:rsid w:val="00FD17D4"/>
    <w:rsid w:val="00FD1CEE"/>
    <w:rsid w:val="00FD1D9A"/>
    <w:rsid w:val="00FD1FBC"/>
    <w:rsid w:val="00FD309E"/>
    <w:rsid w:val="00FD3926"/>
    <w:rsid w:val="00FD4164"/>
    <w:rsid w:val="00FD4CFA"/>
    <w:rsid w:val="00FD5C8E"/>
    <w:rsid w:val="00FD5D4F"/>
    <w:rsid w:val="00FD6FEE"/>
    <w:rsid w:val="00FD7522"/>
    <w:rsid w:val="00FD7708"/>
    <w:rsid w:val="00FD7A79"/>
    <w:rsid w:val="00FE04DE"/>
    <w:rsid w:val="00FE0847"/>
    <w:rsid w:val="00FE086D"/>
    <w:rsid w:val="00FE0A7A"/>
    <w:rsid w:val="00FE0ABE"/>
    <w:rsid w:val="00FE11CB"/>
    <w:rsid w:val="00FE1A25"/>
    <w:rsid w:val="00FE261B"/>
    <w:rsid w:val="00FE2E52"/>
    <w:rsid w:val="00FE3075"/>
    <w:rsid w:val="00FE326B"/>
    <w:rsid w:val="00FE331B"/>
    <w:rsid w:val="00FE4280"/>
    <w:rsid w:val="00FE4AF8"/>
    <w:rsid w:val="00FE59C1"/>
    <w:rsid w:val="00FE59F6"/>
    <w:rsid w:val="00FE5C0C"/>
    <w:rsid w:val="00FE5F23"/>
    <w:rsid w:val="00FE617D"/>
    <w:rsid w:val="00FE65EE"/>
    <w:rsid w:val="00FE6808"/>
    <w:rsid w:val="00FE68DD"/>
    <w:rsid w:val="00FE7264"/>
    <w:rsid w:val="00FE75F8"/>
    <w:rsid w:val="00FE77D9"/>
    <w:rsid w:val="00FE7D8D"/>
    <w:rsid w:val="00FF0462"/>
    <w:rsid w:val="00FF0724"/>
    <w:rsid w:val="00FF10AA"/>
    <w:rsid w:val="00FF1889"/>
    <w:rsid w:val="00FF1DA1"/>
    <w:rsid w:val="00FF1DD4"/>
    <w:rsid w:val="00FF1F28"/>
    <w:rsid w:val="00FF350B"/>
    <w:rsid w:val="00FF3BD9"/>
    <w:rsid w:val="00FF5577"/>
    <w:rsid w:val="00FF566D"/>
    <w:rsid w:val="00FF5C50"/>
    <w:rsid w:val="00FF652D"/>
    <w:rsid w:val="00FF695B"/>
    <w:rsid w:val="00FF712D"/>
    <w:rsid w:val="00FF7312"/>
    <w:rsid w:val="00FF747C"/>
    <w:rsid w:val="00FF7544"/>
    <w:rsid w:val="00FF7FB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92A65D"/>
  <w15:chartTrackingRefBased/>
  <w15:docId w15:val="{A4D8E6B7-6B14-45BD-8696-79C1C6F31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7602"/>
    <w:pPr>
      <w:spacing w:before="120" w:after="0" w:line="240" w:lineRule="auto"/>
      <w:ind w:firstLine="284"/>
      <w:jc w:val="both"/>
    </w:pPr>
    <w:rPr>
      <w:sz w:val="20"/>
    </w:rPr>
  </w:style>
  <w:style w:type="paragraph" w:styleId="Heading1">
    <w:name w:val="heading 1"/>
    <w:basedOn w:val="Normal"/>
    <w:next w:val="Normal"/>
    <w:link w:val="Heading1Char"/>
    <w:uiPriority w:val="9"/>
    <w:qFormat/>
    <w:rsid w:val="008F08C2"/>
    <w:pPr>
      <w:keepNext/>
      <w:keepLines/>
      <w:numPr>
        <w:numId w:val="12"/>
      </w:numPr>
      <w:spacing w:before="360"/>
      <w:ind w:left="431" w:hanging="431"/>
      <w:jc w:val="left"/>
      <w:outlineLvl w:val="0"/>
    </w:pPr>
    <w:rPr>
      <w:rFonts w:eastAsiaTheme="majorEastAsia" w:cstheme="majorBidi"/>
      <w:b/>
      <w:sz w:val="26"/>
      <w:szCs w:val="32"/>
    </w:rPr>
  </w:style>
  <w:style w:type="paragraph" w:styleId="Heading2">
    <w:name w:val="heading 2"/>
    <w:basedOn w:val="Normal"/>
    <w:next w:val="Normal"/>
    <w:link w:val="Heading2Char"/>
    <w:uiPriority w:val="9"/>
    <w:unhideWhenUsed/>
    <w:qFormat/>
    <w:rsid w:val="00627B49"/>
    <w:pPr>
      <w:keepNext/>
      <w:keepLines/>
      <w:numPr>
        <w:ilvl w:val="1"/>
        <w:numId w:val="12"/>
      </w:numPr>
      <w:spacing w:before="240"/>
      <w:ind w:left="578" w:hanging="578"/>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627B49"/>
    <w:pPr>
      <w:keepNext/>
      <w:keepLines/>
      <w:numPr>
        <w:ilvl w:val="2"/>
        <w:numId w:val="12"/>
      </w:numPr>
      <w:spacing w:after="120"/>
      <w:jc w:val="left"/>
      <w:outlineLvl w:val="2"/>
    </w:pPr>
    <w:rPr>
      <w:rFonts w:eastAsiaTheme="majorEastAsia" w:cstheme="majorBidi"/>
      <w:b/>
      <w:sz w:val="22"/>
      <w:szCs w:val="24"/>
    </w:rPr>
  </w:style>
  <w:style w:type="paragraph" w:styleId="Heading4">
    <w:name w:val="heading 4"/>
    <w:basedOn w:val="Heading3"/>
    <w:next w:val="Normal"/>
    <w:link w:val="Heading4Char"/>
    <w:uiPriority w:val="9"/>
    <w:unhideWhenUsed/>
    <w:qFormat/>
    <w:rsid w:val="0059013E"/>
    <w:pPr>
      <w:numPr>
        <w:ilvl w:val="3"/>
      </w:numPr>
      <w:spacing w:before="40"/>
      <w:outlineLvl w:val="3"/>
    </w:pPr>
    <w:rPr>
      <w:b w:val="0"/>
      <w:i/>
      <w:iCs/>
      <w:smallCaps/>
    </w:rPr>
  </w:style>
  <w:style w:type="paragraph" w:styleId="Heading5">
    <w:name w:val="heading 5"/>
    <w:basedOn w:val="Normal"/>
    <w:next w:val="Normal"/>
    <w:link w:val="Heading5Char"/>
    <w:uiPriority w:val="9"/>
    <w:semiHidden/>
    <w:unhideWhenUsed/>
    <w:qFormat/>
    <w:rsid w:val="00D412A7"/>
    <w:pPr>
      <w:keepNext/>
      <w:keepLines/>
      <w:numPr>
        <w:ilvl w:val="4"/>
        <w:numId w:val="1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2A7"/>
    <w:pPr>
      <w:keepNext/>
      <w:keepLines/>
      <w:numPr>
        <w:ilvl w:val="5"/>
        <w:numId w:val="1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2A7"/>
    <w:pPr>
      <w:keepNext/>
      <w:keepLines/>
      <w:numPr>
        <w:ilvl w:val="6"/>
        <w:numId w:val="1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2A7"/>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2A7"/>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08C2"/>
    <w:rPr>
      <w:rFonts w:eastAsiaTheme="majorEastAsia" w:cstheme="majorBidi"/>
      <w:b/>
      <w:sz w:val="26"/>
      <w:szCs w:val="32"/>
    </w:rPr>
  </w:style>
  <w:style w:type="character" w:customStyle="1" w:styleId="Heading2Char">
    <w:name w:val="Heading 2 Char"/>
    <w:basedOn w:val="DefaultParagraphFont"/>
    <w:link w:val="Heading2"/>
    <w:uiPriority w:val="9"/>
    <w:rsid w:val="00627B49"/>
    <w:rPr>
      <w:rFonts w:eastAsiaTheme="majorEastAsia" w:cstheme="majorBidi"/>
      <w:b/>
      <w:sz w:val="24"/>
      <w:szCs w:val="26"/>
    </w:rPr>
  </w:style>
  <w:style w:type="character" w:customStyle="1" w:styleId="Heading3Char">
    <w:name w:val="Heading 3 Char"/>
    <w:basedOn w:val="DefaultParagraphFont"/>
    <w:link w:val="Heading3"/>
    <w:uiPriority w:val="9"/>
    <w:rsid w:val="00627B49"/>
    <w:rPr>
      <w:rFonts w:eastAsiaTheme="majorEastAsia" w:cstheme="majorBidi"/>
      <w:b/>
      <w:szCs w:val="24"/>
    </w:rPr>
  </w:style>
  <w:style w:type="paragraph" w:styleId="Title">
    <w:name w:val="Title"/>
    <w:basedOn w:val="Normal"/>
    <w:next w:val="Normal"/>
    <w:link w:val="TitleChar"/>
    <w:uiPriority w:val="10"/>
    <w:qFormat/>
    <w:rsid w:val="00E347D4"/>
    <w:pPr>
      <w:spacing w:before="0" w:after="360"/>
      <w:ind w:firstLine="0"/>
      <w:contextualSpacing/>
      <w:jc w:val="left"/>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E347D4"/>
    <w:rPr>
      <w:rFonts w:eastAsiaTheme="majorEastAsia" w:cstheme="majorBidi"/>
      <w:b/>
      <w:spacing w:val="-10"/>
      <w:kern w:val="28"/>
      <w:sz w:val="32"/>
      <w:szCs w:val="56"/>
    </w:rPr>
  </w:style>
  <w:style w:type="character" w:styleId="LineNumber">
    <w:name w:val="line number"/>
    <w:basedOn w:val="DefaultParagraphFont"/>
    <w:uiPriority w:val="99"/>
    <w:semiHidden/>
    <w:unhideWhenUsed/>
    <w:rsid w:val="00057F3D"/>
  </w:style>
  <w:style w:type="paragraph" w:styleId="Header">
    <w:name w:val="header"/>
    <w:basedOn w:val="Normal"/>
    <w:link w:val="HeaderChar"/>
    <w:uiPriority w:val="99"/>
    <w:unhideWhenUsed/>
    <w:rsid w:val="00684DFC"/>
    <w:pPr>
      <w:tabs>
        <w:tab w:val="center" w:pos="4819"/>
        <w:tab w:val="right" w:pos="9638"/>
      </w:tabs>
      <w:spacing w:before="0"/>
    </w:pPr>
  </w:style>
  <w:style w:type="character" w:customStyle="1" w:styleId="HeaderChar">
    <w:name w:val="Header Char"/>
    <w:basedOn w:val="DefaultParagraphFont"/>
    <w:link w:val="Header"/>
    <w:uiPriority w:val="99"/>
    <w:rsid w:val="00684DFC"/>
    <w:rPr>
      <w:rFonts w:ascii="Times New Roman" w:hAnsi="Times New Roman"/>
      <w:sz w:val="24"/>
    </w:rPr>
  </w:style>
  <w:style w:type="paragraph" w:styleId="Footer">
    <w:name w:val="footer"/>
    <w:basedOn w:val="Normal"/>
    <w:link w:val="FooterChar"/>
    <w:uiPriority w:val="99"/>
    <w:unhideWhenUsed/>
    <w:rsid w:val="00684DFC"/>
    <w:pPr>
      <w:tabs>
        <w:tab w:val="center" w:pos="4819"/>
        <w:tab w:val="right" w:pos="9638"/>
      </w:tabs>
      <w:spacing w:before="0"/>
    </w:pPr>
  </w:style>
  <w:style w:type="character" w:customStyle="1" w:styleId="FooterChar">
    <w:name w:val="Footer Char"/>
    <w:basedOn w:val="DefaultParagraphFont"/>
    <w:link w:val="Footer"/>
    <w:uiPriority w:val="99"/>
    <w:rsid w:val="00684DFC"/>
    <w:rPr>
      <w:rFonts w:ascii="Times New Roman" w:hAnsi="Times New Roman"/>
      <w:sz w:val="24"/>
    </w:rPr>
  </w:style>
  <w:style w:type="paragraph" w:styleId="NoSpacing">
    <w:name w:val="No Spacing"/>
    <w:aliases w:val="Author"/>
    <w:basedOn w:val="Normal"/>
    <w:uiPriority w:val="1"/>
    <w:qFormat/>
    <w:rsid w:val="000C275F"/>
    <w:pPr>
      <w:spacing w:before="240"/>
      <w:ind w:firstLine="0"/>
      <w:jc w:val="center"/>
    </w:pPr>
    <w:rPr>
      <w:smallCaps/>
    </w:rPr>
  </w:style>
  <w:style w:type="paragraph" w:customStyle="1" w:styleId="Affiliation">
    <w:name w:val="Affiliation"/>
    <w:basedOn w:val="NoSpacing"/>
    <w:next w:val="Normal"/>
    <w:qFormat/>
    <w:rsid w:val="00893F0A"/>
    <w:pPr>
      <w:spacing w:before="0"/>
    </w:pPr>
    <w:rPr>
      <w:i/>
      <w:iCs/>
      <w:smallCaps w:val="0"/>
    </w:rPr>
  </w:style>
  <w:style w:type="paragraph" w:styleId="Quote">
    <w:name w:val="Quote"/>
    <w:basedOn w:val="Normal"/>
    <w:next w:val="Normal"/>
    <w:link w:val="QuoteChar"/>
    <w:uiPriority w:val="29"/>
    <w:qFormat/>
    <w:rsid w:val="004C580D"/>
    <w:pPr>
      <w:spacing w:after="120"/>
      <w:ind w:left="567" w:right="567"/>
    </w:pPr>
    <w:rPr>
      <w:i/>
      <w:iCs/>
      <w:color w:val="7F7F7F" w:themeColor="text1" w:themeTint="80"/>
    </w:rPr>
  </w:style>
  <w:style w:type="character" w:customStyle="1" w:styleId="QuoteChar">
    <w:name w:val="Quote Char"/>
    <w:basedOn w:val="DefaultParagraphFont"/>
    <w:link w:val="Quote"/>
    <w:uiPriority w:val="29"/>
    <w:rsid w:val="004C580D"/>
    <w:rPr>
      <w:rFonts w:ascii="Times New Roman" w:hAnsi="Times New Roman"/>
      <w:i/>
      <w:iCs/>
      <w:color w:val="7F7F7F" w:themeColor="text1" w:themeTint="80"/>
      <w:sz w:val="20"/>
    </w:rPr>
  </w:style>
  <w:style w:type="paragraph" w:styleId="IntenseQuote">
    <w:name w:val="Intense Quote"/>
    <w:basedOn w:val="Normal"/>
    <w:next w:val="Normal"/>
    <w:link w:val="IntenseQuoteChar"/>
    <w:uiPriority w:val="30"/>
    <w:qFormat/>
    <w:rsid w:val="008C01F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8C01F4"/>
    <w:rPr>
      <w:rFonts w:ascii="Times New Roman" w:hAnsi="Times New Roman"/>
      <w:i/>
      <w:iCs/>
      <w:color w:val="4472C4" w:themeColor="accent1"/>
      <w:sz w:val="24"/>
    </w:rPr>
  </w:style>
  <w:style w:type="character" w:styleId="IntenseReference">
    <w:name w:val="Intense Reference"/>
    <w:basedOn w:val="DefaultParagraphFont"/>
    <w:uiPriority w:val="32"/>
    <w:qFormat/>
    <w:rsid w:val="008C01F4"/>
    <w:rPr>
      <w:b/>
      <w:bCs/>
      <w:smallCaps/>
      <w:color w:val="4472C4" w:themeColor="accent1"/>
      <w:spacing w:val="5"/>
    </w:rPr>
  </w:style>
  <w:style w:type="character" w:styleId="SubtleReference">
    <w:name w:val="Subtle Reference"/>
    <w:basedOn w:val="DefaultParagraphFont"/>
    <w:uiPriority w:val="31"/>
    <w:qFormat/>
    <w:rsid w:val="008C01F4"/>
    <w:rPr>
      <w:smallCaps/>
      <w:color w:val="5A5A5A" w:themeColor="text1" w:themeTint="A5"/>
    </w:rPr>
  </w:style>
  <w:style w:type="paragraph" w:styleId="ListParagraph">
    <w:name w:val="List Paragraph"/>
    <w:basedOn w:val="Normal"/>
    <w:uiPriority w:val="34"/>
    <w:qFormat/>
    <w:rsid w:val="008C01F4"/>
    <w:pPr>
      <w:ind w:left="720"/>
      <w:contextualSpacing/>
    </w:pPr>
  </w:style>
  <w:style w:type="character" w:styleId="BookTitle">
    <w:name w:val="Book Title"/>
    <w:basedOn w:val="DefaultParagraphFont"/>
    <w:uiPriority w:val="33"/>
    <w:qFormat/>
    <w:rsid w:val="008C01F4"/>
    <w:rPr>
      <w:b/>
      <w:bCs/>
      <w:i/>
      <w:iCs/>
      <w:spacing w:val="5"/>
    </w:rPr>
  </w:style>
  <w:style w:type="character" w:styleId="SubtleEmphasis">
    <w:name w:val="Subtle Emphasis"/>
    <w:basedOn w:val="DefaultParagraphFont"/>
    <w:uiPriority w:val="19"/>
    <w:qFormat/>
    <w:rsid w:val="008C01F4"/>
    <w:rPr>
      <w:i/>
      <w:iCs/>
      <w:color w:val="404040" w:themeColor="text1" w:themeTint="BF"/>
    </w:rPr>
  </w:style>
  <w:style w:type="character" w:styleId="Emphasis">
    <w:name w:val="Emphasis"/>
    <w:basedOn w:val="DefaultParagraphFont"/>
    <w:uiPriority w:val="20"/>
    <w:qFormat/>
    <w:rsid w:val="008C01F4"/>
    <w:rPr>
      <w:i/>
      <w:iCs/>
    </w:rPr>
  </w:style>
  <w:style w:type="character" w:styleId="IntenseEmphasis">
    <w:name w:val="Intense Emphasis"/>
    <w:basedOn w:val="DefaultParagraphFont"/>
    <w:uiPriority w:val="21"/>
    <w:qFormat/>
    <w:rsid w:val="008C01F4"/>
    <w:rPr>
      <w:i/>
      <w:iCs/>
      <w:color w:val="4472C4" w:themeColor="accent1"/>
    </w:rPr>
  </w:style>
  <w:style w:type="character" w:styleId="Strong">
    <w:name w:val="Strong"/>
    <w:basedOn w:val="DefaultParagraphFont"/>
    <w:uiPriority w:val="22"/>
    <w:qFormat/>
    <w:rsid w:val="008C01F4"/>
    <w:rPr>
      <w:b/>
      <w:bCs/>
    </w:rPr>
  </w:style>
  <w:style w:type="paragraph" w:styleId="Caption">
    <w:name w:val="caption"/>
    <w:basedOn w:val="Normal"/>
    <w:next w:val="Normal"/>
    <w:uiPriority w:val="35"/>
    <w:unhideWhenUsed/>
    <w:qFormat/>
    <w:rsid w:val="001E187D"/>
    <w:pPr>
      <w:spacing w:after="60"/>
      <w:ind w:firstLine="567"/>
    </w:pPr>
    <w:rPr>
      <w:iCs/>
      <w:szCs w:val="18"/>
    </w:rPr>
  </w:style>
  <w:style w:type="paragraph" w:styleId="BalloonText">
    <w:name w:val="Balloon Text"/>
    <w:basedOn w:val="Normal"/>
    <w:link w:val="BalloonTextChar"/>
    <w:uiPriority w:val="99"/>
    <w:semiHidden/>
    <w:unhideWhenUsed/>
    <w:rsid w:val="00DF6775"/>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6775"/>
    <w:rPr>
      <w:rFonts w:ascii="Segoe UI" w:hAnsi="Segoe UI" w:cs="Segoe UI"/>
      <w:sz w:val="18"/>
      <w:szCs w:val="18"/>
    </w:rPr>
  </w:style>
  <w:style w:type="character" w:customStyle="1" w:styleId="Heading4Char">
    <w:name w:val="Heading 4 Char"/>
    <w:basedOn w:val="DefaultParagraphFont"/>
    <w:link w:val="Heading4"/>
    <w:uiPriority w:val="9"/>
    <w:rsid w:val="0059013E"/>
    <w:rPr>
      <w:rFonts w:ascii="Times New Roman" w:eastAsiaTheme="majorEastAsia" w:hAnsi="Times New Roman" w:cstheme="majorBidi"/>
      <w:i/>
      <w:iCs/>
      <w:smallCaps/>
      <w:sz w:val="20"/>
      <w:szCs w:val="24"/>
    </w:rPr>
  </w:style>
  <w:style w:type="character" w:styleId="CommentReference">
    <w:name w:val="annotation reference"/>
    <w:basedOn w:val="DefaultParagraphFont"/>
    <w:uiPriority w:val="99"/>
    <w:semiHidden/>
    <w:unhideWhenUsed/>
    <w:rsid w:val="00A86595"/>
    <w:rPr>
      <w:sz w:val="16"/>
      <w:szCs w:val="16"/>
    </w:rPr>
  </w:style>
  <w:style w:type="paragraph" w:styleId="CommentText">
    <w:name w:val="annotation text"/>
    <w:basedOn w:val="Normal"/>
    <w:link w:val="CommentTextChar"/>
    <w:uiPriority w:val="99"/>
    <w:unhideWhenUsed/>
    <w:rsid w:val="00A86595"/>
    <w:pPr>
      <w:spacing w:before="0"/>
    </w:pPr>
    <w:rPr>
      <w:szCs w:val="20"/>
    </w:rPr>
  </w:style>
  <w:style w:type="character" w:customStyle="1" w:styleId="CommentTextChar">
    <w:name w:val="Comment Text Char"/>
    <w:basedOn w:val="DefaultParagraphFont"/>
    <w:link w:val="CommentText"/>
    <w:uiPriority w:val="99"/>
    <w:rsid w:val="00A8659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86595"/>
    <w:pPr>
      <w:spacing w:before="120"/>
    </w:pPr>
    <w:rPr>
      <w:b/>
      <w:bCs/>
    </w:rPr>
  </w:style>
  <w:style w:type="character" w:customStyle="1" w:styleId="CommentSubjectChar">
    <w:name w:val="Comment Subject Char"/>
    <w:basedOn w:val="CommentTextChar"/>
    <w:link w:val="CommentSubject"/>
    <w:uiPriority w:val="99"/>
    <w:semiHidden/>
    <w:rsid w:val="00A86595"/>
    <w:rPr>
      <w:rFonts w:ascii="Times New Roman" w:hAnsi="Times New Roman"/>
      <w:b/>
      <w:bCs/>
      <w:sz w:val="20"/>
      <w:szCs w:val="20"/>
    </w:rPr>
  </w:style>
  <w:style w:type="paragraph" w:styleId="Revision">
    <w:name w:val="Revision"/>
    <w:hidden/>
    <w:uiPriority w:val="99"/>
    <w:semiHidden/>
    <w:rsid w:val="00A86595"/>
    <w:pPr>
      <w:spacing w:after="0" w:line="240" w:lineRule="auto"/>
    </w:pPr>
  </w:style>
  <w:style w:type="table" w:styleId="TableGrid">
    <w:name w:val="Table Grid"/>
    <w:basedOn w:val="TableNormal"/>
    <w:uiPriority w:val="39"/>
    <w:rsid w:val="00A865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86595"/>
    <w:rPr>
      <w:color w:val="0563C1" w:themeColor="hyperlink"/>
      <w:u w:val="single"/>
    </w:rPr>
  </w:style>
  <w:style w:type="character" w:styleId="UnresolvedMention">
    <w:name w:val="Unresolved Mention"/>
    <w:basedOn w:val="DefaultParagraphFont"/>
    <w:uiPriority w:val="99"/>
    <w:unhideWhenUsed/>
    <w:rsid w:val="00A86595"/>
    <w:rPr>
      <w:color w:val="605E5C"/>
      <w:shd w:val="clear" w:color="auto" w:fill="E1DFDD"/>
    </w:rPr>
  </w:style>
  <w:style w:type="paragraph" w:customStyle="1" w:styleId="References">
    <w:name w:val="References"/>
    <w:basedOn w:val="Normal"/>
    <w:qFormat/>
    <w:rsid w:val="00A86595"/>
    <w:pPr>
      <w:widowControl w:val="0"/>
      <w:autoSpaceDE w:val="0"/>
      <w:autoSpaceDN w:val="0"/>
      <w:adjustRightInd w:val="0"/>
      <w:spacing w:before="240" w:line="360" w:lineRule="auto"/>
      <w:ind w:left="482" w:hanging="482"/>
    </w:pPr>
    <w:rPr>
      <w:rFonts w:cs="Times New Roman"/>
      <w:noProof/>
      <w:szCs w:val="24"/>
    </w:rPr>
  </w:style>
  <w:style w:type="paragraph" w:customStyle="1" w:styleId="Quotation">
    <w:name w:val="Quotation"/>
    <w:basedOn w:val="Normal"/>
    <w:rsid w:val="00A86595"/>
    <w:pPr>
      <w:spacing w:before="0" w:after="240" w:line="360" w:lineRule="auto"/>
      <w:ind w:left="1134" w:right="1134" w:firstLine="0"/>
    </w:pPr>
    <w:rPr>
      <w:i/>
      <w:iCs/>
    </w:rPr>
  </w:style>
  <w:style w:type="paragraph" w:styleId="TOCHeading">
    <w:name w:val="TOC Heading"/>
    <w:basedOn w:val="Heading1"/>
    <w:next w:val="Normal"/>
    <w:uiPriority w:val="39"/>
    <w:unhideWhenUsed/>
    <w:qFormat/>
    <w:rsid w:val="00A86595"/>
    <w:pPr>
      <w:numPr>
        <w:numId w:val="0"/>
      </w:numPr>
      <w:spacing w:line="259" w:lineRule="auto"/>
      <w:outlineLvl w:val="9"/>
    </w:pPr>
    <w:rPr>
      <w:rFonts w:asciiTheme="majorHAnsi" w:hAnsiTheme="majorHAnsi"/>
      <w:b w:val="0"/>
      <w:color w:val="2F5496" w:themeColor="accent1" w:themeShade="BF"/>
      <w:lang w:val="en-US"/>
    </w:rPr>
  </w:style>
  <w:style w:type="paragraph" w:styleId="TOC1">
    <w:name w:val="toc 1"/>
    <w:basedOn w:val="Normal"/>
    <w:next w:val="Normal"/>
    <w:autoRedefine/>
    <w:uiPriority w:val="39"/>
    <w:unhideWhenUsed/>
    <w:rsid w:val="00A86595"/>
    <w:pPr>
      <w:spacing w:before="360"/>
      <w:jc w:val="left"/>
    </w:pPr>
    <w:rPr>
      <w:rFonts w:asciiTheme="majorHAnsi" w:hAnsiTheme="majorHAnsi" w:cstheme="majorHAnsi"/>
      <w:b/>
      <w:bCs/>
      <w:caps/>
      <w:szCs w:val="24"/>
    </w:rPr>
  </w:style>
  <w:style w:type="paragraph" w:styleId="TOC2">
    <w:name w:val="toc 2"/>
    <w:basedOn w:val="Normal"/>
    <w:next w:val="Normal"/>
    <w:autoRedefine/>
    <w:uiPriority w:val="39"/>
    <w:unhideWhenUsed/>
    <w:rsid w:val="00A86595"/>
    <w:pPr>
      <w:spacing w:before="240"/>
      <w:jc w:val="left"/>
    </w:pPr>
    <w:rPr>
      <w:rFonts w:cstheme="minorHAnsi"/>
      <w:b/>
      <w:bCs/>
      <w:szCs w:val="20"/>
    </w:rPr>
  </w:style>
  <w:style w:type="paragraph" w:styleId="TOC3">
    <w:name w:val="toc 3"/>
    <w:basedOn w:val="Normal"/>
    <w:next w:val="Normal"/>
    <w:autoRedefine/>
    <w:uiPriority w:val="39"/>
    <w:unhideWhenUsed/>
    <w:rsid w:val="00A86595"/>
    <w:pPr>
      <w:spacing w:before="0"/>
      <w:ind w:left="240"/>
      <w:jc w:val="left"/>
    </w:pPr>
    <w:rPr>
      <w:rFonts w:cstheme="minorHAnsi"/>
      <w:szCs w:val="20"/>
    </w:rPr>
  </w:style>
  <w:style w:type="paragraph" w:styleId="TOC4">
    <w:name w:val="toc 4"/>
    <w:basedOn w:val="Normal"/>
    <w:next w:val="Normal"/>
    <w:autoRedefine/>
    <w:uiPriority w:val="39"/>
    <w:unhideWhenUsed/>
    <w:rsid w:val="00A86595"/>
    <w:pPr>
      <w:spacing w:before="0"/>
      <w:ind w:left="480"/>
      <w:jc w:val="left"/>
    </w:pPr>
    <w:rPr>
      <w:rFonts w:cstheme="minorHAnsi"/>
      <w:szCs w:val="20"/>
    </w:rPr>
  </w:style>
  <w:style w:type="paragraph" w:styleId="TOC5">
    <w:name w:val="toc 5"/>
    <w:basedOn w:val="Normal"/>
    <w:next w:val="Normal"/>
    <w:autoRedefine/>
    <w:uiPriority w:val="39"/>
    <w:unhideWhenUsed/>
    <w:rsid w:val="00A86595"/>
    <w:pPr>
      <w:spacing w:before="0"/>
      <w:ind w:left="720"/>
      <w:jc w:val="left"/>
    </w:pPr>
    <w:rPr>
      <w:rFonts w:cstheme="minorHAnsi"/>
      <w:szCs w:val="20"/>
    </w:rPr>
  </w:style>
  <w:style w:type="paragraph" w:styleId="TOC6">
    <w:name w:val="toc 6"/>
    <w:basedOn w:val="Normal"/>
    <w:next w:val="Normal"/>
    <w:autoRedefine/>
    <w:uiPriority w:val="39"/>
    <w:unhideWhenUsed/>
    <w:rsid w:val="00A86595"/>
    <w:pPr>
      <w:spacing w:before="0"/>
      <w:ind w:left="960"/>
      <w:jc w:val="left"/>
    </w:pPr>
    <w:rPr>
      <w:rFonts w:cstheme="minorHAnsi"/>
      <w:szCs w:val="20"/>
    </w:rPr>
  </w:style>
  <w:style w:type="paragraph" w:styleId="TOC7">
    <w:name w:val="toc 7"/>
    <w:basedOn w:val="Normal"/>
    <w:next w:val="Normal"/>
    <w:autoRedefine/>
    <w:uiPriority w:val="39"/>
    <w:unhideWhenUsed/>
    <w:rsid w:val="00A86595"/>
    <w:pPr>
      <w:spacing w:before="0"/>
      <w:ind w:left="1200"/>
      <w:jc w:val="left"/>
    </w:pPr>
    <w:rPr>
      <w:rFonts w:cstheme="minorHAnsi"/>
      <w:szCs w:val="20"/>
    </w:rPr>
  </w:style>
  <w:style w:type="paragraph" w:styleId="TOC8">
    <w:name w:val="toc 8"/>
    <w:basedOn w:val="Normal"/>
    <w:next w:val="Normal"/>
    <w:autoRedefine/>
    <w:uiPriority w:val="39"/>
    <w:unhideWhenUsed/>
    <w:rsid w:val="00A86595"/>
    <w:pPr>
      <w:spacing w:before="0"/>
      <w:ind w:left="1440"/>
      <w:jc w:val="left"/>
    </w:pPr>
    <w:rPr>
      <w:rFonts w:cstheme="minorHAnsi"/>
      <w:szCs w:val="20"/>
    </w:rPr>
  </w:style>
  <w:style w:type="paragraph" w:styleId="TOC9">
    <w:name w:val="toc 9"/>
    <w:basedOn w:val="Normal"/>
    <w:next w:val="Normal"/>
    <w:autoRedefine/>
    <w:uiPriority w:val="39"/>
    <w:unhideWhenUsed/>
    <w:rsid w:val="00A86595"/>
    <w:pPr>
      <w:spacing w:before="0"/>
      <w:ind w:left="1680"/>
      <w:jc w:val="left"/>
    </w:pPr>
    <w:rPr>
      <w:rFonts w:cstheme="minorHAnsi"/>
      <w:szCs w:val="20"/>
    </w:rPr>
  </w:style>
  <w:style w:type="table" w:styleId="GridTable4-Accent3">
    <w:name w:val="Grid Table 4 Accent 3"/>
    <w:basedOn w:val="TableNormal"/>
    <w:uiPriority w:val="49"/>
    <w:rsid w:val="00A8659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numbering" w:customStyle="1" w:styleId="Stile1">
    <w:name w:val="Stile1"/>
    <w:uiPriority w:val="99"/>
    <w:rsid w:val="004D4F5B"/>
    <w:pPr>
      <w:numPr>
        <w:numId w:val="10"/>
      </w:numPr>
    </w:pPr>
  </w:style>
  <w:style w:type="character" w:customStyle="1" w:styleId="Heading5Char">
    <w:name w:val="Heading 5 Char"/>
    <w:basedOn w:val="DefaultParagraphFont"/>
    <w:link w:val="Heading5"/>
    <w:uiPriority w:val="9"/>
    <w:semiHidden/>
    <w:rsid w:val="00D412A7"/>
    <w:rPr>
      <w:rFonts w:asciiTheme="majorHAnsi" w:eastAsiaTheme="majorEastAsia" w:hAnsiTheme="majorHAnsi" w:cstheme="majorBidi"/>
      <w:color w:val="2F5496" w:themeColor="accent1" w:themeShade="BF"/>
      <w:sz w:val="20"/>
    </w:rPr>
  </w:style>
  <w:style w:type="character" w:customStyle="1" w:styleId="Heading6Char">
    <w:name w:val="Heading 6 Char"/>
    <w:basedOn w:val="DefaultParagraphFont"/>
    <w:link w:val="Heading6"/>
    <w:uiPriority w:val="9"/>
    <w:semiHidden/>
    <w:rsid w:val="00D412A7"/>
    <w:rPr>
      <w:rFonts w:asciiTheme="majorHAnsi" w:eastAsiaTheme="majorEastAsia" w:hAnsiTheme="majorHAnsi" w:cstheme="majorBidi"/>
      <w:color w:val="1F3763" w:themeColor="accent1" w:themeShade="7F"/>
      <w:sz w:val="20"/>
    </w:rPr>
  </w:style>
  <w:style w:type="character" w:customStyle="1" w:styleId="Heading7Char">
    <w:name w:val="Heading 7 Char"/>
    <w:basedOn w:val="DefaultParagraphFont"/>
    <w:link w:val="Heading7"/>
    <w:uiPriority w:val="9"/>
    <w:semiHidden/>
    <w:rsid w:val="00D412A7"/>
    <w:rPr>
      <w:rFonts w:asciiTheme="majorHAnsi" w:eastAsiaTheme="majorEastAsia" w:hAnsiTheme="majorHAnsi" w:cstheme="majorBidi"/>
      <w:i/>
      <w:iCs/>
      <w:color w:val="1F3763" w:themeColor="accent1" w:themeShade="7F"/>
      <w:sz w:val="20"/>
    </w:rPr>
  </w:style>
  <w:style w:type="character" w:customStyle="1" w:styleId="Heading8Char">
    <w:name w:val="Heading 8 Char"/>
    <w:basedOn w:val="DefaultParagraphFont"/>
    <w:link w:val="Heading8"/>
    <w:uiPriority w:val="9"/>
    <w:semiHidden/>
    <w:rsid w:val="00D412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12A7"/>
    <w:rPr>
      <w:rFonts w:asciiTheme="majorHAnsi" w:eastAsiaTheme="majorEastAsia" w:hAnsiTheme="majorHAnsi" w:cstheme="majorBidi"/>
      <w:i/>
      <w:iCs/>
      <w:color w:val="272727" w:themeColor="text1" w:themeTint="D8"/>
      <w:sz w:val="21"/>
      <w:szCs w:val="21"/>
    </w:rPr>
  </w:style>
  <w:style w:type="paragraph" w:customStyle="1" w:styleId="CaptionTable">
    <w:name w:val="Caption Table"/>
    <w:basedOn w:val="Caption"/>
    <w:qFormat/>
    <w:rsid w:val="00B8241E"/>
    <w:pPr>
      <w:spacing w:before="240" w:after="0"/>
      <w:ind w:firstLine="284"/>
    </w:pPr>
    <w:rPr>
      <w:rFonts w:cstheme="minorHAnsi"/>
      <w:sz w:val="16"/>
    </w:rPr>
  </w:style>
  <w:style w:type="paragraph" w:customStyle="1" w:styleId="CaptionFigures">
    <w:name w:val="Caption Figures"/>
    <w:basedOn w:val="CaptionTable"/>
    <w:qFormat/>
    <w:rsid w:val="00812F54"/>
    <w:pPr>
      <w:spacing w:before="120" w:after="240"/>
    </w:pPr>
  </w:style>
  <w:style w:type="paragraph" w:styleId="FootnoteText">
    <w:name w:val="footnote text"/>
    <w:basedOn w:val="Normal"/>
    <w:link w:val="FootnoteTextChar"/>
    <w:uiPriority w:val="99"/>
    <w:semiHidden/>
    <w:unhideWhenUsed/>
    <w:rsid w:val="00AB5660"/>
    <w:pPr>
      <w:spacing w:before="0"/>
    </w:pPr>
    <w:rPr>
      <w:szCs w:val="20"/>
    </w:rPr>
  </w:style>
  <w:style w:type="character" w:customStyle="1" w:styleId="FootnoteTextChar">
    <w:name w:val="Footnote Text Char"/>
    <w:basedOn w:val="DefaultParagraphFont"/>
    <w:link w:val="FootnoteText"/>
    <w:uiPriority w:val="99"/>
    <w:semiHidden/>
    <w:rsid w:val="00AB5660"/>
    <w:rPr>
      <w:sz w:val="20"/>
      <w:szCs w:val="20"/>
    </w:rPr>
  </w:style>
  <w:style w:type="character" w:styleId="FootnoteReference">
    <w:name w:val="footnote reference"/>
    <w:basedOn w:val="DefaultParagraphFont"/>
    <w:uiPriority w:val="99"/>
    <w:semiHidden/>
    <w:unhideWhenUsed/>
    <w:rsid w:val="00AB5660"/>
    <w:rPr>
      <w:vertAlign w:val="superscript"/>
    </w:rPr>
  </w:style>
  <w:style w:type="character" w:styleId="EndnoteReference">
    <w:name w:val="endnote reference"/>
    <w:basedOn w:val="DefaultParagraphFont"/>
    <w:uiPriority w:val="99"/>
    <w:semiHidden/>
    <w:unhideWhenUsed/>
    <w:rsid w:val="00F85CFA"/>
    <w:rPr>
      <w:vertAlign w:val="superscript"/>
    </w:rPr>
  </w:style>
  <w:style w:type="paragraph" w:customStyle="1" w:styleId="TableText">
    <w:name w:val="Table Text"/>
    <w:basedOn w:val="Normal"/>
    <w:qFormat/>
    <w:rsid w:val="00EF0A95"/>
    <w:pPr>
      <w:keepNext/>
      <w:framePr w:hSpace="181" w:wrap="around" w:vAnchor="page" w:hAnchor="margin" w:y="2937"/>
      <w:spacing w:after="60"/>
      <w:ind w:firstLine="0"/>
      <w:suppressOverlap/>
    </w:pPr>
    <w:rPr>
      <w:rFonts w:cstheme="minorHAnsi"/>
      <w:bCs/>
      <w:sz w:val="16"/>
      <w:szCs w:val="16"/>
    </w:rPr>
  </w:style>
  <w:style w:type="character" w:customStyle="1" w:styleId="discussion-level-1">
    <w:name w:val="discussion-level-1"/>
    <w:basedOn w:val="DefaultParagraphFont"/>
    <w:rsid w:val="00C838FE"/>
  </w:style>
  <w:style w:type="paragraph" w:styleId="NormalWeb">
    <w:name w:val="Normal (Web)"/>
    <w:basedOn w:val="Normal"/>
    <w:uiPriority w:val="99"/>
    <w:semiHidden/>
    <w:unhideWhenUsed/>
    <w:rsid w:val="00BF764D"/>
    <w:rPr>
      <w:rFonts w:ascii="Times New Roman" w:hAnsi="Times New Roman" w:cs="Times New Roman"/>
      <w:sz w:val="24"/>
      <w:szCs w:val="24"/>
    </w:rPr>
  </w:style>
  <w:style w:type="character" w:styleId="PlaceholderText">
    <w:name w:val="Placeholder Text"/>
    <w:basedOn w:val="DefaultParagraphFont"/>
    <w:uiPriority w:val="99"/>
    <w:semiHidden/>
    <w:rsid w:val="004C7E98"/>
    <w:rPr>
      <w:color w:val="808080"/>
    </w:rPr>
  </w:style>
  <w:style w:type="paragraph" w:customStyle="1" w:styleId="Tablecaptions">
    <w:name w:val="Table captions"/>
    <w:basedOn w:val="Normal"/>
    <w:qFormat/>
    <w:rsid w:val="00E028FA"/>
    <w:pPr>
      <w:pBdr>
        <w:top w:val="nil"/>
        <w:left w:val="nil"/>
        <w:bottom w:val="nil"/>
        <w:right w:val="nil"/>
        <w:between w:val="nil"/>
      </w:pBdr>
      <w:spacing w:before="240" w:after="60"/>
    </w:pPr>
    <w:rPr>
      <w:rFonts w:ascii="Calibri" w:eastAsia="Calibri" w:hAnsi="Calibri" w:cs="Calibri"/>
      <w:color w:val="000000"/>
      <w:sz w:val="16"/>
      <w:szCs w:val="1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2391">
      <w:bodyDiv w:val="1"/>
      <w:marLeft w:val="0"/>
      <w:marRight w:val="0"/>
      <w:marTop w:val="0"/>
      <w:marBottom w:val="0"/>
      <w:divBdr>
        <w:top w:val="none" w:sz="0" w:space="0" w:color="auto"/>
        <w:left w:val="none" w:sz="0" w:space="0" w:color="auto"/>
        <w:bottom w:val="none" w:sz="0" w:space="0" w:color="auto"/>
        <w:right w:val="none" w:sz="0" w:space="0" w:color="auto"/>
      </w:divBdr>
      <w:divsChild>
        <w:div w:id="1324242178">
          <w:marLeft w:val="480"/>
          <w:marRight w:val="0"/>
          <w:marTop w:val="0"/>
          <w:marBottom w:val="0"/>
          <w:divBdr>
            <w:top w:val="none" w:sz="0" w:space="0" w:color="auto"/>
            <w:left w:val="none" w:sz="0" w:space="0" w:color="auto"/>
            <w:bottom w:val="none" w:sz="0" w:space="0" w:color="auto"/>
            <w:right w:val="none" w:sz="0" w:space="0" w:color="auto"/>
          </w:divBdr>
        </w:div>
        <w:div w:id="1448894195">
          <w:marLeft w:val="480"/>
          <w:marRight w:val="0"/>
          <w:marTop w:val="0"/>
          <w:marBottom w:val="0"/>
          <w:divBdr>
            <w:top w:val="none" w:sz="0" w:space="0" w:color="auto"/>
            <w:left w:val="none" w:sz="0" w:space="0" w:color="auto"/>
            <w:bottom w:val="none" w:sz="0" w:space="0" w:color="auto"/>
            <w:right w:val="none" w:sz="0" w:space="0" w:color="auto"/>
          </w:divBdr>
        </w:div>
        <w:div w:id="1197499742">
          <w:marLeft w:val="480"/>
          <w:marRight w:val="0"/>
          <w:marTop w:val="0"/>
          <w:marBottom w:val="0"/>
          <w:divBdr>
            <w:top w:val="none" w:sz="0" w:space="0" w:color="auto"/>
            <w:left w:val="none" w:sz="0" w:space="0" w:color="auto"/>
            <w:bottom w:val="none" w:sz="0" w:space="0" w:color="auto"/>
            <w:right w:val="none" w:sz="0" w:space="0" w:color="auto"/>
          </w:divBdr>
        </w:div>
        <w:div w:id="2009019790">
          <w:marLeft w:val="480"/>
          <w:marRight w:val="0"/>
          <w:marTop w:val="0"/>
          <w:marBottom w:val="0"/>
          <w:divBdr>
            <w:top w:val="none" w:sz="0" w:space="0" w:color="auto"/>
            <w:left w:val="none" w:sz="0" w:space="0" w:color="auto"/>
            <w:bottom w:val="none" w:sz="0" w:space="0" w:color="auto"/>
            <w:right w:val="none" w:sz="0" w:space="0" w:color="auto"/>
          </w:divBdr>
        </w:div>
        <w:div w:id="445387480">
          <w:marLeft w:val="480"/>
          <w:marRight w:val="0"/>
          <w:marTop w:val="0"/>
          <w:marBottom w:val="0"/>
          <w:divBdr>
            <w:top w:val="none" w:sz="0" w:space="0" w:color="auto"/>
            <w:left w:val="none" w:sz="0" w:space="0" w:color="auto"/>
            <w:bottom w:val="none" w:sz="0" w:space="0" w:color="auto"/>
            <w:right w:val="none" w:sz="0" w:space="0" w:color="auto"/>
          </w:divBdr>
        </w:div>
        <w:div w:id="2053310851">
          <w:marLeft w:val="480"/>
          <w:marRight w:val="0"/>
          <w:marTop w:val="0"/>
          <w:marBottom w:val="0"/>
          <w:divBdr>
            <w:top w:val="none" w:sz="0" w:space="0" w:color="auto"/>
            <w:left w:val="none" w:sz="0" w:space="0" w:color="auto"/>
            <w:bottom w:val="none" w:sz="0" w:space="0" w:color="auto"/>
            <w:right w:val="none" w:sz="0" w:space="0" w:color="auto"/>
          </w:divBdr>
        </w:div>
        <w:div w:id="2057969898">
          <w:marLeft w:val="480"/>
          <w:marRight w:val="0"/>
          <w:marTop w:val="0"/>
          <w:marBottom w:val="0"/>
          <w:divBdr>
            <w:top w:val="none" w:sz="0" w:space="0" w:color="auto"/>
            <w:left w:val="none" w:sz="0" w:space="0" w:color="auto"/>
            <w:bottom w:val="none" w:sz="0" w:space="0" w:color="auto"/>
            <w:right w:val="none" w:sz="0" w:space="0" w:color="auto"/>
          </w:divBdr>
        </w:div>
        <w:div w:id="1357272581">
          <w:marLeft w:val="480"/>
          <w:marRight w:val="0"/>
          <w:marTop w:val="0"/>
          <w:marBottom w:val="0"/>
          <w:divBdr>
            <w:top w:val="none" w:sz="0" w:space="0" w:color="auto"/>
            <w:left w:val="none" w:sz="0" w:space="0" w:color="auto"/>
            <w:bottom w:val="none" w:sz="0" w:space="0" w:color="auto"/>
            <w:right w:val="none" w:sz="0" w:space="0" w:color="auto"/>
          </w:divBdr>
        </w:div>
        <w:div w:id="283006944">
          <w:marLeft w:val="480"/>
          <w:marRight w:val="0"/>
          <w:marTop w:val="0"/>
          <w:marBottom w:val="0"/>
          <w:divBdr>
            <w:top w:val="none" w:sz="0" w:space="0" w:color="auto"/>
            <w:left w:val="none" w:sz="0" w:space="0" w:color="auto"/>
            <w:bottom w:val="none" w:sz="0" w:space="0" w:color="auto"/>
            <w:right w:val="none" w:sz="0" w:space="0" w:color="auto"/>
          </w:divBdr>
        </w:div>
        <w:div w:id="1451631930">
          <w:marLeft w:val="480"/>
          <w:marRight w:val="0"/>
          <w:marTop w:val="0"/>
          <w:marBottom w:val="0"/>
          <w:divBdr>
            <w:top w:val="none" w:sz="0" w:space="0" w:color="auto"/>
            <w:left w:val="none" w:sz="0" w:space="0" w:color="auto"/>
            <w:bottom w:val="none" w:sz="0" w:space="0" w:color="auto"/>
            <w:right w:val="none" w:sz="0" w:space="0" w:color="auto"/>
          </w:divBdr>
        </w:div>
        <w:div w:id="796415294">
          <w:marLeft w:val="480"/>
          <w:marRight w:val="0"/>
          <w:marTop w:val="0"/>
          <w:marBottom w:val="0"/>
          <w:divBdr>
            <w:top w:val="none" w:sz="0" w:space="0" w:color="auto"/>
            <w:left w:val="none" w:sz="0" w:space="0" w:color="auto"/>
            <w:bottom w:val="none" w:sz="0" w:space="0" w:color="auto"/>
            <w:right w:val="none" w:sz="0" w:space="0" w:color="auto"/>
          </w:divBdr>
        </w:div>
        <w:div w:id="1348097618">
          <w:marLeft w:val="480"/>
          <w:marRight w:val="0"/>
          <w:marTop w:val="0"/>
          <w:marBottom w:val="0"/>
          <w:divBdr>
            <w:top w:val="none" w:sz="0" w:space="0" w:color="auto"/>
            <w:left w:val="none" w:sz="0" w:space="0" w:color="auto"/>
            <w:bottom w:val="none" w:sz="0" w:space="0" w:color="auto"/>
            <w:right w:val="none" w:sz="0" w:space="0" w:color="auto"/>
          </w:divBdr>
        </w:div>
        <w:div w:id="810514527">
          <w:marLeft w:val="480"/>
          <w:marRight w:val="0"/>
          <w:marTop w:val="0"/>
          <w:marBottom w:val="0"/>
          <w:divBdr>
            <w:top w:val="none" w:sz="0" w:space="0" w:color="auto"/>
            <w:left w:val="none" w:sz="0" w:space="0" w:color="auto"/>
            <w:bottom w:val="none" w:sz="0" w:space="0" w:color="auto"/>
            <w:right w:val="none" w:sz="0" w:space="0" w:color="auto"/>
          </w:divBdr>
        </w:div>
        <w:div w:id="1944533905">
          <w:marLeft w:val="480"/>
          <w:marRight w:val="0"/>
          <w:marTop w:val="0"/>
          <w:marBottom w:val="0"/>
          <w:divBdr>
            <w:top w:val="none" w:sz="0" w:space="0" w:color="auto"/>
            <w:left w:val="none" w:sz="0" w:space="0" w:color="auto"/>
            <w:bottom w:val="none" w:sz="0" w:space="0" w:color="auto"/>
            <w:right w:val="none" w:sz="0" w:space="0" w:color="auto"/>
          </w:divBdr>
        </w:div>
        <w:div w:id="1057128176">
          <w:marLeft w:val="480"/>
          <w:marRight w:val="0"/>
          <w:marTop w:val="0"/>
          <w:marBottom w:val="0"/>
          <w:divBdr>
            <w:top w:val="none" w:sz="0" w:space="0" w:color="auto"/>
            <w:left w:val="none" w:sz="0" w:space="0" w:color="auto"/>
            <w:bottom w:val="none" w:sz="0" w:space="0" w:color="auto"/>
            <w:right w:val="none" w:sz="0" w:space="0" w:color="auto"/>
          </w:divBdr>
        </w:div>
        <w:div w:id="1881434018">
          <w:marLeft w:val="480"/>
          <w:marRight w:val="0"/>
          <w:marTop w:val="0"/>
          <w:marBottom w:val="0"/>
          <w:divBdr>
            <w:top w:val="none" w:sz="0" w:space="0" w:color="auto"/>
            <w:left w:val="none" w:sz="0" w:space="0" w:color="auto"/>
            <w:bottom w:val="none" w:sz="0" w:space="0" w:color="auto"/>
            <w:right w:val="none" w:sz="0" w:space="0" w:color="auto"/>
          </w:divBdr>
        </w:div>
        <w:div w:id="1290622411">
          <w:marLeft w:val="480"/>
          <w:marRight w:val="0"/>
          <w:marTop w:val="0"/>
          <w:marBottom w:val="0"/>
          <w:divBdr>
            <w:top w:val="none" w:sz="0" w:space="0" w:color="auto"/>
            <w:left w:val="none" w:sz="0" w:space="0" w:color="auto"/>
            <w:bottom w:val="none" w:sz="0" w:space="0" w:color="auto"/>
            <w:right w:val="none" w:sz="0" w:space="0" w:color="auto"/>
          </w:divBdr>
        </w:div>
        <w:div w:id="1939672378">
          <w:marLeft w:val="480"/>
          <w:marRight w:val="0"/>
          <w:marTop w:val="0"/>
          <w:marBottom w:val="0"/>
          <w:divBdr>
            <w:top w:val="none" w:sz="0" w:space="0" w:color="auto"/>
            <w:left w:val="none" w:sz="0" w:space="0" w:color="auto"/>
            <w:bottom w:val="none" w:sz="0" w:space="0" w:color="auto"/>
            <w:right w:val="none" w:sz="0" w:space="0" w:color="auto"/>
          </w:divBdr>
        </w:div>
        <w:div w:id="2137483864">
          <w:marLeft w:val="480"/>
          <w:marRight w:val="0"/>
          <w:marTop w:val="0"/>
          <w:marBottom w:val="0"/>
          <w:divBdr>
            <w:top w:val="none" w:sz="0" w:space="0" w:color="auto"/>
            <w:left w:val="none" w:sz="0" w:space="0" w:color="auto"/>
            <w:bottom w:val="none" w:sz="0" w:space="0" w:color="auto"/>
            <w:right w:val="none" w:sz="0" w:space="0" w:color="auto"/>
          </w:divBdr>
        </w:div>
        <w:div w:id="1440878836">
          <w:marLeft w:val="480"/>
          <w:marRight w:val="0"/>
          <w:marTop w:val="0"/>
          <w:marBottom w:val="0"/>
          <w:divBdr>
            <w:top w:val="none" w:sz="0" w:space="0" w:color="auto"/>
            <w:left w:val="none" w:sz="0" w:space="0" w:color="auto"/>
            <w:bottom w:val="none" w:sz="0" w:space="0" w:color="auto"/>
            <w:right w:val="none" w:sz="0" w:space="0" w:color="auto"/>
          </w:divBdr>
        </w:div>
        <w:div w:id="1987587479">
          <w:marLeft w:val="480"/>
          <w:marRight w:val="0"/>
          <w:marTop w:val="0"/>
          <w:marBottom w:val="0"/>
          <w:divBdr>
            <w:top w:val="none" w:sz="0" w:space="0" w:color="auto"/>
            <w:left w:val="none" w:sz="0" w:space="0" w:color="auto"/>
            <w:bottom w:val="none" w:sz="0" w:space="0" w:color="auto"/>
            <w:right w:val="none" w:sz="0" w:space="0" w:color="auto"/>
          </w:divBdr>
        </w:div>
      </w:divsChild>
    </w:div>
    <w:div w:id="8264156">
      <w:bodyDiv w:val="1"/>
      <w:marLeft w:val="0"/>
      <w:marRight w:val="0"/>
      <w:marTop w:val="0"/>
      <w:marBottom w:val="0"/>
      <w:divBdr>
        <w:top w:val="none" w:sz="0" w:space="0" w:color="auto"/>
        <w:left w:val="none" w:sz="0" w:space="0" w:color="auto"/>
        <w:bottom w:val="none" w:sz="0" w:space="0" w:color="auto"/>
        <w:right w:val="none" w:sz="0" w:space="0" w:color="auto"/>
      </w:divBdr>
      <w:divsChild>
        <w:div w:id="1009602139">
          <w:marLeft w:val="480"/>
          <w:marRight w:val="0"/>
          <w:marTop w:val="0"/>
          <w:marBottom w:val="0"/>
          <w:divBdr>
            <w:top w:val="none" w:sz="0" w:space="0" w:color="auto"/>
            <w:left w:val="none" w:sz="0" w:space="0" w:color="auto"/>
            <w:bottom w:val="none" w:sz="0" w:space="0" w:color="auto"/>
            <w:right w:val="none" w:sz="0" w:space="0" w:color="auto"/>
          </w:divBdr>
        </w:div>
        <w:div w:id="157814552">
          <w:marLeft w:val="480"/>
          <w:marRight w:val="0"/>
          <w:marTop w:val="0"/>
          <w:marBottom w:val="0"/>
          <w:divBdr>
            <w:top w:val="none" w:sz="0" w:space="0" w:color="auto"/>
            <w:left w:val="none" w:sz="0" w:space="0" w:color="auto"/>
            <w:bottom w:val="none" w:sz="0" w:space="0" w:color="auto"/>
            <w:right w:val="none" w:sz="0" w:space="0" w:color="auto"/>
          </w:divBdr>
        </w:div>
        <w:div w:id="298732071">
          <w:marLeft w:val="480"/>
          <w:marRight w:val="0"/>
          <w:marTop w:val="0"/>
          <w:marBottom w:val="0"/>
          <w:divBdr>
            <w:top w:val="none" w:sz="0" w:space="0" w:color="auto"/>
            <w:left w:val="none" w:sz="0" w:space="0" w:color="auto"/>
            <w:bottom w:val="none" w:sz="0" w:space="0" w:color="auto"/>
            <w:right w:val="none" w:sz="0" w:space="0" w:color="auto"/>
          </w:divBdr>
        </w:div>
        <w:div w:id="1393045615">
          <w:marLeft w:val="480"/>
          <w:marRight w:val="0"/>
          <w:marTop w:val="0"/>
          <w:marBottom w:val="0"/>
          <w:divBdr>
            <w:top w:val="none" w:sz="0" w:space="0" w:color="auto"/>
            <w:left w:val="none" w:sz="0" w:space="0" w:color="auto"/>
            <w:bottom w:val="none" w:sz="0" w:space="0" w:color="auto"/>
            <w:right w:val="none" w:sz="0" w:space="0" w:color="auto"/>
          </w:divBdr>
        </w:div>
        <w:div w:id="596717616">
          <w:marLeft w:val="480"/>
          <w:marRight w:val="0"/>
          <w:marTop w:val="0"/>
          <w:marBottom w:val="0"/>
          <w:divBdr>
            <w:top w:val="none" w:sz="0" w:space="0" w:color="auto"/>
            <w:left w:val="none" w:sz="0" w:space="0" w:color="auto"/>
            <w:bottom w:val="none" w:sz="0" w:space="0" w:color="auto"/>
            <w:right w:val="none" w:sz="0" w:space="0" w:color="auto"/>
          </w:divBdr>
        </w:div>
        <w:div w:id="1009480255">
          <w:marLeft w:val="480"/>
          <w:marRight w:val="0"/>
          <w:marTop w:val="0"/>
          <w:marBottom w:val="0"/>
          <w:divBdr>
            <w:top w:val="none" w:sz="0" w:space="0" w:color="auto"/>
            <w:left w:val="none" w:sz="0" w:space="0" w:color="auto"/>
            <w:bottom w:val="none" w:sz="0" w:space="0" w:color="auto"/>
            <w:right w:val="none" w:sz="0" w:space="0" w:color="auto"/>
          </w:divBdr>
        </w:div>
        <w:div w:id="309868583">
          <w:marLeft w:val="480"/>
          <w:marRight w:val="0"/>
          <w:marTop w:val="0"/>
          <w:marBottom w:val="0"/>
          <w:divBdr>
            <w:top w:val="none" w:sz="0" w:space="0" w:color="auto"/>
            <w:left w:val="none" w:sz="0" w:space="0" w:color="auto"/>
            <w:bottom w:val="none" w:sz="0" w:space="0" w:color="auto"/>
            <w:right w:val="none" w:sz="0" w:space="0" w:color="auto"/>
          </w:divBdr>
        </w:div>
        <w:div w:id="1510171379">
          <w:marLeft w:val="480"/>
          <w:marRight w:val="0"/>
          <w:marTop w:val="0"/>
          <w:marBottom w:val="0"/>
          <w:divBdr>
            <w:top w:val="none" w:sz="0" w:space="0" w:color="auto"/>
            <w:left w:val="none" w:sz="0" w:space="0" w:color="auto"/>
            <w:bottom w:val="none" w:sz="0" w:space="0" w:color="auto"/>
            <w:right w:val="none" w:sz="0" w:space="0" w:color="auto"/>
          </w:divBdr>
        </w:div>
        <w:div w:id="736392773">
          <w:marLeft w:val="480"/>
          <w:marRight w:val="0"/>
          <w:marTop w:val="0"/>
          <w:marBottom w:val="0"/>
          <w:divBdr>
            <w:top w:val="none" w:sz="0" w:space="0" w:color="auto"/>
            <w:left w:val="none" w:sz="0" w:space="0" w:color="auto"/>
            <w:bottom w:val="none" w:sz="0" w:space="0" w:color="auto"/>
            <w:right w:val="none" w:sz="0" w:space="0" w:color="auto"/>
          </w:divBdr>
        </w:div>
        <w:div w:id="1604415432">
          <w:marLeft w:val="480"/>
          <w:marRight w:val="0"/>
          <w:marTop w:val="0"/>
          <w:marBottom w:val="0"/>
          <w:divBdr>
            <w:top w:val="none" w:sz="0" w:space="0" w:color="auto"/>
            <w:left w:val="none" w:sz="0" w:space="0" w:color="auto"/>
            <w:bottom w:val="none" w:sz="0" w:space="0" w:color="auto"/>
            <w:right w:val="none" w:sz="0" w:space="0" w:color="auto"/>
          </w:divBdr>
        </w:div>
        <w:div w:id="2106343339">
          <w:marLeft w:val="480"/>
          <w:marRight w:val="0"/>
          <w:marTop w:val="0"/>
          <w:marBottom w:val="0"/>
          <w:divBdr>
            <w:top w:val="none" w:sz="0" w:space="0" w:color="auto"/>
            <w:left w:val="none" w:sz="0" w:space="0" w:color="auto"/>
            <w:bottom w:val="none" w:sz="0" w:space="0" w:color="auto"/>
            <w:right w:val="none" w:sz="0" w:space="0" w:color="auto"/>
          </w:divBdr>
        </w:div>
        <w:div w:id="783113565">
          <w:marLeft w:val="480"/>
          <w:marRight w:val="0"/>
          <w:marTop w:val="0"/>
          <w:marBottom w:val="0"/>
          <w:divBdr>
            <w:top w:val="none" w:sz="0" w:space="0" w:color="auto"/>
            <w:left w:val="none" w:sz="0" w:space="0" w:color="auto"/>
            <w:bottom w:val="none" w:sz="0" w:space="0" w:color="auto"/>
            <w:right w:val="none" w:sz="0" w:space="0" w:color="auto"/>
          </w:divBdr>
        </w:div>
        <w:div w:id="1320891241">
          <w:marLeft w:val="480"/>
          <w:marRight w:val="0"/>
          <w:marTop w:val="0"/>
          <w:marBottom w:val="0"/>
          <w:divBdr>
            <w:top w:val="none" w:sz="0" w:space="0" w:color="auto"/>
            <w:left w:val="none" w:sz="0" w:space="0" w:color="auto"/>
            <w:bottom w:val="none" w:sz="0" w:space="0" w:color="auto"/>
            <w:right w:val="none" w:sz="0" w:space="0" w:color="auto"/>
          </w:divBdr>
        </w:div>
        <w:div w:id="1271475856">
          <w:marLeft w:val="480"/>
          <w:marRight w:val="0"/>
          <w:marTop w:val="0"/>
          <w:marBottom w:val="0"/>
          <w:divBdr>
            <w:top w:val="none" w:sz="0" w:space="0" w:color="auto"/>
            <w:left w:val="none" w:sz="0" w:space="0" w:color="auto"/>
            <w:bottom w:val="none" w:sz="0" w:space="0" w:color="auto"/>
            <w:right w:val="none" w:sz="0" w:space="0" w:color="auto"/>
          </w:divBdr>
        </w:div>
        <w:div w:id="1907837522">
          <w:marLeft w:val="480"/>
          <w:marRight w:val="0"/>
          <w:marTop w:val="0"/>
          <w:marBottom w:val="0"/>
          <w:divBdr>
            <w:top w:val="none" w:sz="0" w:space="0" w:color="auto"/>
            <w:left w:val="none" w:sz="0" w:space="0" w:color="auto"/>
            <w:bottom w:val="none" w:sz="0" w:space="0" w:color="auto"/>
            <w:right w:val="none" w:sz="0" w:space="0" w:color="auto"/>
          </w:divBdr>
        </w:div>
        <w:div w:id="1089155344">
          <w:marLeft w:val="480"/>
          <w:marRight w:val="0"/>
          <w:marTop w:val="0"/>
          <w:marBottom w:val="0"/>
          <w:divBdr>
            <w:top w:val="none" w:sz="0" w:space="0" w:color="auto"/>
            <w:left w:val="none" w:sz="0" w:space="0" w:color="auto"/>
            <w:bottom w:val="none" w:sz="0" w:space="0" w:color="auto"/>
            <w:right w:val="none" w:sz="0" w:space="0" w:color="auto"/>
          </w:divBdr>
        </w:div>
        <w:div w:id="1205406110">
          <w:marLeft w:val="480"/>
          <w:marRight w:val="0"/>
          <w:marTop w:val="0"/>
          <w:marBottom w:val="0"/>
          <w:divBdr>
            <w:top w:val="none" w:sz="0" w:space="0" w:color="auto"/>
            <w:left w:val="none" w:sz="0" w:space="0" w:color="auto"/>
            <w:bottom w:val="none" w:sz="0" w:space="0" w:color="auto"/>
            <w:right w:val="none" w:sz="0" w:space="0" w:color="auto"/>
          </w:divBdr>
        </w:div>
        <w:div w:id="233902494">
          <w:marLeft w:val="480"/>
          <w:marRight w:val="0"/>
          <w:marTop w:val="0"/>
          <w:marBottom w:val="0"/>
          <w:divBdr>
            <w:top w:val="none" w:sz="0" w:space="0" w:color="auto"/>
            <w:left w:val="none" w:sz="0" w:space="0" w:color="auto"/>
            <w:bottom w:val="none" w:sz="0" w:space="0" w:color="auto"/>
            <w:right w:val="none" w:sz="0" w:space="0" w:color="auto"/>
          </w:divBdr>
        </w:div>
        <w:div w:id="1453742739">
          <w:marLeft w:val="480"/>
          <w:marRight w:val="0"/>
          <w:marTop w:val="0"/>
          <w:marBottom w:val="0"/>
          <w:divBdr>
            <w:top w:val="none" w:sz="0" w:space="0" w:color="auto"/>
            <w:left w:val="none" w:sz="0" w:space="0" w:color="auto"/>
            <w:bottom w:val="none" w:sz="0" w:space="0" w:color="auto"/>
            <w:right w:val="none" w:sz="0" w:space="0" w:color="auto"/>
          </w:divBdr>
        </w:div>
        <w:div w:id="1314793888">
          <w:marLeft w:val="480"/>
          <w:marRight w:val="0"/>
          <w:marTop w:val="0"/>
          <w:marBottom w:val="0"/>
          <w:divBdr>
            <w:top w:val="none" w:sz="0" w:space="0" w:color="auto"/>
            <w:left w:val="none" w:sz="0" w:space="0" w:color="auto"/>
            <w:bottom w:val="none" w:sz="0" w:space="0" w:color="auto"/>
            <w:right w:val="none" w:sz="0" w:space="0" w:color="auto"/>
          </w:divBdr>
        </w:div>
      </w:divsChild>
    </w:div>
    <w:div w:id="46416622">
      <w:bodyDiv w:val="1"/>
      <w:marLeft w:val="0"/>
      <w:marRight w:val="0"/>
      <w:marTop w:val="0"/>
      <w:marBottom w:val="0"/>
      <w:divBdr>
        <w:top w:val="none" w:sz="0" w:space="0" w:color="auto"/>
        <w:left w:val="none" w:sz="0" w:space="0" w:color="auto"/>
        <w:bottom w:val="none" w:sz="0" w:space="0" w:color="auto"/>
        <w:right w:val="none" w:sz="0" w:space="0" w:color="auto"/>
      </w:divBdr>
      <w:divsChild>
        <w:div w:id="201015341">
          <w:marLeft w:val="480"/>
          <w:marRight w:val="0"/>
          <w:marTop w:val="0"/>
          <w:marBottom w:val="0"/>
          <w:divBdr>
            <w:top w:val="none" w:sz="0" w:space="0" w:color="auto"/>
            <w:left w:val="none" w:sz="0" w:space="0" w:color="auto"/>
            <w:bottom w:val="none" w:sz="0" w:space="0" w:color="auto"/>
            <w:right w:val="none" w:sz="0" w:space="0" w:color="auto"/>
          </w:divBdr>
        </w:div>
        <w:div w:id="269628613">
          <w:marLeft w:val="480"/>
          <w:marRight w:val="0"/>
          <w:marTop w:val="0"/>
          <w:marBottom w:val="0"/>
          <w:divBdr>
            <w:top w:val="none" w:sz="0" w:space="0" w:color="auto"/>
            <w:left w:val="none" w:sz="0" w:space="0" w:color="auto"/>
            <w:bottom w:val="none" w:sz="0" w:space="0" w:color="auto"/>
            <w:right w:val="none" w:sz="0" w:space="0" w:color="auto"/>
          </w:divBdr>
        </w:div>
        <w:div w:id="2061972962">
          <w:marLeft w:val="480"/>
          <w:marRight w:val="0"/>
          <w:marTop w:val="0"/>
          <w:marBottom w:val="0"/>
          <w:divBdr>
            <w:top w:val="none" w:sz="0" w:space="0" w:color="auto"/>
            <w:left w:val="none" w:sz="0" w:space="0" w:color="auto"/>
            <w:bottom w:val="none" w:sz="0" w:space="0" w:color="auto"/>
            <w:right w:val="none" w:sz="0" w:space="0" w:color="auto"/>
          </w:divBdr>
        </w:div>
        <w:div w:id="642583016">
          <w:marLeft w:val="480"/>
          <w:marRight w:val="0"/>
          <w:marTop w:val="0"/>
          <w:marBottom w:val="0"/>
          <w:divBdr>
            <w:top w:val="none" w:sz="0" w:space="0" w:color="auto"/>
            <w:left w:val="none" w:sz="0" w:space="0" w:color="auto"/>
            <w:bottom w:val="none" w:sz="0" w:space="0" w:color="auto"/>
            <w:right w:val="none" w:sz="0" w:space="0" w:color="auto"/>
          </w:divBdr>
        </w:div>
        <w:div w:id="24916117">
          <w:marLeft w:val="480"/>
          <w:marRight w:val="0"/>
          <w:marTop w:val="0"/>
          <w:marBottom w:val="0"/>
          <w:divBdr>
            <w:top w:val="none" w:sz="0" w:space="0" w:color="auto"/>
            <w:left w:val="none" w:sz="0" w:space="0" w:color="auto"/>
            <w:bottom w:val="none" w:sz="0" w:space="0" w:color="auto"/>
            <w:right w:val="none" w:sz="0" w:space="0" w:color="auto"/>
          </w:divBdr>
        </w:div>
        <w:div w:id="1835296345">
          <w:marLeft w:val="480"/>
          <w:marRight w:val="0"/>
          <w:marTop w:val="0"/>
          <w:marBottom w:val="0"/>
          <w:divBdr>
            <w:top w:val="none" w:sz="0" w:space="0" w:color="auto"/>
            <w:left w:val="none" w:sz="0" w:space="0" w:color="auto"/>
            <w:bottom w:val="none" w:sz="0" w:space="0" w:color="auto"/>
            <w:right w:val="none" w:sz="0" w:space="0" w:color="auto"/>
          </w:divBdr>
        </w:div>
        <w:div w:id="349185743">
          <w:marLeft w:val="480"/>
          <w:marRight w:val="0"/>
          <w:marTop w:val="0"/>
          <w:marBottom w:val="0"/>
          <w:divBdr>
            <w:top w:val="none" w:sz="0" w:space="0" w:color="auto"/>
            <w:left w:val="none" w:sz="0" w:space="0" w:color="auto"/>
            <w:bottom w:val="none" w:sz="0" w:space="0" w:color="auto"/>
            <w:right w:val="none" w:sz="0" w:space="0" w:color="auto"/>
          </w:divBdr>
        </w:div>
        <w:div w:id="2032412058">
          <w:marLeft w:val="480"/>
          <w:marRight w:val="0"/>
          <w:marTop w:val="0"/>
          <w:marBottom w:val="0"/>
          <w:divBdr>
            <w:top w:val="none" w:sz="0" w:space="0" w:color="auto"/>
            <w:left w:val="none" w:sz="0" w:space="0" w:color="auto"/>
            <w:bottom w:val="none" w:sz="0" w:space="0" w:color="auto"/>
            <w:right w:val="none" w:sz="0" w:space="0" w:color="auto"/>
          </w:divBdr>
        </w:div>
        <w:div w:id="444815665">
          <w:marLeft w:val="480"/>
          <w:marRight w:val="0"/>
          <w:marTop w:val="0"/>
          <w:marBottom w:val="0"/>
          <w:divBdr>
            <w:top w:val="none" w:sz="0" w:space="0" w:color="auto"/>
            <w:left w:val="none" w:sz="0" w:space="0" w:color="auto"/>
            <w:bottom w:val="none" w:sz="0" w:space="0" w:color="auto"/>
            <w:right w:val="none" w:sz="0" w:space="0" w:color="auto"/>
          </w:divBdr>
        </w:div>
        <w:div w:id="1202786783">
          <w:marLeft w:val="480"/>
          <w:marRight w:val="0"/>
          <w:marTop w:val="0"/>
          <w:marBottom w:val="0"/>
          <w:divBdr>
            <w:top w:val="none" w:sz="0" w:space="0" w:color="auto"/>
            <w:left w:val="none" w:sz="0" w:space="0" w:color="auto"/>
            <w:bottom w:val="none" w:sz="0" w:space="0" w:color="auto"/>
            <w:right w:val="none" w:sz="0" w:space="0" w:color="auto"/>
          </w:divBdr>
        </w:div>
        <w:div w:id="496729043">
          <w:marLeft w:val="480"/>
          <w:marRight w:val="0"/>
          <w:marTop w:val="0"/>
          <w:marBottom w:val="0"/>
          <w:divBdr>
            <w:top w:val="none" w:sz="0" w:space="0" w:color="auto"/>
            <w:left w:val="none" w:sz="0" w:space="0" w:color="auto"/>
            <w:bottom w:val="none" w:sz="0" w:space="0" w:color="auto"/>
            <w:right w:val="none" w:sz="0" w:space="0" w:color="auto"/>
          </w:divBdr>
        </w:div>
      </w:divsChild>
    </w:div>
    <w:div w:id="62609648">
      <w:bodyDiv w:val="1"/>
      <w:marLeft w:val="0"/>
      <w:marRight w:val="0"/>
      <w:marTop w:val="0"/>
      <w:marBottom w:val="0"/>
      <w:divBdr>
        <w:top w:val="none" w:sz="0" w:space="0" w:color="auto"/>
        <w:left w:val="none" w:sz="0" w:space="0" w:color="auto"/>
        <w:bottom w:val="none" w:sz="0" w:space="0" w:color="auto"/>
        <w:right w:val="none" w:sz="0" w:space="0" w:color="auto"/>
      </w:divBdr>
      <w:divsChild>
        <w:div w:id="1182009314">
          <w:marLeft w:val="480"/>
          <w:marRight w:val="0"/>
          <w:marTop w:val="0"/>
          <w:marBottom w:val="0"/>
          <w:divBdr>
            <w:top w:val="none" w:sz="0" w:space="0" w:color="auto"/>
            <w:left w:val="none" w:sz="0" w:space="0" w:color="auto"/>
            <w:bottom w:val="none" w:sz="0" w:space="0" w:color="auto"/>
            <w:right w:val="none" w:sz="0" w:space="0" w:color="auto"/>
          </w:divBdr>
        </w:div>
        <w:div w:id="1680740797">
          <w:marLeft w:val="480"/>
          <w:marRight w:val="0"/>
          <w:marTop w:val="0"/>
          <w:marBottom w:val="0"/>
          <w:divBdr>
            <w:top w:val="none" w:sz="0" w:space="0" w:color="auto"/>
            <w:left w:val="none" w:sz="0" w:space="0" w:color="auto"/>
            <w:bottom w:val="none" w:sz="0" w:space="0" w:color="auto"/>
            <w:right w:val="none" w:sz="0" w:space="0" w:color="auto"/>
          </w:divBdr>
        </w:div>
        <w:div w:id="268700741">
          <w:marLeft w:val="480"/>
          <w:marRight w:val="0"/>
          <w:marTop w:val="0"/>
          <w:marBottom w:val="0"/>
          <w:divBdr>
            <w:top w:val="none" w:sz="0" w:space="0" w:color="auto"/>
            <w:left w:val="none" w:sz="0" w:space="0" w:color="auto"/>
            <w:bottom w:val="none" w:sz="0" w:space="0" w:color="auto"/>
            <w:right w:val="none" w:sz="0" w:space="0" w:color="auto"/>
          </w:divBdr>
        </w:div>
        <w:div w:id="933245090">
          <w:marLeft w:val="480"/>
          <w:marRight w:val="0"/>
          <w:marTop w:val="0"/>
          <w:marBottom w:val="0"/>
          <w:divBdr>
            <w:top w:val="none" w:sz="0" w:space="0" w:color="auto"/>
            <w:left w:val="none" w:sz="0" w:space="0" w:color="auto"/>
            <w:bottom w:val="none" w:sz="0" w:space="0" w:color="auto"/>
            <w:right w:val="none" w:sz="0" w:space="0" w:color="auto"/>
          </w:divBdr>
        </w:div>
        <w:div w:id="1090009125">
          <w:marLeft w:val="480"/>
          <w:marRight w:val="0"/>
          <w:marTop w:val="0"/>
          <w:marBottom w:val="0"/>
          <w:divBdr>
            <w:top w:val="none" w:sz="0" w:space="0" w:color="auto"/>
            <w:left w:val="none" w:sz="0" w:space="0" w:color="auto"/>
            <w:bottom w:val="none" w:sz="0" w:space="0" w:color="auto"/>
            <w:right w:val="none" w:sz="0" w:space="0" w:color="auto"/>
          </w:divBdr>
        </w:div>
        <w:div w:id="221211858">
          <w:marLeft w:val="480"/>
          <w:marRight w:val="0"/>
          <w:marTop w:val="0"/>
          <w:marBottom w:val="0"/>
          <w:divBdr>
            <w:top w:val="none" w:sz="0" w:space="0" w:color="auto"/>
            <w:left w:val="none" w:sz="0" w:space="0" w:color="auto"/>
            <w:bottom w:val="none" w:sz="0" w:space="0" w:color="auto"/>
            <w:right w:val="none" w:sz="0" w:space="0" w:color="auto"/>
          </w:divBdr>
        </w:div>
        <w:div w:id="1429765504">
          <w:marLeft w:val="480"/>
          <w:marRight w:val="0"/>
          <w:marTop w:val="0"/>
          <w:marBottom w:val="0"/>
          <w:divBdr>
            <w:top w:val="none" w:sz="0" w:space="0" w:color="auto"/>
            <w:left w:val="none" w:sz="0" w:space="0" w:color="auto"/>
            <w:bottom w:val="none" w:sz="0" w:space="0" w:color="auto"/>
            <w:right w:val="none" w:sz="0" w:space="0" w:color="auto"/>
          </w:divBdr>
        </w:div>
        <w:div w:id="883753963">
          <w:marLeft w:val="480"/>
          <w:marRight w:val="0"/>
          <w:marTop w:val="0"/>
          <w:marBottom w:val="0"/>
          <w:divBdr>
            <w:top w:val="none" w:sz="0" w:space="0" w:color="auto"/>
            <w:left w:val="none" w:sz="0" w:space="0" w:color="auto"/>
            <w:bottom w:val="none" w:sz="0" w:space="0" w:color="auto"/>
            <w:right w:val="none" w:sz="0" w:space="0" w:color="auto"/>
          </w:divBdr>
        </w:div>
        <w:div w:id="1586107368">
          <w:marLeft w:val="480"/>
          <w:marRight w:val="0"/>
          <w:marTop w:val="0"/>
          <w:marBottom w:val="0"/>
          <w:divBdr>
            <w:top w:val="none" w:sz="0" w:space="0" w:color="auto"/>
            <w:left w:val="none" w:sz="0" w:space="0" w:color="auto"/>
            <w:bottom w:val="none" w:sz="0" w:space="0" w:color="auto"/>
            <w:right w:val="none" w:sz="0" w:space="0" w:color="auto"/>
          </w:divBdr>
        </w:div>
        <w:div w:id="670717356">
          <w:marLeft w:val="480"/>
          <w:marRight w:val="0"/>
          <w:marTop w:val="0"/>
          <w:marBottom w:val="0"/>
          <w:divBdr>
            <w:top w:val="none" w:sz="0" w:space="0" w:color="auto"/>
            <w:left w:val="none" w:sz="0" w:space="0" w:color="auto"/>
            <w:bottom w:val="none" w:sz="0" w:space="0" w:color="auto"/>
            <w:right w:val="none" w:sz="0" w:space="0" w:color="auto"/>
          </w:divBdr>
        </w:div>
        <w:div w:id="1490554589">
          <w:marLeft w:val="480"/>
          <w:marRight w:val="0"/>
          <w:marTop w:val="0"/>
          <w:marBottom w:val="0"/>
          <w:divBdr>
            <w:top w:val="none" w:sz="0" w:space="0" w:color="auto"/>
            <w:left w:val="none" w:sz="0" w:space="0" w:color="auto"/>
            <w:bottom w:val="none" w:sz="0" w:space="0" w:color="auto"/>
            <w:right w:val="none" w:sz="0" w:space="0" w:color="auto"/>
          </w:divBdr>
        </w:div>
        <w:div w:id="853803456">
          <w:marLeft w:val="480"/>
          <w:marRight w:val="0"/>
          <w:marTop w:val="0"/>
          <w:marBottom w:val="0"/>
          <w:divBdr>
            <w:top w:val="none" w:sz="0" w:space="0" w:color="auto"/>
            <w:left w:val="none" w:sz="0" w:space="0" w:color="auto"/>
            <w:bottom w:val="none" w:sz="0" w:space="0" w:color="auto"/>
            <w:right w:val="none" w:sz="0" w:space="0" w:color="auto"/>
          </w:divBdr>
        </w:div>
        <w:div w:id="638926510">
          <w:marLeft w:val="480"/>
          <w:marRight w:val="0"/>
          <w:marTop w:val="0"/>
          <w:marBottom w:val="0"/>
          <w:divBdr>
            <w:top w:val="none" w:sz="0" w:space="0" w:color="auto"/>
            <w:left w:val="none" w:sz="0" w:space="0" w:color="auto"/>
            <w:bottom w:val="none" w:sz="0" w:space="0" w:color="auto"/>
            <w:right w:val="none" w:sz="0" w:space="0" w:color="auto"/>
          </w:divBdr>
        </w:div>
        <w:div w:id="1083913885">
          <w:marLeft w:val="480"/>
          <w:marRight w:val="0"/>
          <w:marTop w:val="0"/>
          <w:marBottom w:val="0"/>
          <w:divBdr>
            <w:top w:val="none" w:sz="0" w:space="0" w:color="auto"/>
            <w:left w:val="none" w:sz="0" w:space="0" w:color="auto"/>
            <w:bottom w:val="none" w:sz="0" w:space="0" w:color="auto"/>
            <w:right w:val="none" w:sz="0" w:space="0" w:color="auto"/>
          </w:divBdr>
        </w:div>
        <w:div w:id="1056854892">
          <w:marLeft w:val="480"/>
          <w:marRight w:val="0"/>
          <w:marTop w:val="0"/>
          <w:marBottom w:val="0"/>
          <w:divBdr>
            <w:top w:val="none" w:sz="0" w:space="0" w:color="auto"/>
            <w:left w:val="none" w:sz="0" w:space="0" w:color="auto"/>
            <w:bottom w:val="none" w:sz="0" w:space="0" w:color="auto"/>
            <w:right w:val="none" w:sz="0" w:space="0" w:color="auto"/>
          </w:divBdr>
        </w:div>
        <w:div w:id="1969703024">
          <w:marLeft w:val="480"/>
          <w:marRight w:val="0"/>
          <w:marTop w:val="0"/>
          <w:marBottom w:val="0"/>
          <w:divBdr>
            <w:top w:val="none" w:sz="0" w:space="0" w:color="auto"/>
            <w:left w:val="none" w:sz="0" w:space="0" w:color="auto"/>
            <w:bottom w:val="none" w:sz="0" w:space="0" w:color="auto"/>
            <w:right w:val="none" w:sz="0" w:space="0" w:color="auto"/>
          </w:divBdr>
        </w:div>
        <w:div w:id="306790428">
          <w:marLeft w:val="480"/>
          <w:marRight w:val="0"/>
          <w:marTop w:val="0"/>
          <w:marBottom w:val="0"/>
          <w:divBdr>
            <w:top w:val="none" w:sz="0" w:space="0" w:color="auto"/>
            <w:left w:val="none" w:sz="0" w:space="0" w:color="auto"/>
            <w:bottom w:val="none" w:sz="0" w:space="0" w:color="auto"/>
            <w:right w:val="none" w:sz="0" w:space="0" w:color="auto"/>
          </w:divBdr>
        </w:div>
        <w:div w:id="177350753">
          <w:marLeft w:val="480"/>
          <w:marRight w:val="0"/>
          <w:marTop w:val="0"/>
          <w:marBottom w:val="0"/>
          <w:divBdr>
            <w:top w:val="none" w:sz="0" w:space="0" w:color="auto"/>
            <w:left w:val="none" w:sz="0" w:space="0" w:color="auto"/>
            <w:bottom w:val="none" w:sz="0" w:space="0" w:color="auto"/>
            <w:right w:val="none" w:sz="0" w:space="0" w:color="auto"/>
          </w:divBdr>
        </w:div>
        <w:div w:id="646980280">
          <w:marLeft w:val="480"/>
          <w:marRight w:val="0"/>
          <w:marTop w:val="0"/>
          <w:marBottom w:val="0"/>
          <w:divBdr>
            <w:top w:val="none" w:sz="0" w:space="0" w:color="auto"/>
            <w:left w:val="none" w:sz="0" w:space="0" w:color="auto"/>
            <w:bottom w:val="none" w:sz="0" w:space="0" w:color="auto"/>
            <w:right w:val="none" w:sz="0" w:space="0" w:color="auto"/>
          </w:divBdr>
        </w:div>
        <w:div w:id="2113431384">
          <w:marLeft w:val="480"/>
          <w:marRight w:val="0"/>
          <w:marTop w:val="0"/>
          <w:marBottom w:val="0"/>
          <w:divBdr>
            <w:top w:val="none" w:sz="0" w:space="0" w:color="auto"/>
            <w:left w:val="none" w:sz="0" w:space="0" w:color="auto"/>
            <w:bottom w:val="none" w:sz="0" w:space="0" w:color="auto"/>
            <w:right w:val="none" w:sz="0" w:space="0" w:color="auto"/>
          </w:divBdr>
        </w:div>
        <w:div w:id="934285168">
          <w:marLeft w:val="480"/>
          <w:marRight w:val="0"/>
          <w:marTop w:val="0"/>
          <w:marBottom w:val="0"/>
          <w:divBdr>
            <w:top w:val="none" w:sz="0" w:space="0" w:color="auto"/>
            <w:left w:val="none" w:sz="0" w:space="0" w:color="auto"/>
            <w:bottom w:val="none" w:sz="0" w:space="0" w:color="auto"/>
            <w:right w:val="none" w:sz="0" w:space="0" w:color="auto"/>
          </w:divBdr>
        </w:div>
        <w:div w:id="1112749810">
          <w:marLeft w:val="480"/>
          <w:marRight w:val="0"/>
          <w:marTop w:val="0"/>
          <w:marBottom w:val="0"/>
          <w:divBdr>
            <w:top w:val="none" w:sz="0" w:space="0" w:color="auto"/>
            <w:left w:val="none" w:sz="0" w:space="0" w:color="auto"/>
            <w:bottom w:val="none" w:sz="0" w:space="0" w:color="auto"/>
            <w:right w:val="none" w:sz="0" w:space="0" w:color="auto"/>
          </w:divBdr>
        </w:div>
      </w:divsChild>
    </w:div>
    <w:div w:id="63532219">
      <w:bodyDiv w:val="1"/>
      <w:marLeft w:val="0"/>
      <w:marRight w:val="0"/>
      <w:marTop w:val="0"/>
      <w:marBottom w:val="0"/>
      <w:divBdr>
        <w:top w:val="none" w:sz="0" w:space="0" w:color="auto"/>
        <w:left w:val="none" w:sz="0" w:space="0" w:color="auto"/>
        <w:bottom w:val="none" w:sz="0" w:space="0" w:color="auto"/>
        <w:right w:val="none" w:sz="0" w:space="0" w:color="auto"/>
      </w:divBdr>
    </w:div>
    <w:div w:id="64108037">
      <w:bodyDiv w:val="1"/>
      <w:marLeft w:val="0"/>
      <w:marRight w:val="0"/>
      <w:marTop w:val="0"/>
      <w:marBottom w:val="0"/>
      <w:divBdr>
        <w:top w:val="none" w:sz="0" w:space="0" w:color="auto"/>
        <w:left w:val="none" w:sz="0" w:space="0" w:color="auto"/>
        <w:bottom w:val="none" w:sz="0" w:space="0" w:color="auto"/>
        <w:right w:val="none" w:sz="0" w:space="0" w:color="auto"/>
      </w:divBdr>
    </w:div>
    <w:div w:id="69810465">
      <w:bodyDiv w:val="1"/>
      <w:marLeft w:val="0"/>
      <w:marRight w:val="0"/>
      <w:marTop w:val="0"/>
      <w:marBottom w:val="0"/>
      <w:divBdr>
        <w:top w:val="none" w:sz="0" w:space="0" w:color="auto"/>
        <w:left w:val="none" w:sz="0" w:space="0" w:color="auto"/>
        <w:bottom w:val="none" w:sz="0" w:space="0" w:color="auto"/>
        <w:right w:val="none" w:sz="0" w:space="0" w:color="auto"/>
      </w:divBdr>
    </w:div>
    <w:div w:id="74522489">
      <w:bodyDiv w:val="1"/>
      <w:marLeft w:val="0"/>
      <w:marRight w:val="0"/>
      <w:marTop w:val="0"/>
      <w:marBottom w:val="0"/>
      <w:divBdr>
        <w:top w:val="none" w:sz="0" w:space="0" w:color="auto"/>
        <w:left w:val="none" w:sz="0" w:space="0" w:color="auto"/>
        <w:bottom w:val="none" w:sz="0" w:space="0" w:color="auto"/>
        <w:right w:val="none" w:sz="0" w:space="0" w:color="auto"/>
      </w:divBdr>
    </w:div>
    <w:div w:id="79446664">
      <w:bodyDiv w:val="1"/>
      <w:marLeft w:val="0"/>
      <w:marRight w:val="0"/>
      <w:marTop w:val="0"/>
      <w:marBottom w:val="0"/>
      <w:divBdr>
        <w:top w:val="none" w:sz="0" w:space="0" w:color="auto"/>
        <w:left w:val="none" w:sz="0" w:space="0" w:color="auto"/>
        <w:bottom w:val="none" w:sz="0" w:space="0" w:color="auto"/>
        <w:right w:val="none" w:sz="0" w:space="0" w:color="auto"/>
      </w:divBdr>
      <w:divsChild>
        <w:div w:id="333848362">
          <w:marLeft w:val="480"/>
          <w:marRight w:val="0"/>
          <w:marTop w:val="0"/>
          <w:marBottom w:val="0"/>
          <w:divBdr>
            <w:top w:val="none" w:sz="0" w:space="0" w:color="auto"/>
            <w:left w:val="none" w:sz="0" w:space="0" w:color="auto"/>
            <w:bottom w:val="none" w:sz="0" w:space="0" w:color="auto"/>
            <w:right w:val="none" w:sz="0" w:space="0" w:color="auto"/>
          </w:divBdr>
        </w:div>
        <w:div w:id="762412845">
          <w:marLeft w:val="480"/>
          <w:marRight w:val="0"/>
          <w:marTop w:val="0"/>
          <w:marBottom w:val="0"/>
          <w:divBdr>
            <w:top w:val="none" w:sz="0" w:space="0" w:color="auto"/>
            <w:left w:val="none" w:sz="0" w:space="0" w:color="auto"/>
            <w:bottom w:val="none" w:sz="0" w:space="0" w:color="auto"/>
            <w:right w:val="none" w:sz="0" w:space="0" w:color="auto"/>
          </w:divBdr>
        </w:div>
        <w:div w:id="339696612">
          <w:marLeft w:val="480"/>
          <w:marRight w:val="0"/>
          <w:marTop w:val="0"/>
          <w:marBottom w:val="0"/>
          <w:divBdr>
            <w:top w:val="none" w:sz="0" w:space="0" w:color="auto"/>
            <w:left w:val="none" w:sz="0" w:space="0" w:color="auto"/>
            <w:bottom w:val="none" w:sz="0" w:space="0" w:color="auto"/>
            <w:right w:val="none" w:sz="0" w:space="0" w:color="auto"/>
          </w:divBdr>
        </w:div>
        <w:div w:id="1423527135">
          <w:marLeft w:val="480"/>
          <w:marRight w:val="0"/>
          <w:marTop w:val="0"/>
          <w:marBottom w:val="0"/>
          <w:divBdr>
            <w:top w:val="none" w:sz="0" w:space="0" w:color="auto"/>
            <w:left w:val="none" w:sz="0" w:space="0" w:color="auto"/>
            <w:bottom w:val="none" w:sz="0" w:space="0" w:color="auto"/>
            <w:right w:val="none" w:sz="0" w:space="0" w:color="auto"/>
          </w:divBdr>
        </w:div>
        <w:div w:id="701251103">
          <w:marLeft w:val="480"/>
          <w:marRight w:val="0"/>
          <w:marTop w:val="0"/>
          <w:marBottom w:val="0"/>
          <w:divBdr>
            <w:top w:val="none" w:sz="0" w:space="0" w:color="auto"/>
            <w:left w:val="none" w:sz="0" w:space="0" w:color="auto"/>
            <w:bottom w:val="none" w:sz="0" w:space="0" w:color="auto"/>
            <w:right w:val="none" w:sz="0" w:space="0" w:color="auto"/>
          </w:divBdr>
        </w:div>
        <w:div w:id="883173371">
          <w:marLeft w:val="480"/>
          <w:marRight w:val="0"/>
          <w:marTop w:val="0"/>
          <w:marBottom w:val="0"/>
          <w:divBdr>
            <w:top w:val="none" w:sz="0" w:space="0" w:color="auto"/>
            <w:left w:val="none" w:sz="0" w:space="0" w:color="auto"/>
            <w:bottom w:val="none" w:sz="0" w:space="0" w:color="auto"/>
            <w:right w:val="none" w:sz="0" w:space="0" w:color="auto"/>
          </w:divBdr>
        </w:div>
        <w:div w:id="1780681772">
          <w:marLeft w:val="480"/>
          <w:marRight w:val="0"/>
          <w:marTop w:val="0"/>
          <w:marBottom w:val="0"/>
          <w:divBdr>
            <w:top w:val="none" w:sz="0" w:space="0" w:color="auto"/>
            <w:left w:val="none" w:sz="0" w:space="0" w:color="auto"/>
            <w:bottom w:val="none" w:sz="0" w:space="0" w:color="auto"/>
            <w:right w:val="none" w:sz="0" w:space="0" w:color="auto"/>
          </w:divBdr>
        </w:div>
        <w:div w:id="2062702249">
          <w:marLeft w:val="480"/>
          <w:marRight w:val="0"/>
          <w:marTop w:val="0"/>
          <w:marBottom w:val="0"/>
          <w:divBdr>
            <w:top w:val="none" w:sz="0" w:space="0" w:color="auto"/>
            <w:left w:val="none" w:sz="0" w:space="0" w:color="auto"/>
            <w:bottom w:val="none" w:sz="0" w:space="0" w:color="auto"/>
            <w:right w:val="none" w:sz="0" w:space="0" w:color="auto"/>
          </w:divBdr>
        </w:div>
        <w:div w:id="961766357">
          <w:marLeft w:val="480"/>
          <w:marRight w:val="0"/>
          <w:marTop w:val="0"/>
          <w:marBottom w:val="0"/>
          <w:divBdr>
            <w:top w:val="none" w:sz="0" w:space="0" w:color="auto"/>
            <w:left w:val="none" w:sz="0" w:space="0" w:color="auto"/>
            <w:bottom w:val="none" w:sz="0" w:space="0" w:color="auto"/>
            <w:right w:val="none" w:sz="0" w:space="0" w:color="auto"/>
          </w:divBdr>
        </w:div>
        <w:div w:id="377317845">
          <w:marLeft w:val="480"/>
          <w:marRight w:val="0"/>
          <w:marTop w:val="0"/>
          <w:marBottom w:val="0"/>
          <w:divBdr>
            <w:top w:val="none" w:sz="0" w:space="0" w:color="auto"/>
            <w:left w:val="none" w:sz="0" w:space="0" w:color="auto"/>
            <w:bottom w:val="none" w:sz="0" w:space="0" w:color="auto"/>
            <w:right w:val="none" w:sz="0" w:space="0" w:color="auto"/>
          </w:divBdr>
        </w:div>
        <w:div w:id="980497595">
          <w:marLeft w:val="480"/>
          <w:marRight w:val="0"/>
          <w:marTop w:val="0"/>
          <w:marBottom w:val="0"/>
          <w:divBdr>
            <w:top w:val="none" w:sz="0" w:space="0" w:color="auto"/>
            <w:left w:val="none" w:sz="0" w:space="0" w:color="auto"/>
            <w:bottom w:val="none" w:sz="0" w:space="0" w:color="auto"/>
            <w:right w:val="none" w:sz="0" w:space="0" w:color="auto"/>
          </w:divBdr>
        </w:div>
        <w:div w:id="247613745">
          <w:marLeft w:val="480"/>
          <w:marRight w:val="0"/>
          <w:marTop w:val="0"/>
          <w:marBottom w:val="0"/>
          <w:divBdr>
            <w:top w:val="none" w:sz="0" w:space="0" w:color="auto"/>
            <w:left w:val="none" w:sz="0" w:space="0" w:color="auto"/>
            <w:bottom w:val="none" w:sz="0" w:space="0" w:color="auto"/>
            <w:right w:val="none" w:sz="0" w:space="0" w:color="auto"/>
          </w:divBdr>
        </w:div>
        <w:div w:id="132137944">
          <w:marLeft w:val="480"/>
          <w:marRight w:val="0"/>
          <w:marTop w:val="0"/>
          <w:marBottom w:val="0"/>
          <w:divBdr>
            <w:top w:val="none" w:sz="0" w:space="0" w:color="auto"/>
            <w:left w:val="none" w:sz="0" w:space="0" w:color="auto"/>
            <w:bottom w:val="none" w:sz="0" w:space="0" w:color="auto"/>
            <w:right w:val="none" w:sz="0" w:space="0" w:color="auto"/>
          </w:divBdr>
        </w:div>
        <w:div w:id="1525512856">
          <w:marLeft w:val="480"/>
          <w:marRight w:val="0"/>
          <w:marTop w:val="0"/>
          <w:marBottom w:val="0"/>
          <w:divBdr>
            <w:top w:val="none" w:sz="0" w:space="0" w:color="auto"/>
            <w:left w:val="none" w:sz="0" w:space="0" w:color="auto"/>
            <w:bottom w:val="none" w:sz="0" w:space="0" w:color="auto"/>
            <w:right w:val="none" w:sz="0" w:space="0" w:color="auto"/>
          </w:divBdr>
        </w:div>
        <w:div w:id="1325206008">
          <w:marLeft w:val="480"/>
          <w:marRight w:val="0"/>
          <w:marTop w:val="0"/>
          <w:marBottom w:val="0"/>
          <w:divBdr>
            <w:top w:val="none" w:sz="0" w:space="0" w:color="auto"/>
            <w:left w:val="none" w:sz="0" w:space="0" w:color="auto"/>
            <w:bottom w:val="none" w:sz="0" w:space="0" w:color="auto"/>
            <w:right w:val="none" w:sz="0" w:space="0" w:color="auto"/>
          </w:divBdr>
        </w:div>
        <w:div w:id="1957442461">
          <w:marLeft w:val="480"/>
          <w:marRight w:val="0"/>
          <w:marTop w:val="0"/>
          <w:marBottom w:val="0"/>
          <w:divBdr>
            <w:top w:val="none" w:sz="0" w:space="0" w:color="auto"/>
            <w:left w:val="none" w:sz="0" w:space="0" w:color="auto"/>
            <w:bottom w:val="none" w:sz="0" w:space="0" w:color="auto"/>
            <w:right w:val="none" w:sz="0" w:space="0" w:color="auto"/>
          </w:divBdr>
        </w:div>
        <w:div w:id="825121900">
          <w:marLeft w:val="480"/>
          <w:marRight w:val="0"/>
          <w:marTop w:val="0"/>
          <w:marBottom w:val="0"/>
          <w:divBdr>
            <w:top w:val="none" w:sz="0" w:space="0" w:color="auto"/>
            <w:left w:val="none" w:sz="0" w:space="0" w:color="auto"/>
            <w:bottom w:val="none" w:sz="0" w:space="0" w:color="auto"/>
            <w:right w:val="none" w:sz="0" w:space="0" w:color="auto"/>
          </w:divBdr>
        </w:div>
        <w:div w:id="1004670308">
          <w:marLeft w:val="480"/>
          <w:marRight w:val="0"/>
          <w:marTop w:val="0"/>
          <w:marBottom w:val="0"/>
          <w:divBdr>
            <w:top w:val="none" w:sz="0" w:space="0" w:color="auto"/>
            <w:left w:val="none" w:sz="0" w:space="0" w:color="auto"/>
            <w:bottom w:val="none" w:sz="0" w:space="0" w:color="auto"/>
            <w:right w:val="none" w:sz="0" w:space="0" w:color="auto"/>
          </w:divBdr>
        </w:div>
        <w:div w:id="1243100839">
          <w:marLeft w:val="480"/>
          <w:marRight w:val="0"/>
          <w:marTop w:val="0"/>
          <w:marBottom w:val="0"/>
          <w:divBdr>
            <w:top w:val="none" w:sz="0" w:space="0" w:color="auto"/>
            <w:left w:val="none" w:sz="0" w:space="0" w:color="auto"/>
            <w:bottom w:val="none" w:sz="0" w:space="0" w:color="auto"/>
            <w:right w:val="none" w:sz="0" w:space="0" w:color="auto"/>
          </w:divBdr>
        </w:div>
        <w:div w:id="1236209108">
          <w:marLeft w:val="480"/>
          <w:marRight w:val="0"/>
          <w:marTop w:val="0"/>
          <w:marBottom w:val="0"/>
          <w:divBdr>
            <w:top w:val="none" w:sz="0" w:space="0" w:color="auto"/>
            <w:left w:val="none" w:sz="0" w:space="0" w:color="auto"/>
            <w:bottom w:val="none" w:sz="0" w:space="0" w:color="auto"/>
            <w:right w:val="none" w:sz="0" w:space="0" w:color="auto"/>
          </w:divBdr>
        </w:div>
        <w:div w:id="420610241">
          <w:marLeft w:val="480"/>
          <w:marRight w:val="0"/>
          <w:marTop w:val="0"/>
          <w:marBottom w:val="0"/>
          <w:divBdr>
            <w:top w:val="none" w:sz="0" w:space="0" w:color="auto"/>
            <w:left w:val="none" w:sz="0" w:space="0" w:color="auto"/>
            <w:bottom w:val="none" w:sz="0" w:space="0" w:color="auto"/>
            <w:right w:val="none" w:sz="0" w:space="0" w:color="auto"/>
          </w:divBdr>
        </w:div>
        <w:div w:id="1643269358">
          <w:marLeft w:val="480"/>
          <w:marRight w:val="0"/>
          <w:marTop w:val="0"/>
          <w:marBottom w:val="0"/>
          <w:divBdr>
            <w:top w:val="none" w:sz="0" w:space="0" w:color="auto"/>
            <w:left w:val="none" w:sz="0" w:space="0" w:color="auto"/>
            <w:bottom w:val="none" w:sz="0" w:space="0" w:color="auto"/>
            <w:right w:val="none" w:sz="0" w:space="0" w:color="auto"/>
          </w:divBdr>
        </w:div>
        <w:div w:id="1599409154">
          <w:marLeft w:val="480"/>
          <w:marRight w:val="0"/>
          <w:marTop w:val="0"/>
          <w:marBottom w:val="0"/>
          <w:divBdr>
            <w:top w:val="none" w:sz="0" w:space="0" w:color="auto"/>
            <w:left w:val="none" w:sz="0" w:space="0" w:color="auto"/>
            <w:bottom w:val="none" w:sz="0" w:space="0" w:color="auto"/>
            <w:right w:val="none" w:sz="0" w:space="0" w:color="auto"/>
          </w:divBdr>
        </w:div>
        <w:div w:id="741416838">
          <w:marLeft w:val="480"/>
          <w:marRight w:val="0"/>
          <w:marTop w:val="0"/>
          <w:marBottom w:val="0"/>
          <w:divBdr>
            <w:top w:val="none" w:sz="0" w:space="0" w:color="auto"/>
            <w:left w:val="none" w:sz="0" w:space="0" w:color="auto"/>
            <w:bottom w:val="none" w:sz="0" w:space="0" w:color="auto"/>
            <w:right w:val="none" w:sz="0" w:space="0" w:color="auto"/>
          </w:divBdr>
        </w:div>
        <w:div w:id="1672443720">
          <w:marLeft w:val="480"/>
          <w:marRight w:val="0"/>
          <w:marTop w:val="0"/>
          <w:marBottom w:val="0"/>
          <w:divBdr>
            <w:top w:val="none" w:sz="0" w:space="0" w:color="auto"/>
            <w:left w:val="none" w:sz="0" w:space="0" w:color="auto"/>
            <w:bottom w:val="none" w:sz="0" w:space="0" w:color="auto"/>
            <w:right w:val="none" w:sz="0" w:space="0" w:color="auto"/>
          </w:divBdr>
        </w:div>
        <w:div w:id="899242497">
          <w:marLeft w:val="480"/>
          <w:marRight w:val="0"/>
          <w:marTop w:val="0"/>
          <w:marBottom w:val="0"/>
          <w:divBdr>
            <w:top w:val="none" w:sz="0" w:space="0" w:color="auto"/>
            <w:left w:val="none" w:sz="0" w:space="0" w:color="auto"/>
            <w:bottom w:val="none" w:sz="0" w:space="0" w:color="auto"/>
            <w:right w:val="none" w:sz="0" w:space="0" w:color="auto"/>
          </w:divBdr>
        </w:div>
      </w:divsChild>
    </w:div>
    <w:div w:id="101069470">
      <w:bodyDiv w:val="1"/>
      <w:marLeft w:val="0"/>
      <w:marRight w:val="0"/>
      <w:marTop w:val="0"/>
      <w:marBottom w:val="0"/>
      <w:divBdr>
        <w:top w:val="none" w:sz="0" w:space="0" w:color="auto"/>
        <w:left w:val="none" w:sz="0" w:space="0" w:color="auto"/>
        <w:bottom w:val="none" w:sz="0" w:space="0" w:color="auto"/>
        <w:right w:val="none" w:sz="0" w:space="0" w:color="auto"/>
      </w:divBdr>
      <w:divsChild>
        <w:div w:id="626856660">
          <w:marLeft w:val="480"/>
          <w:marRight w:val="0"/>
          <w:marTop w:val="0"/>
          <w:marBottom w:val="0"/>
          <w:divBdr>
            <w:top w:val="none" w:sz="0" w:space="0" w:color="auto"/>
            <w:left w:val="none" w:sz="0" w:space="0" w:color="auto"/>
            <w:bottom w:val="none" w:sz="0" w:space="0" w:color="auto"/>
            <w:right w:val="none" w:sz="0" w:space="0" w:color="auto"/>
          </w:divBdr>
        </w:div>
        <w:div w:id="1709913821">
          <w:marLeft w:val="480"/>
          <w:marRight w:val="0"/>
          <w:marTop w:val="0"/>
          <w:marBottom w:val="0"/>
          <w:divBdr>
            <w:top w:val="none" w:sz="0" w:space="0" w:color="auto"/>
            <w:left w:val="none" w:sz="0" w:space="0" w:color="auto"/>
            <w:bottom w:val="none" w:sz="0" w:space="0" w:color="auto"/>
            <w:right w:val="none" w:sz="0" w:space="0" w:color="auto"/>
          </w:divBdr>
        </w:div>
        <w:div w:id="1259602152">
          <w:marLeft w:val="480"/>
          <w:marRight w:val="0"/>
          <w:marTop w:val="0"/>
          <w:marBottom w:val="0"/>
          <w:divBdr>
            <w:top w:val="none" w:sz="0" w:space="0" w:color="auto"/>
            <w:left w:val="none" w:sz="0" w:space="0" w:color="auto"/>
            <w:bottom w:val="none" w:sz="0" w:space="0" w:color="auto"/>
            <w:right w:val="none" w:sz="0" w:space="0" w:color="auto"/>
          </w:divBdr>
        </w:div>
        <w:div w:id="1039478996">
          <w:marLeft w:val="480"/>
          <w:marRight w:val="0"/>
          <w:marTop w:val="0"/>
          <w:marBottom w:val="0"/>
          <w:divBdr>
            <w:top w:val="none" w:sz="0" w:space="0" w:color="auto"/>
            <w:left w:val="none" w:sz="0" w:space="0" w:color="auto"/>
            <w:bottom w:val="none" w:sz="0" w:space="0" w:color="auto"/>
            <w:right w:val="none" w:sz="0" w:space="0" w:color="auto"/>
          </w:divBdr>
        </w:div>
        <w:div w:id="1325619766">
          <w:marLeft w:val="480"/>
          <w:marRight w:val="0"/>
          <w:marTop w:val="0"/>
          <w:marBottom w:val="0"/>
          <w:divBdr>
            <w:top w:val="none" w:sz="0" w:space="0" w:color="auto"/>
            <w:left w:val="none" w:sz="0" w:space="0" w:color="auto"/>
            <w:bottom w:val="none" w:sz="0" w:space="0" w:color="auto"/>
            <w:right w:val="none" w:sz="0" w:space="0" w:color="auto"/>
          </w:divBdr>
        </w:div>
        <w:div w:id="1691254659">
          <w:marLeft w:val="480"/>
          <w:marRight w:val="0"/>
          <w:marTop w:val="0"/>
          <w:marBottom w:val="0"/>
          <w:divBdr>
            <w:top w:val="none" w:sz="0" w:space="0" w:color="auto"/>
            <w:left w:val="none" w:sz="0" w:space="0" w:color="auto"/>
            <w:bottom w:val="none" w:sz="0" w:space="0" w:color="auto"/>
            <w:right w:val="none" w:sz="0" w:space="0" w:color="auto"/>
          </w:divBdr>
        </w:div>
        <w:div w:id="1746370096">
          <w:marLeft w:val="480"/>
          <w:marRight w:val="0"/>
          <w:marTop w:val="0"/>
          <w:marBottom w:val="0"/>
          <w:divBdr>
            <w:top w:val="none" w:sz="0" w:space="0" w:color="auto"/>
            <w:left w:val="none" w:sz="0" w:space="0" w:color="auto"/>
            <w:bottom w:val="none" w:sz="0" w:space="0" w:color="auto"/>
            <w:right w:val="none" w:sz="0" w:space="0" w:color="auto"/>
          </w:divBdr>
        </w:div>
        <w:div w:id="600069499">
          <w:marLeft w:val="480"/>
          <w:marRight w:val="0"/>
          <w:marTop w:val="0"/>
          <w:marBottom w:val="0"/>
          <w:divBdr>
            <w:top w:val="none" w:sz="0" w:space="0" w:color="auto"/>
            <w:left w:val="none" w:sz="0" w:space="0" w:color="auto"/>
            <w:bottom w:val="none" w:sz="0" w:space="0" w:color="auto"/>
            <w:right w:val="none" w:sz="0" w:space="0" w:color="auto"/>
          </w:divBdr>
        </w:div>
        <w:div w:id="1810785509">
          <w:marLeft w:val="480"/>
          <w:marRight w:val="0"/>
          <w:marTop w:val="0"/>
          <w:marBottom w:val="0"/>
          <w:divBdr>
            <w:top w:val="none" w:sz="0" w:space="0" w:color="auto"/>
            <w:left w:val="none" w:sz="0" w:space="0" w:color="auto"/>
            <w:bottom w:val="none" w:sz="0" w:space="0" w:color="auto"/>
            <w:right w:val="none" w:sz="0" w:space="0" w:color="auto"/>
          </w:divBdr>
        </w:div>
        <w:div w:id="1197890717">
          <w:marLeft w:val="480"/>
          <w:marRight w:val="0"/>
          <w:marTop w:val="0"/>
          <w:marBottom w:val="0"/>
          <w:divBdr>
            <w:top w:val="none" w:sz="0" w:space="0" w:color="auto"/>
            <w:left w:val="none" w:sz="0" w:space="0" w:color="auto"/>
            <w:bottom w:val="none" w:sz="0" w:space="0" w:color="auto"/>
            <w:right w:val="none" w:sz="0" w:space="0" w:color="auto"/>
          </w:divBdr>
        </w:div>
        <w:div w:id="102464326">
          <w:marLeft w:val="480"/>
          <w:marRight w:val="0"/>
          <w:marTop w:val="0"/>
          <w:marBottom w:val="0"/>
          <w:divBdr>
            <w:top w:val="none" w:sz="0" w:space="0" w:color="auto"/>
            <w:left w:val="none" w:sz="0" w:space="0" w:color="auto"/>
            <w:bottom w:val="none" w:sz="0" w:space="0" w:color="auto"/>
            <w:right w:val="none" w:sz="0" w:space="0" w:color="auto"/>
          </w:divBdr>
        </w:div>
        <w:div w:id="1259093744">
          <w:marLeft w:val="480"/>
          <w:marRight w:val="0"/>
          <w:marTop w:val="0"/>
          <w:marBottom w:val="0"/>
          <w:divBdr>
            <w:top w:val="none" w:sz="0" w:space="0" w:color="auto"/>
            <w:left w:val="none" w:sz="0" w:space="0" w:color="auto"/>
            <w:bottom w:val="none" w:sz="0" w:space="0" w:color="auto"/>
            <w:right w:val="none" w:sz="0" w:space="0" w:color="auto"/>
          </w:divBdr>
        </w:div>
        <w:div w:id="680739224">
          <w:marLeft w:val="480"/>
          <w:marRight w:val="0"/>
          <w:marTop w:val="0"/>
          <w:marBottom w:val="0"/>
          <w:divBdr>
            <w:top w:val="none" w:sz="0" w:space="0" w:color="auto"/>
            <w:left w:val="none" w:sz="0" w:space="0" w:color="auto"/>
            <w:bottom w:val="none" w:sz="0" w:space="0" w:color="auto"/>
            <w:right w:val="none" w:sz="0" w:space="0" w:color="auto"/>
          </w:divBdr>
        </w:div>
        <w:div w:id="202905847">
          <w:marLeft w:val="480"/>
          <w:marRight w:val="0"/>
          <w:marTop w:val="0"/>
          <w:marBottom w:val="0"/>
          <w:divBdr>
            <w:top w:val="none" w:sz="0" w:space="0" w:color="auto"/>
            <w:left w:val="none" w:sz="0" w:space="0" w:color="auto"/>
            <w:bottom w:val="none" w:sz="0" w:space="0" w:color="auto"/>
            <w:right w:val="none" w:sz="0" w:space="0" w:color="auto"/>
          </w:divBdr>
        </w:div>
        <w:div w:id="1057902149">
          <w:marLeft w:val="480"/>
          <w:marRight w:val="0"/>
          <w:marTop w:val="0"/>
          <w:marBottom w:val="0"/>
          <w:divBdr>
            <w:top w:val="none" w:sz="0" w:space="0" w:color="auto"/>
            <w:left w:val="none" w:sz="0" w:space="0" w:color="auto"/>
            <w:bottom w:val="none" w:sz="0" w:space="0" w:color="auto"/>
            <w:right w:val="none" w:sz="0" w:space="0" w:color="auto"/>
          </w:divBdr>
        </w:div>
        <w:div w:id="1340501619">
          <w:marLeft w:val="480"/>
          <w:marRight w:val="0"/>
          <w:marTop w:val="0"/>
          <w:marBottom w:val="0"/>
          <w:divBdr>
            <w:top w:val="none" w:sz="0" w:space="0" w:color="auto"/>
            <w:left w:val="none" w:sz="0" w:space="0" w:color="auto"/>
            <w:bottom w:val="none" w:sz="0" w:space="0" w:color="auto"/>
            <w:right w:val="none" w:sz="0" w:space="0" w:color="auto"/>
          </w:divBdr>
        </w:div>
        <w:div w:id="1750693743">
          <w:marLeft w:val="480"/>
          <w:marRight w:val="0"/>
          <w:marTop w:val="0"/>
          <w:marBottom w:val="0"/>
          <w:divBdr>
            <w:top w:val="none" w:sz="0" w:space="0" w:color="auto"/>
            <w:left w:val="none" w:sz="0" w:space="0" w:color="auto"/>
            <w:bottom w:val="none" w:sz="0" w:space="0" w:color="auto"/>
            <w:right w:val="none" w:sz="0" w:space="0" w:color="auto"/>
          </w:divBdr>
        </w:div>
        <w:div w:id="2057578976">
          <w:marLeft w:val="480"/>
          <w:marRight w:val="0"/>
          <w:marTop w:val="0"/>
          <w:marBottom w:val="0"/>
          <w:divBdr>
            <w:top w:val="none" w:sz="0" w:space="0" w:color="auto"/>
            <w:left w:val="none" w:sz="0" w:space="0" w:color="auto"/>
            <w:bottom w:val="none" w:sz="0" w:space="0" w:color="auto"/>
            <w:right w:val="none" w:sz="0" w:space="0" w:color="auto"/>
          </w:divBdr>
        </w:div>
        <w:div w:id="488908768">
          <w:marLeft w:val="480"/>
          <w:marRight w:val="0"/>
          <w:marTop w:val="0"/>
          <w:marBottom w:val="0"/>
          <w:divBdr>
            <w:top w:val="none" w:sz="0" w:space="0" w:color="auto"/>
            <w:left w:val="none" w:sz="0" w:space="0" w:color="auto"/>
            <w:bottom w:val="none" w:sz="0" w:space="0" w:color="auto"/>
            <w:right w:val="none" w:sz="0" w:space="0" w:color="auto"/>
          </w:divBdr>
        </w:div>
        <w:div w:id="1447191210">
          <w:marLeft w:val="480"/>
          <w:marRight w:val="0"/>
          <w:marTop w:val="0"/>
          <w:marBottom w:val="0"/>
          <w:divBdr>
            <w:top w:val="none" w:sz="0" w:space="0" w:color="auto"/>
            <w:left w:val="none" w:sz="0" w:space="0" w:color="auto"/>
            <w:bottom w:val="none" w:sz="0" w:space="0" w:color="auto"/>
            <w:right w:val="none" w:sz="0" w:space="0" w:color="auto"/>
          </w:divBdr>
        </w:div>
        <w:div w:id="1262908404">
          <w:marLeft w:val="480"/>
          <w:marRight w:val="0"/>
          <w:marTop w:val="0"/>
          <w:marBottom w:val="0"/>
          <w:divBdr>
            <w:top w:val="none" w:sz="0" w:space="0" w:color="auto"/>
            <w:left w:val="none" w:sz="0" w:space="0" w:color="auto"/>
            <w:bottom w:val="none" w:sz="0" w:space="0" w:color="auto"/>
            <w:right w:val="none" w:sz="0" w:space="0" w:color="auto"/>
          </w:divBdr>
        </w:div>
      </w:divsChild>
    </w:div>
    <w:div w:id="103232039">
      <w:bodyDiv w:val="1"/>
      <w:marLeft w:val="0"/>
      <w:marRight w:val="0"/>
      <w:marTop w:val="0"/>
      <w:marBottom w:val="0"/>
      <w:divBdr>
        <w:top w:val="none" w:sz="0" w:space="0" w:color="auto"/>
        <w:left w:val="none" w:sz="0" w:space="0" w:color="auto"/>
        <w:bottom w:val="none" w:sz="0" w:space="0" w:color="auto"/>
        <w:right w:val="none" w:sz="0" w:space="0" w:color="auto"/>
      </w:divBdr>
      <w:divsChild>
        <w:div w:id="1412702537">
          <w:marLeft w:val="480"/>
          <w:marRight w:val="0"/>
          <w:marTop w:val="0"/>
          <w:marBottom w:val="0"/>
          <w:divBdr>
            <w:top w:val="none" w:sz="0" w:space="0" w:color="auto"/>
            <w:left w:val="none" w:sz="0" w:space="0" w:color="auto"/>
            <w:bottom w:val="none" w:sz="0" w:space="0" w:color="auto"/>
            <w:right w:val="none" w:sz="0" w:space="0" w:color="auto"/>
          </w:divBdr>
        </w:div>
        <w:div w:id="2080781459">
          <w:marLeft w:val="480"/>
          <w:marRight w:val="0"/>
          <w:marTop w:val="0"/>
          <w:marBottom w:val="0"/>
          <w:divBdr>
            <w:top w:val="none" w:sz="0" w:space="0" w:color="auto"/>
            <w:left w:val="none" w:sz="0" w:space="0" w:color="auto"/>
            <w:bottom w:val="none" w:sz="0" w:space="0" w:color="auto"/>
            <w:right w:val="none" w:sz="0" w:space="0" w:color="auto"/>
          </w:divBdr>
        </w:div>
        <w:div w:id="182059707">
          <w:marLeft w:val="480"/>
          <w:marRight w:val="0"/>
          <w:marTop w:val="0"/>
          <w:marBottom w:val="0"/>
          <w:divBdr>
            <w:top w:val="none" w:sz="0" w:space="0" w:color="auto"/>
            <w:left w:val="none" w:sz="0" w:space="0" w:color="auto"/>
            <w:bottom w:val="none" w:sz="0" w:space="0" w:color="auto"/>
            <w:right w:val="none" w:sz="0" w:space="0" w:color="auto"/>
          </w:divBdr>
        </w:div>
        <w:div w:id="1494639943">
          <w:marLeft w:val="480"/>
          <w:marRight w:val="0"/>
          <w:marTop w:val="0"/>
          <w:marBottom w:val="0"/>
          <w:divBdr>
            <w:top w:val="none" w:sz="0" w:space="0" w:color="auto"/>
            <w:left w:val="none" w:sz="0" w:space="0" w:color="auto"/>
            <w:bottom w:val="none" w:sz="0" w:space="0" w:color="auto"/>
            <w:right w:val="none" w:sz="0" w:space="0" w:color="auto"/>
          </w:divBdr>
        </w:div>
        <w:div w:id="2096054291">
          <w:marLeft w:val="480"/>
          <w:marRight w:val="0"/>
          <w:marTop w:val="0"/>
          <w:marBottom w:val="0"/>
          <w:divBdr>
            <w:top w:val="none" w:sz="0" w:space="0" w:color="auto"/>
            <w:left w:val="none" w:sz="0" w:space="0" w:color="auto"/>
            <w:bottom w:val="none" w:sz="0" w:space="0" w:color="auto"/>
            <w:right w:val="none" w:sz="0" w:space="0" w:color="auto"/>
          </w:divBdr>
        </w:div>
        <w:div w:id="665208520">
          <w:marLeft w:val="480"/>
          <w:marRight w:val="0"/>
          <w:marTop w:val="0"/>
          <w:marBottom w:val="0"/>
          <w:divBdr>
            <w:top w:val="none" w:sz="0" w:space="0" w:color="auto"/>
            <w:left w:val="none" w:sz="0" w:space="0" w:color="auto"/>
            <w:bottom w:val="none" w:sz="0" w:space="0" w:color="auto"/>
            <w:right w:val="none" w:sz="0" w:space="0" w:color="auto"/>
          </w:divBdr>
        </w:div>
        <w:div w:id="2040399098">
          <w:marLeft w:val="480"/>
          <w:marRight w:val="0"/>
          <w:marTop w:val="0"/>
          <w:marBottom w:val="0"/>
          <w:divBdr>
            <w:top w:val="none" w:sz="0" w:space="0" w:color="auto"/>
            <w:left w:val="none" w:sz="0" w:space="0" w:color="auto"/>
            <w:bottom w:val="none" w:sz="0" w:space="0" w:color="auto"/>
            <w:right w:val="none" w:sz="0" w:space="0" w:color="auto"/>
          </w:divBdr>
        </w:div>
        <w:div w:id="1879850634">
          <w:marLeft w:val="480"/>
          <w:marRight w:val="0"/>
          <w:marTop w:val="0"/>
          <w:marBottom w:val="0"/>
          <w:divBdr>
            <w:top w:val="none" w:sz="0" w:space="0" w:color="auto"/>
            <w:left w:val="none" w:sz="0" w:space="0" w:color="auto"/>
            <w:bottom w:val="none" w:sz="0" w:space="0" w:color="auto"/>
            <w:right w:val="none" w:sz="0" w:space="0" w:color="auto"/>
          </w:divBdr>
        </w:div>
        <w:div w:id="1320885236">
          <w:marLeft w:val="480"/>
          <w:marRight w:val="0"/>
          <w:marTop w:val="0"/>
          <w:marBottom w:val="0"/>
          <w:divBdr>
            <w:top w:val="none" w:sz="0" w:space="0" w:color="auto"/>
            <w:left w:val="none" w:sz="0" w:space="0" w:color="auto"/>
            <w:bottom w:val="none" w:sz="0" w:space="0" w:color="auto"/>
            <w:right w:val="none" w:sz="0" w:space="0" w:color="auto"/>
          </w:divBdr>
        </w:div>
        <w:div w:id="1842816398">
          <w:marLeft w:val="480"/>
          <w:marRight w:val="0"/>
          <w:marTop w:val="0"/>
          <w:marBottom w:val="0"/>
          <w:divBdr>
            <w:top w:val="none" w:sz="0" w:space="0" w:color="auto"/>
            <w:left w:val="none" w:sz="0" w:space="0" w:color="auto"/>
            <w:bottom w:val="none" w:sz="0" w:space="0" w:color="auto"/>
            <w:right w:val="none" w:sz="0" w:space="0" w:color="auto"/>
          </w:divBdr>
        </w:div>
        <w:div w:id="1277713876">
          <w:marLeft w:val="480"/>
          <w:marRight w:val="0"/>
          <w:marTop w:val="0"/>
          <w:marBottom w:val="0"/>
          <w:divBdr>
            <w:top w:val="none" w:sz="0" w:space="0" w:color="auto"/>
            <w:left w:val="none" w:sz="0" w:space="0" w:color="auto"/>
            <w:bottom w:val="none" w:sz="0" w:space="0" w:color="auto"/>
            <w:right w:val="none" w:sz="0" w:space="0" w:color="auto"/>
          </w:divBdr>
        </w:div>
        <w:div w:id="742457687">
          <w:marLeft w:val="480"/>
          <w:marRight w:val="0"/>
          <w:marTop w:val="0"/>
          <w:marBottom w:val="0"/>
          <w:divBdr>
            <w:top w:val="none" w:sz="0" w:space="0" w:color="auto"/>
            <w:left w:val="none" w:sz="0" w:space="0" w:color="auto"/>
            <w:bottom w:val="none" w:sz="0" w:space="0" w:color="auto"/>
            <w:right w:val="none" w:sz="0" w:space="0" w:color="auto"/>
          </w:divBdr>
        </w:div>
        <w:div w:id="2137024798">
          <w:marLeft w:val="480"/>
          <w:marRight w:val="0"/>
          <w:marTop w:val="0"/>
          <w:marBottom w:val="0"/>
          <w:divBdr>
            <w:top w:val="none" w:sz="0" w:space="0" w:color="auto"/>
            <w:left w:val="none" w:sz="0" w:space="0" w:color="auto"/>
            <w:bottom w:val="none" w:sz="0" w:space="0" w:color="auto"/>
            <w:right w:val="none" w:sz="0" w:space="0" w:color="auto"/>
          </w:divBdr>
        </w:div>
        <w:div w:id="957104140">
          <w:marLeft w:val="480"/>
          <w:marRight w:val="0"/>
          <w:marTop w:val="0"/>
          <w:marBottom w:val="0"/>
          <w:divBdr>
            <w:top w:val="none" w:sz="0" w:space="0" w:color="auto"/>
            <w:left w:val="none" w:sz="0" w:space="0" w:color="auto"/>
            <w:bottom w:val="none" w:sz="0" w:space="0" w:color="auto"/>
            <w:right w:val="none" w:sz="0" w:space="0" w:color="auto"/>
          </w:divBdr>
        </w:div>
        <w:div w:id="653726526">
          <w:marLeft w:val="480"/>
          <w:marRight w:val="0"/>
          <w:marTop w:val="0"/>
          <w:marBottom w:val="0"/>
          <w:divBdr>
            <w:top w:val="none" w:sz="0" w:space="0" w:color="auto"/>
            <w:left w:val="none" w:sz="0" w:space="0" w:color="auto"/>
            <w:bottom w:val="none" w:sz="0" w:space="0" w:color="auto"/>
            <w:right w:val="none" w:sz="0" w:space="0" w:color="auto"/>
          </w:divBdr>
        </w:div>
        <w:div w:id="895970622">
          <w:marLeft w:val="480"/>
          <w:marRight w:val="0"/>
          <w:marTop w:val="0"/>
          <w:marBottom w:val="0"/>
          <w:divBdr>
            <w:top w:val="none" w:sz="0" w:space="0" w:color="auto"/>
            <w:left w:val="none" w:sz="0" w:space="0" w:color="auto"/>
            <w:bottom w:val="none" w:sz="0" w:space="0" w:color="auto"/>
            <w:right w:val="none" w:sz="0" w:space="0" w:color="auto"/>
          </w:divBdr>
        </w:div>
      </w:divsChild>
    </w:div>
    <w:div w:id="112528995">
      <w:bodyDiv w:val="1"/>
      <w:marLeft w:val="0"/>
      <w:marRight w:val="0"/>
      <w:marTop w:val="0"/>
      <w:marBottom w:val="0"/>
      <w:divBdr>
        <w:top w:val="none" w:sz="0" w:space="0" w:color="auto"/>
        <w:left w:val="none" w:sz="0" w:space="0" w:color="auto"/>
        <w:bottom w:val="none" w:sz="0" w:space="0" w:color="auto"/>
        <w:right w:val="none" w:sz="0" w:space="0" w:color="auto"/>
      </w:divBdr>
    </w:div>
    <w:div w:id="135953804">
      <w:bodyDiv w:val="1"/>
      <w:marLeft w:val="0"/>
      <w:marRight w:val="0"/>
      <w:marTop w:val="0"/>
      <w:marBottom w:val="0"/>
      <w:divBdr>
        <w:top w:val="none" w:sz="0" w:space="0" w:color="auto"/>
        <w:left w:val="none" w:sz="0" w:space="0" w:color="auto"/>
        <w:bottom w:val="none" w:sz="0" w:space="0" w:color="auto"/>
        <w:right w:val="none" w:sz="0" w:space="0" w:color="auto"/>
      </w:divBdr>
      <w:divsChild>
        <w:div w:id="269051576">
          <w:marLeft w:val="480"/>
          <w:marRight w:val="0"/>
          <w:marTop w:val="0"/>
          <w:marBottom w:val="0"/>
          <w:divBdr>
            <w:top w:val="none" w:sz="0" w:space="0" w:color="auto"/>
            <w:left w:val="none" w:sz="0" w:space="0" w:color="auto"/>
            <w:bottom w:val="none" w:sz="0" w:space="0" w:color="auto"/>
            <w:right w:val="none" w:sz="0" w:space="0" w:color="auto"/>
          </w:divBdr>
        </w:div>
        <w:div w:id="1265118028">
          <w:marLeft w:val="480"/>
          <w:marRight w:val="0"/>
          <w:marTop w:val="0"/>
          <w:marBottom w:val="0"/>
          <w:divBdr>
            <w:top w:val="none" w:sz="0" w:space="0" w:color="auto"/>
            <w:left w:val="none" w:sz="0" w:space="0" w:color="auto"/>
            <w:bottom w:val="none" w:sz="0" w:space="0" w:color="auto"/>
            <w:right w:val="none" w:sz="0" w:space="0" w:color="auto"/>
          </w:divBdr>
        </w:div>
        <w:div w:id="101920583">
          <w:marLeft w:val="480"/>
          <w:marRight w:val="0"/>
          <w:marTop w:val="0"/>
          <w:marBottom w:val="0"/>
          <w:divBdr>
            <w:top w:val="none" w:sz="0" w:space="0" w:color="auto"/>
            <w:left w:val="none" w:sz="0" w:space="0" w:color="auto"/>
            <w:bottom w:val="none" w:sz="0" w:space="0" w:color="auto"/>
            <w:right w:val="none" w:sz="0" w:space="0" w:color="auto"/>
          </w:divBdr>
        </w:div>
        <w:div w:id="1178810952">
          <w:marLeft w:val="480"/>
          <w:marRight w:val="0"/>
          <w:marTop w:val="0"/>
          <w:marBottom w:val="0"/>
          <w:divBdr>
            <w:top w:val="none" w:sz="0" w:space="0" w:color="auto"/>
            <w:left w:val="none" w:sz="0" w:space="0" w:color="auto"/>
            <w:bottom w:val="none" w:sz="0" w:space="0" w:color="auto"/>
            <w:right w:val="none" w:sz="0" w:space="0" w:color="auto"/>
          </w:divBdr>
        </w:div>
        <w:div w:id="54738621">
          <w:marLeft w:val="480"/>
          <w:marRight w:val="0"/>
          <w:marTop w:val="0"/>
          <w:marBottom w:val="0"/>
          <w:divBdr>
            <w:top w:val="none" w:sz="0" w:space="0" w:color="auto"/>
            <w:left w:val="none" w:sz="0" w:space="0" w:color="auto"/>
            <w:bottom w:val="none" w:sz="0" w:space="0" w:color="auto"/>
            <w:right w:val="none" w:sz="0" w:space="0" w:color="auto"/>
          </w:divBdr>
        </w:div>
        <w:div w:id="1755086530">
          <w:marLeft w:val="480"/>
          <w:marRight w:val="0"/>
          <w:marTop w:val="0"/>
          <w:marBottom w:val="0"/>
          <w:divBdr>
            <w:top w:val="none" w:sz="0" w:space="0" w:color="auto"/>
            <w:left w:val="none" w:sz="0" w:space="0" w:color="auto"/>
            <w:bottom w:val="none" w:sz="0" w:space="0" w:color="auto"/>
            <w:right w:val="none" w:sz="0" w:space="0" w:color="auto"/>
          </w:divBdr>
        </w:div>
        <w:div w:id="241451760">
          <w:marLeft w:val="480"/>
          <w:marRight w:val="0"/>
          <w:marTop w:val="0"/>
          <w:marBottom w:val="0"/>
          <w:divBdr>
            <w:top w:val="none" w:sz="0" w:space="0" w:color="auto"/>
            <w:left w:val="none" w:sz="0" w:space="0" w:color="auto"/>
            <w:bottom w:val="none" w:sz="0" w:space="0" w:color="auto"/>
            <w:right w:val="none" w:sz="0" w:space="0" w:color="auto"/>
          </w:divBdr>
        </w:div>
        <w:div w:id="349137989">
          <w:marLeft w:val="480"/>
          <w:marRight w:val="0"/>
          <w:marTop w:val="0"/>
          <w:marBottom w:val="0"/>
          <w:divBdr>
            <w:top w:val="none" w:sz="0" w:space="0" w:color="auto"/>
            <w:left w:val="none" w:sz="0" w:space="0" w:color="auto"/>
            <w:bottom w:val="none" w:sz="0" w:space="0" w:color="auto"/>
            <w:right w:val="none" w:sz="0" w:space="0" w:color="auto"/>
          </w:divBdr>
        </w:div>
        <w:div w:id="1284193402">
          <w:marLeft w:val="480"/>
          <w:marRight w:val="0"/>
          <w:marTop w:val="0"/>
          <w:marBottom w:val="0"/>
          <w:divBdr>
            <w:top w:val="none" w:sz="0" w:space="0" w:color="auto"/>
            <w:left w:val="none" w:sz="0" w:space="0" w:color="auto"/>
            <w:bottom w:val="none" w:sz="0" w:space="0" w:color="auto"/>
            <w:right w:val="none" w:sz="0" w:space="0" w:color="auto"/>
          </w:divBdr>
        </w:div>
        <w:div w:id="639967982">
          <w:marLeft w:val="480"/>
          <w:marRight w:val="0"/>
          <w:marTop w:val="0"/>
          <w:marBottom w:val="0"/>
          <w:divBdr>
            <w:top w:val="none" w:sz="0" w:space="0" w:color="auto"/>
            <w:left w:val="none" w:sz="0" w:space="0" w:color="auto"/>
            <w:bottom w:val="none" w:sz="0" w:space="0" w:color="auto"/>
            <w:right w:val="none" w:sz="0" w:space="0" w:color="auto"/>
          </w:divBdr>
        </w:div>
        <w:div w:id="496192210">
          <w:marLeft w:val="480"/>
          <w:marRight w:val="0"/>
          <w:marTop w:val="0"/>
          <w:marBottom w:val="0"/>
          <w:divBdr>
            <w:top w:val="none" w:sz="0" w:space="0" w:color="auto"/>
            <w:left w:val="none" w:sz="0" w:space="0" w:color="auto"/>
            <w:bottom w:val="none" w:sz="0" w:space="0" w:color="auto"/>
            <w:right w:val="none" w:sz="0" w:space="0" w:color="auto"/>
          </w:divBdr>
        </w:div>
        <w:div w:id="1756433764">
          <w:marLeft w:val="480"/>
          <w:marRight w:val="0"/>
          <w:marTop w:val="0"/>
          <w:marBottom w:val="0"/>
          <w:divBdr>
            <w:top w:val="none" w:sz="0" w:space="0" w:color="auto"/>
            <w:left w:val="none" w:sz="0" w:space="0" w:color="auto"/>
            <w:bottom w:val="none" w:sz="0" w:space="0" w:color="auto"/>
            <w:right w:val="none" w:sz="0" w:space="0" w:color="auto"/>
          </w:divBdr>
        </w:div>
        <w:div w:id="1277251638">
          <w:marLeft w:val="480"/>
          <w:marRight w:val="0"/>
          <w:marTop w:val="0"/>
          <w:marBottom w:val="0"/>
          <w:divBdr>
            <w:top w:val="none" w:sz="0" w:space="0" w:color="auto"/>
            <w:left w:val="none" w:sz="0" w:space="0" w:color="auto"/>
            <w:bottom w:val="none" w:sz="0" w:space="0" w:color="auto"/>
            <w:right w:val="none" w:sz="0" w:space="0" w:color="auto"/>
          </w:divBdr>
        </w:div>
        <w:div w:id="1509981754">
          <w:marLeft w:val="480"/>
          <w:marRight w:val="0"/>
          <w:marTop w:val="0"/>
          <w:marBottom w:val="0"/>
          <w:divBdr>
            <w:top w:val="none" w:sz="0" w:space="0" w:color="auto"/>
            <w:left w:val="none" w:sz="0" w:space="0" w:color="auto"/>
            <w:bottom w:val="none" w:sz="0" w:space="0" w:color="auto"/>
            <w:right w:val="none" w:sz="0" w:space="0" w:color="auto"/>
          </w:divBdr>
        </w:div>
        <w:div w:id="725759998">
          <w:marLeft w:val="480"/>
          <w:marRight w:val="0"/>
          <w:marTop w:val="0"/>
          <w:marBottom w:val="0"/>
          <w:divBdr>
            <w:top w:val="none" w:sz="0" w:space="0" w:color="auto"/>
            <w:left w:val="none" w:sz="0" w:space="0" w:color="auto"/>
            <w:bottom w:val="none" w:sz="0" w:space="0" w:color="auto"/>
            <w:right w:val="none" w:sz="0" w:space="0" w:color="auto"/>
          </w:divBdr>
        </w:div>
        <w:div w:id="668630732">
          <w:marLeft w:val="480"/>
          <w:marRight w:val="0"/>
          <w:marTop w:val="0"/>
          <w:marBottom w:val="0"/>
          <w:divBdr>
            <w:top w:val="none" w:sz="0" w:space="0" w:color="auto"/>
            <w:left w:val="none" w:sz="0" w:space="0" w:color="auto"/>
            <w:bottom w:val="none" w:sz="0" w:space="0" w:color="auto"/>
            <w:right w:val="none" w:sz="0" w:space="0" w:color="auto"/>
          </w:divBdr>
        </w:div>
        <w:div w:id="2101876794">
          <w:marLeft w:val="480"/>
          <w:marRight w:val="0"/>
          <w:marTop w:val="0"/>
          <w:marBottom w:val="0"/>
          <w:divBdr>
            <w:top w:val="none" w:sz="0" w:space="0" w:color="auto"/>
            <w:left w:val="none" w:sz="0" w:space="0" w:color="auto"/>
            <w:bottom w:val="none" w:sz="0" w:space="0" w:color="auto"/>
            <w:right w:val="none" w:sz="0" w:space="0" w:color="auto"/>
          </w:divBdr>
        </w:div>
      </w:divsChild>
    </w:div>
    <w:div w:id="143666136">
      <w:bodyDiv w:val="1"/>
      <w:marLeft w:val="0"/>
      <w:marRight w:val="0"/>
      <w:marTop w:val="0"/>
      <w:marBottom w:val="0"/>
      <w:divBdr>
        <w:top w:val="none" w:sz="0" w:space="0" w:color="auto"/>
        <w:left w:val="none" w:sz="0" w:space="0" w:color="auto"/>
        <w:bottom w:val="none" w:sz="0" w:space="0" w:color="auto"/>
        <w:right w:val="none" w:sz="0" w:space="0" w:color="auto"/>
      </w:divBdr>
      <w:divsChild>
        <w:div w:id="129369311">
          <w:marLeft w:val="480"/>
          <w:marRight w:val="0"/>
          <w:marTop w:val="0"/>
          <w:marBottom w:val="0"/>
          <w:divBdr>
            <w:top w:val="none" w:sz="0" w:space="0" w:color="auto"/>
            <w:left w:val="none" w:sz="0" w:space="0" w:color="auto"/>
            <w:bottom w:val="none" w:sz="0" w:space="0" w:color="auto"/>
            <w:right w:val="none" w:sz="0" w:space="0" w:color="auto"/>
          </w:divBdr>
        </w:div>
        <w:div w:id="1470435402">
          <w:marLeft w:val="480"/>
          <w:marRight w:val="0"/>
          <w:marTop w:val="0"/>
          <w:marBottom w:val="0"/>
          <w:divBdr>
            <w:top w:val="none" w:sz="0" w:space="0" w:color="auto"/>
            <w:left w:val="none" w:sz="0" w:space="0" w:color="auto"/>
            <w:bottom w:val="none" w:sz="0" w:space="0" w:color="auto"/>
            <w:right w:val="none" w:sz="0" w:space="0" w:color="auto"/>
          </w:divBdr>
        </w:div>
        <w:div w:id="2118408607">
          <w:marLeft w:val="480"/>
          <w:marRight w:val="0"/>
          <w:marTop w:val="0"/>
          <w:marBottom w:val="0"/>
          <w:divBdr>
            <w:top w:val="none" w:sz="0" w:space="0" w:color="auto"/>
            <w:left w:val="none" w:sz="0" w:space="0" w:color="auto"/>
            <w:bottom w:val="none" w:sz="0" w:space="0" w:color="auto"/>
            <w:right w:val="none" w:sz="0" w:space="0" w:color="auto"/>
          </w:divBdr>
        </w:div>
        <w:div w:id="1034118941">
          <w:marLeft w:val="480"/>
          <w:marRight w:val="0"/>
          <w:marTop w:val="0"/>
          <w:marBottom w:val="0"/>
          <w:divBdr>
            <w:top w:val="none" w:sz="0" w:space="0" w:color="auto"/>
            <w:left w:val="none" w:sz="0" w:space="0" w:color="auto"/>
            <w:bottom w:val="none" w:sz="0" w:space="0" w:color="auto"/>
            <w:right w:val="none" w:sz="0" w:space="0" w:color="auto"/>
          </w:divBdr>
        </w:div>
        <w:div w:id="1901399339">
          <w:marLeft w:val="480"/>
          <w:marRight w:val="0"/>
          <w:marTop w:val="0"/>
          <w:marBottom w:val="0"/>
          <w:divBdr>
            <w:top w:val="none" w:sz="0" w:space="0" w:color="auto"/>
            <w:left w:val="none" w:sz="0" w:space="0" w:color="auto"/>
            <w:bottom w:val="none" w:sz="0" w:space="0" w:color="auto"/>
            <w:right w:val="none" w:sz="0" w:space="0" w:color="auto"/>
          </w:divBdr>
        </w:div>
        <w:div w:id="1169519229">
          <w:marLeft w:val="480"/>
          <w:marRight w:val="0"/>
          <w:marTop w:val="0"/>
          <w:marBottom w:val="0"/>
          <w:divBdr>
            <w:top w:val="none" w:sz="0" w:space="0" w:color="auto"/>
            <w:left w:val="none" w:sz="0" w:space="0" w:color="auto"/>
            <w:bottom w:val="none" w:sz="0" w:space="0" w:color="auto"/>
            <w:right w:val="none" w:sz="0" w:space="0" w:color="auto"/>
          </w:divBdr>
        </w:div>
        <w:div w:id="1299263014">
          <w:marLeft w:val="480"/>
          <w:marRight w:val="0"/>
          <w:marTop w:val="0"/>
          <w:marBottom w:val="0"/>
          <w:divBdr>
            <w:top w:val="none" w:sz="0" w:space="0" w:color="auto"/>
            <w:left w:val="none" w:sz="0" w:space="0" w:color="auto"/>
            <w:bottom w:val="none" w:sz="0" w:space="0" w:color="auto"/>
            <w:right w:val="none" w:sz="0" w:space="0" w:color="auto"/>
          </w:divBdr>
        </w:div>
        <w:div w:id="11881893">
          <w:marLeft w:val="480"/>
          <w:marRight w:val="0"/>
          <w:marTop w:val="0"/>
          <w:marBottom w:val="0"/>
          <w:divBdr>
            <w:top w:val="none" w:sz="0" w:space="0" w:color="auto"/>
            <w:left w:val="none" w:sz="0" w:space="0" w:color="auto"/>
            <w:bottom w:val="none" w:sz="0" w:space="0" w:color="auto"/>
            <w:right w:val="none" w:sz="0" w:space="0" w:color="auto"/>
          </w:divBdr>
        </w:div>
        <w:div w:id="1268348773">
          <w:marLeft w:val="480"/>
          <w:marRight w:val="0"/>
          <w:marTop w:val="0"/>
          <w:marBottom w:val="0"/>
          <w:divBdr>
            <w:top w:val="none" w:sz="0" w:space="0" w:color="auto"/>
            <w:left w:val="none" w:sz="0" w:space="0" w:color="auto"/>
            <w:bottom w:val="none" w:sz="0" w:space="0" w:color="auto"/>
            <w:right w:val="none" w:sz="0" w:space="0" w:color="auto"/>
          </w:divBdr>
        </w:div>
        <w:div w:id="2134397053">
          <w:marLeft w:val="480"/>
          <w:marRight w:val="0"/>
          <w:marTop w:val="0"/>
          <w:marBottom w:val="0"/>
          <w:divBdr>
            <w:top w:val="none" w:sz="0" w:space="0" w:color="auto"/>
            <w:left w:val="none" w:sz="0" w:space="0" w:color="auto"/>
            <w:bottom w:val="none" w:sz="0" w:space="0" w:color="auto"/>
            <w:right w:val="none" w:sz="0" w:space="0" w:color="auto"/>
          </w:divBdr>
        </w:div>
        <w:div w:id="2098087783">
          <w:marLeft w:val="480"/>
          <w:marRight w:val="0"/>
          <w:marTop w:val="0"/>
          <w:marBottom w:val="0"/>
          <w:divBdr>
            <w:top w:val="none" w:sz="0" w:space="0" w:color="auto"/>
            <w:left w:val="none" w:sz="0" w:space="0" w:color="auto"/>
            <w:bottom w:val="none" w:sz="0" w:space="0" w:color="auto"/>
            <w:right w:val="none" w:sz="0" w:space="0" w:color="auto"/>
          </w:divBdr>
        </w:div>
        <w:div w:id="1629776615">
          <w:marLeft w:val="480"/>
          <w:marRight w:val="0"/>
          <w:marTop w:val="0"/>
          <w:marBottom w:val="0"/>
          <w:divBdr>
            <w:top w:val="none" w:sz="0" w:space="0" w:color="auto"/>
            <w:left w:val="none" w:sz="0" w:space="0" w:color="auto"/>
            <w:bottom w:val="none" w:sz="0" w:space="0" w:color="auto"/>
            <w:right w:val="none" w:sz="0" w:space="0" w:color="auto"/>
          </w:divBdr>
        </w:div>
        <w:div w:id="1490902679">
          <w:marLeft w:val="480"/>
          <w:marRight w:val="0"/>
          <w:marTop w:val="0"/>
          <w:marBottom w:val="0"/>
          <w:divBdr>
            <w:top w:val="none" w:sz="0" w:space="0" w:color="auto"/>
            <w:left w:val="none" w:sz="0" w:space="0" w:color="auto"/>
            <w:bottom w:val="none" w:sz="0" w:space="0" w:color="auto"/>
            <w:right w:val="none" w:sz="0" w:space="0" w:color="auto"/>
          </w:divBdr>
        </w:div>
        <w:div w:id="1504200305">
          <w:marLeft w:val="480"/>
          <w:marRight w:val="0"/>
          <w:marTop w:val="0"/>
          <w:marBottom w:val="0"/>
          <w:divBdr>
            <w:top w:val="none" w:sz="0" w:space="0" w:color="auto"/>
            <w:left w:val="none" w:sz="0" w:space="0" w:color="auto"/>
            <w:bottom w:val="none" w:sz="0" w:space="0" w:color="auto"/>
            <w:right w:val="none" w:sz="0" w:space="0" w:color="auto"/>
          </w:divBdr>
        </w:div>
      </w:divsChild>
    </w:div>
    <w:div w:id="150877585">
      <w:bodyDiv w:val="1"/>
      <w:marLeft w:val="0"/>
      <w:marRight w:val="0"/>
      <w:marTop w:val="0"/>
      <w:marBottom w:val="0"/>
      <w:divBdr>
        <w:top w:val="none" w:sz="0" w:space="0" w:color="auto"/>
        <w:left w:val="none" w:sz="0" w:space="0" w:color="auto"/>
        <w:bottom w:val="none" w:sz="0" w:space="0" w:color="auto"/>
        <w:right w:val="none" w:sz="0" w:space="0" w:color="auto"/>
      </w:divBdr>
      <w:divsChild>
        <w:div w:id="1180462854">
          <w:marLeft w:val="480"/>
          <w:marRight w:val="0"/>
          <w:marTop w:val="0"/>
          <w:marBottom w:val="0"/>
          <w:divBdr>
            <w:top w:val="none" w:sz="0" w:space="0" w:color="auto"/>
            <w:left w:val="none" w:sz="0" w:space="0" w:color="auto"/>
            <w:bottom w:val="none" w:sz="0" w:space="0" w:color="auto"/>
            <w:right w:val="none" w:sz="0" w:space="0" w:color="auto"/>
          </w:divBdr>
        </w:div>
        <w:div w:id="1493452491">
          <w:marLeft w:val="480"/>
          <w:marRight w:val="0"/>
          <w:marTop w:val="0"/>
          <w:marBottom w:val="0"/>
          <w:divBdr>
            <w:top w:val="none" w:sz="0" w:space="0" w:color="auto"/>
            <w:left w:val="none" w:sz="0" w:space="0" w:color="auto"/>
            <w:bottom w:val="none" w:sz="0" w:space="0" w:color="auto"/>
            <w:right w:val="none" w:sz="0" w:space="0" w:color="auto"/>
          </w:divBdr>
        </w:div>
        <w:div w:id="1725715879">
          <w:marLeft w:val="480"/>
          <w:marRight w:val="0"/>
          <w:marTop w:val="0"/>
          <w:marBottom w:val="0"/>
          <w:divBdr>
            <w:top w:val="none" w:sz="0" w:space="0" w:color="auto"/>
            <w:left w:val="none" w:sz="0" w:space="0" w:color="auto"/>
            <w:bottom w:val="none" w:sz="0" w:space="0" w:color="auto"/>
            <w:right w:val="none" w:sz="0" w:space="0" w:color="auto"/>
          </w:divBdr>
        </w:div>
        <w:div w:id="186599282">
          <w:marLeft w:val="480"/>
          <w:marRight w:val="0"/>
          <w:marTop w:val="0"/>
          <w:marBottom w:val="0"/>
          <w:divBdr>
            <w:top w:val="none" w:sz="0" w:space="0" w:color="auto"/>
            <w:left w:val="none" w:sz="0" w:space="0" w:color="auto"/>
            <w:bottom w:val="none" w:sz="0" w:space="0" w:color="auto"/>
            <w:right w:val="none" w:sz="0" w:space="0" w:color="auto"/>
          </w:divBdr>
        </w:div>
        <w:div w:id="2075200761">
          <w:marLeft w:val="480"/>
          <w:marRight w:val="0"/>
          <w:marTop w:val="0"/>
          <w:marBottom w:val="0"/>
          <w:divBdr>
            <w:top w:val="none" w:sz="0" w:space="0" w:color="auto"/>
            <w:left w:val="none" w:sz="0" w:space="0" w:color="auto"/>
            <w:bottom w:val="none" w:sz="0" w:space="0" w:color="auto"/>
            <w:right w:val="none" w:sz="0" w:space="0" w:color="auto"/>
          </w:divBdr>
        </w:div>
        <w:div w:id="1137070137">
          <w:marLeft w:val="480"/>
          <w:marRight w:val="0"/>
          <w:marTop w:val="0"/>
          <w:marBottom w:val="0"/>
          <w:divBdr>
            <w:top w:val="none" w:sz="0" w:space="0" w:color="auto"/>
            <w:left w:val="none" w:sz="0" w:space="0" w:color="auto"/>
            <w:bottom w:val="none" w:sz="0" w:space="0" w:color="auto"/>
            <w:right w:val="none" w:sz="0" w:space="0" w:color="auto"/>
          </w:divBdr>
        </w:div>
        <w:div w:id="1000932013">
          <w:marLeft w:val="480"/>
          <w:marRight w:val="0"/>
          <w:marTop w:val="0"/>
          <w:marBottom w:val="0"/>
          <w:divBdr>
            <w:top w:val="none" w:sz="0" w:space="0" w:color="auto"/>
            <w:left w:val="none" w:sz="0" w:space="0" w:color="auto"/>
            <w:bottom w:val="none" w:sz="0" w:space="0" w:color="auto"/>
            <w:right w:val="none" w:sz="0" w:space="0" w:color="auto"/>
          </w:divBdr>
        </w:div>
        <w:div w:id="757335951">
          <w:marLeft w:val="480"/>
          <w:marRight w:val="0"/>
          <w:marTop w:val="0"/>
          <w:marBottom w:val="0"/>
          <w:divBdr>
            <w:top w:val="none" w:sz="0" w:space="0" w:color="auto"/>
            <w:left w:val="none" w:sz="0" w:space="0" w:color="auto"/>
            <w:bottom w:val="none" w:sz="0" w:space="0" w:color="auto"/>
            <w:right w:val="none" w:sz="0" w:space="0" w:color="auto"/>
          </w:divBdr>
        </w:div>
      </w:divsChild>
    </w:div>
    <w:div w:id="176774877">
      <w:bodyDiv w:val="1"/>
      <w:marLeft w:val="0"/>
      <w:marRight w:val="0"/>
      <w:marTop w:val="0"/>
      <w:marBottom w:val="0"/>
      <w:divBdr>
        <w:top w:val="none" w:sz="0" w:space="0" w:color="auto"/>
        <w:left w:val="none" w:sz="0" w:space="0" w:color="auto"/>
        <w:bottom w:val="none" w:sz="0" w:space="0" w:color="auto"/>
        <w:right w:val="none" w:sz="0" w:space="0" w:color="auto"/>
      </w:divBdr>
      <w:divsChild>
        <w:div w:id="460268014">
          <w:marLeft w:val="480"/>
          <w:marRight w:val="0"/>
          <w:marTop w:val="0"/>
          <w:marBottom w:val="0"/>
          <w:divBdr>
            <w:top w:val="none" w:sz="0" w:space="0" w:color="auto"/>
            <w:left w:val="none" w:sz="0" w:space="0" w:color="auto"/>
            <w:bottom w:val="none" w:sz="0" w:space="0" w:color="auto"/>
            <w:right w:val="none" w:sz="0" w:space="0" w:color="auto"/>
          </w:divBdr>
        </w:div>
        <w:div w:id="964001298">
          <w:marLeft w:val="480"/>
          <w:marRight w:val="0"/>
          <w:marTop w:val="0"/>
          <w:marBottom w:val="0"/>
          <w:divBdr>
            <w:top w:val="none" w:sz="0" w:space="0" w:color="auto"/>
            <w:left w:val="none" w:sz="0" w:space="0" w:color="auto"/>
            <w:bottom w:val="none" w:sz="0" w:space="0" w:color="auto"/>
            <w:right w:val="none" w:sz="0" w:space="0" w:color="auto"/>
          </w:divBdr>
        </w:div>
        <w:div w:id="590629638">
          <w:marLeft w:val="480"/>
          <w:marRight w:val="0"/>
          <w:marTop w:val="0"/>
          <w:marBottom w:val="0"/>
          <w:divBdr>
            <w:top w:val="none" w:sz="0" w:space="0" w:color="auto"/>
            <w:left w:val="none" w:sz="0" w:space="0" w:color="auto"/>
            <w:bottom w:val="none" w:sz="0" w:space="0" w:color="auto"/>
            <w:right w:val="none" w:sz="0" w:space="0" w:color="auto"/>
          </w:divBdr>
        </w:div>
        <w:div w:id="1149176610">
          <w:marLeft w:val="480"/>
          <w:marRight w:val="0"/>
          <w:marTop w:val="0"/>
          <w:marBottom w:val="0"/>
          <w:divBdr>
            <w:top w:val="none" w:sz="0" w:space="0" w:color="auto"/>
            <w:left w:val="none" w:sz="0" w:space="0" w:color="auto"/>
            <w:bottom w:val="none" w:sz="0" w:space="0" w:color="auto"/>
            <w:right w:val="none" w:sz="0" w:space="0" w:color="auto"/>
          </w:divBdr>
        </w:div>
        <w:div w:id="597107356">
          <w:marLeft w:val="480"/>
          <w:marRight w:val="0"/>
          <w:marTop w:val="0"/>
          <w:marBottom w:val="0"/>
          <w:divBdr>
            <w:top w:val="none" w:sz="0" w:space="0" w:color="auto"/>
            <w:left w:val="none" w:sz="0" w:space="0" w:color="auto"/>
            <w:bottom w:val="none" w:sz="0" w:space="0" w:color="auto"/>
            <w:right w:val="none" w:sz="0" w:space="0" w:color="auto"/>
          </w:divBdr>
        </w:div>
        <w:div w:id="997924030">
          <w:marLeft w:val="480"/>
          <w:marRight w:val="0"/>
          <w:marTop w:val="0"/>
          <w:marBottom w:val="0"/>
          <w:divBdr>
            <w:top w:val="none" w:sz="0" w:space="0" w:color="auto"/>
            <w:left w:val="none" w:sz="0" w:space="0" w:color="auto"/>
            <w:bottom w:val="none" w:sz="0" w:space="0" w:color="auto"/>
            <w:right w:val="none" w:sz="0" w:space="0" w:color="auto"/>
          </w:divBdr>
        </w:div>
        <w:div w:id="981235557">
          <w:marLeft w:val="480"/>
          <w:marRight w:val="0"/>
          <w:marTop w:val="0"/>
          <w:marBottom w:val="0"/>
          <w:divBdr>
            <w:top w:val="none" w:sz="0" w:space="0" w:color="auto"/>
            <w:left w:val="none" w:sz="0" w:space="0" w:color="auto"/>
            <w:bottom w:val="none" w:sz="0" w:space="0" w:color="auto"/>
            <w:right w:val="none" w:sz="0" w:space="0" w:color="auto"/>
          </w:divBdr>
        </w:div>
        <w:div w:id="193082246">
          <w:marLeft w:val="480"/>
          <w:marRight w:val="0"/>
          <w:marTop w:val="0"/>
          <w:marBottom w:val="0"/>
          <w:divBdr>
            <w:top w:val="none" w:sz="0" w:space="0" w:color="auto"/>
            <w:left w:val="none" w:sz="0" w:space="0" w:color="auto"/>
            <w:bottom w:val="none" w:sz="0" w:space="0" w:color="auto"/>
            <w:right w:val="none" w:sz="0" w:space="0" w:color="auto"/>
          </w:divBdr>
        </w:div>
        <w:div w:id="722677743">
          <w:marLeft w:val="480"/>
          <w:marRight w:val="0"/>
          <w:marTop w:val="0"/>
          <w:marBottom w:val="0"/>
          <w:divBdr>
            <w:top w:val="none" w:sz="0" w:space="0" w:color="auto"/>
            <w:left w:val="none" w:sz="0" w:space="0" w:color="auto"/>
            <w:bottom w:val="none" w:sz="0" w:space="0" w:color="auto"/>
            <w:right w:val="none" w:sz="0" w:space="0" w:color="auto"/>
          </w:divBdr>
        </w:div>
      </w:divsChild>
    </w:div>
    <w:div w:id="179898672">
      <w:bodyDiv w:val="1"/>
      <w:marLeft w:val="0"/>
      <w:marRight w:val="0"/>
      <w:marTop w:val="0"/>
      <w:marBottom w:val="0"/>
      <w:divBdr>
        <w:top w:val="none" w:sz="0" w:space="0" w:color="auto"/>
        <w:left w:val="none" w:sz="0" w:space="0" w:color="auto"/>
        <w:bottom w:val="none" w:sz="0" w:space="0" w:color="auto"/>
        <w:right w:val="none" w:sz="0" w:space="0" w:color="auto"/>
      </w:divBdr>
    </w:div>
    <w:div w:id="194272548">
      <w:bodyDiv w:val="1"/>
      <w:marLeft w:val="0"/>
      <w:marRight w:val="0"/>
      <w:marTop w:val="0"/>
      <w:marBottom w:val="0"/>
      <w:divBdr>
        <w:top w:val="none" w:sz="0" w:space="0" w:color="auto"/>
        <w:left w:val="none" w:sz="0" w:space="0" w:color="auto"/>
        <w:bottom w:val="none" w:sz="0" w:space="0" w:color="auto"/>
        <w:right w:val="none" w:sz="0" w:space="0" w:color="auto"/>
      </w:divBdr>
    </w:div>
    <w:div w:id="205872094">
      <w:bodyDiv w:val="1"/>
      <w:marLeft w:val="0"/>
      <w:marRight w:val="0"/>
      <w:marTop w:val="0"/>
      <w:marBottom w:val="0"/>
      <w:divBdr>
        <w:top w:val="none" w:sz="0" w:space="0" w:color="auto"/>
        <w:left w:val="none" w:sz="0" w:space="0" w:color="auto"/>
        <w:bottom w:val="none" w:sz="0" w:space="0" w:color="auto"/>
        <w:right w:val="none" w:sz="0" w:space="0" w:color="auto"/>
      </w:divBdr>
      <w:divsChild>
        <w:div w:id="1877038899">
          <w:marLeft w:val="480"/>
          <w:marRight w:val="0"/>
          <w:marTop w:val="0"/>
          <w:marBottom w:val="0"/>
          <w:divBdr>
            <w:top w:val="none" w:sz="0" w:space="0" w:color="auto"/>
            <w:left w:val="none" w:sz="0" w:space="0" w:color="auto"/>
            <w:bottom w:val="none" w:sz="0" w:space="0" w:color="auto"/>
            <w:right w:val="none" w:sz="0" w:space="0" w:color="auto"/>
          </w:divBdr>
        </w:div>
        <w:div w:id="1641422933">
          <w:marLeft w:val="480"/>
          <w:marRight w:val="0"/>
          <w:marTop w:val="0"/>
          <w:marBottom w:val="0"/>
          <w:divBdr>
            <w:top w:val="none" w:sz="0" w:space="0" w:color="auto"/>
            <w:left w:val="none" w:sz="0" w:space="0" w:color="auto"/>
            <w:bottom w:val="none" w:sz="0" w:space="0" w:color="auto"/>
            <w:right w:val="none" w:sz="0" w:space="0" w:color="auto"/>
          </w:divBdr>
        </w:div>
        <w:div w:id="2018343766">
          <w:marLeft w:val="480"/>
          <w:marRight w:val="0"/>
          <w:marTop w:val="0"/>
          <w:marBottom w:val="0"/>
          <w:divBdr>
            <w:top w:val="none" w:sz="0" w:space="0" w:color="auto"/>
            <w:left w:val="none" w:sz="0" w:space="0" w:color="auto"/>
            <w:bottom w:val="none" w:sz="0" w:space="0" w:color="auto"/>
            <w:right w:val="none" w:sz="0" w:space="0" w:color="auto"/>
          </w:divBdr>
        </w:div>
        <w:div w:id="978536047">
          <w:marLeft w:val="480"/>
          <w:marRight w:val="0"/>
          <w:marTop w:val="0"/>
          <w:marBottom w:val="0"/>
          <w:divBdr>
            <w:top w:val="none" w:sz="0" w:space="0" w:color="auto"/>
            <w:left w:val="none" w:sz="0" w:space="0" w:color="auto"/>
            <w:bottom w:val="none" w:sz="0" w:space="0" w:color="auto"/>
            <w:right w:val="none" w:sz="0" w:space="0" w:color="auto"/>
          </w:divBdr>
        </w:div>
        <w:div w:id="623343582">
          <w:marLeft w:val="480"/>
          <w:marRight w:val="0"/>
          <w:marTop w:val="0"/>
          <w:marBottom w:val="0"/>
          <w:divBdr>
            <w:top w:val="none" w:sz="0" w:space="0" w:color="auto"/>
            <w:left w:val="none" w:sz="0" w:space="0" w:color="auto"/>
            <w:bottom w:val="none" w:sz="0" w:space="0" w:color="auto"/>
            <w:right w:val="none" w:sz="0" w:space="0" w:color="auto"/>
          </w:divBdr>
        </w:div>
        <w:div w:id="682435128">
          <w:marLeft w:val="480"/>
          <w:marRight w:val="0"/>
          <w:marTop w:val="0"/>
          <w:marBottom w:val="0"/>
          <w:divBdr>
            <w:top w:val="none" w:sz="0" w:space="0" w:color="auto"/>
            <w:left w:val="none" w:sz="0" w:space="0" w:color="auto"/>
            <w:bottom w:val="none" w:sz="0" w:space="0" w:color="auto"/>
            <w:right w:val="none" w:sz="0" w:space="0" w:color="auto"/>
          </w:divBdr>
        </w:div>
        <w:div w:id="1533423784">
          <w:marLeft w:val="480"/>
          <w:marRight w:val="0"/>
          <w:marTop w:val="0"/>
          <w:marBottom w:val="0"/>
          <w:divBdr>
            <w:top w:val="none" w:sz="0" w:space="0" w:color="auto"/>
            <w:left w:val="none" w:sz="0" w:space="0" w:color="auto"/>
            <w:bottom w:val="none" w:sz="0" w:space="0" w:color="auto"/>
            <w:right w:val="none" w:sz="0" w:space="0" w:color="auto"/>
          </w:divBdr>
        </w:div>
        <w:div w:id="962151675">
          <w:marLeft w:val="480"/>
          <w:marRight w:val="0"/>
          <w:marTop w:val="0"/>
          <w:marBottom w:val="0"/>
          <w:divBdr>
            <w:top w:val="none" w:sz="0" w:space="0" w:color="auto"/>
            <w:left w:val="none" w:sz="0" w:space="0" w:color="auto"/>
            <w:bottom w:val="none" w:sz="0" w:space="0" w:color="auto"/>
            <w:right w:val="none" w:sz="0" w:space="0" w:color="auto"/>
          </w:divBdr>
        </w:div>
        <w:div w:id="2065985827">
          <w:marLeft w:val="480"/>
          <w:marRight w:val="0"/>
          <w:marTop w:val="0"/>
          <w:marBottom w:val="0"/>
          <w:divBdr>
            <w:top w:val="none" w:sz="0" w:space="0" w:color="auto"/>
            <w:left w:val="none" w:sz="0" w:space="0" w:color="auto"/>
            <w:bottom w:val="none" w:sz="0" w:space="0" w:color="auto"/>
            <w:right w:val="none" w:sz="0" w:space="0" w:color="auto"/>
          </w:divBdr>
        </w:div>
        <w:div w:id="1962148789">
          <w:marLeft w:val="480"/>
          <w:marRight w:val="0"/>
          <w:marTop w:val="0"/>
          <w:marBottom w:val="0"/>
          <w:divBdr>
            <w:top w:val="none" w:sz="0" w:space="0" w:color="auto"/>
            <w:left w:val="none" w:sz="0" w:space="0" w:color="auto"/>
            <w:bottom w:val="none" w:sz="0" w:space="0" w:color="auto"/>
            <w:right w:val="none" w:sz="0" w:space="0" w:color="auto"/>
          </w:divBdr>
        </w:div>
        <w:div w:id="862745319">
          <w:marLeft w:val="480"/>
          <w:marRight w:val="0"/>
          <w:marTop w:val="0"/>
          <w:marBottom w:val="0"/>
          <w:divBdr>
            <w:top w:val="none" w:sz="0" w:space="0" w:color="auto"/>
            <w:left w:val="none" w:sz="0" w:space="0" w:color="auto"/>
            <w:bottom w:val="none" w:sz="0" w:space="0" w:color="auto"/>
            <w:right w:val="none" w:sz="0" w:space="0" w:color="auto"/>
          </w:divBdr>
        </w:div>
        <w:div w:id="999772134">
          <w:marLeft w:val="480"/>
          <w:marRight w:val="0"/>
          <w:marTop w:val="0"/>
          <w:marBottom w:val="0"/>
          <w:divBdr>
            <w:top w:val="none" w:sz="0" w:space="0" w:color="auto"/>
            <w:left w:val="none" w:sz="0" w:space="0" w:color="auto"/>
            <w:bottom w:val="none" w:sz="0" w:space="0" w:color="auto"/>
            <w:right w:val="none" w:sz="0" w:space="0" w:color="auto"/>
          </w:divBdr>
        </w:div>
        <w:div w:id="1489713963">
          <w:marLeft w:val="480"/>
          <w:marRight w:val="0"/>
          <w:marTop w:val="0"/>
          <w:marBottom w:val="0"/>
          <w:divBdr>
            <w:top w:val="none" w:sz="0" w:space="0" w:color="auto"/>
            <w:left w:val="none" w:sz="0" w:space="0" w:color="auto"/>
            <w:bottom w:val="none" w:sz="0" w:space="0" w:color="auto"/>
            <w:right w:val="none" w:sz="0" w:space="0" w:color="auto"/>
          </w:divBdr>
        </w:div>
      </w:divsChild>
    </w:div>
    <w:div w:id="217474074">
      <w:bodyDiv w:val="1"/>
      <w:marLeft w:val="0"/>
      <w:marRight w:val="0"/>
      <w:marTop w:val="0"/>
      <w:marBottom w:val="0"/>
      <w:divBdr>
        <w:top w:val="none" w:sz="0" w:space="0" w:color="auto"/>
        <w:left w:val="none" w:sz="0" w:space="0" w:color="auto"/>
        <w:bottom w:val="none" w:sz="0" w:space="0" w:color="auto"/>
        <w:right w:val="none" w:sz="0" w:space="0" w:color="auto"/>
      </w:divBdr>
    </w:div>
    <w:div w:id="252662536">
      <w:bodyDiv w:val="1"/>
      <w:marLeft w:val="0"/>
      <w:marRight w:val="0"/>
      <w:marTop w:val="0"/>
      <w:marBottom w:val="0"/>
      <w:divBdr>
        <w:top w:val="none" w:sz="0" w:space="0" w:color="auto"/>
        <w:left w:val="none" w:sz="0" w:space="0" w:color="auto"/>
        <w:bottom w:val="none" w:sz="0" w:space="0" w:color="auto"/>
        <w:right w:val="none" w:sz="0" w:space="0" w:color="auto"/>
      </w:divBdr>
      <w:divsChild>
        <w:div w:id="279150078">
          <w:marLeft w:val="480"/>
          <w:marRight w:val="0"/>
          <w:marTop w:val="0"/>
          <w:marBottom w:val="0"/>
          <w:divBdr>
            <w:top w:val="none" w:sz="0" w:space="0" w:color="auto"/>
            <w:left w:val="none" w:sz="0" w:space="0" w:color="auto"/>
            <w:bottom w:val="none" w:sz="0" w:space="0" w:color="auto"/>
            <w:right w:val="none" w:sz="0" w:space="0" w:color="auto"/>
          </w:divBdr>
        </w:div>
        <w:div w:id="556168431">
          <w:marLeft w:val="480"/>
          <w:marRight w:val="0"/>
          <w:marTop w:val="0"/>
          <w:marBottom w:val="0"/>
          <w:divBdr>
            <w:top w:val="none" w:sz="0" w:space="0" w:color="auto"/>
            <w:left w:val="none" w:sz="0" w:space="0" w:color="auto"/>
            <w:bottom w:val="none" w:sz="0" w:space="0" w:color="auto"/>
            <w:right w:val="none" w:sz="0" w:space="0" w:color="auto"/>
          </w:divBdr>
        </w:div>
        <w:div w:id="657000757">
          <w:marLeft w:val="480"/>
          <w:marRight w:val="0"/>
          <w:marTop w:val="0"/>
          <w:marBottom w:val="0"/>
          <w:divBdr>
            <w:top w:val="none" w:sz="0" w:space="0" w:color="auto"/>
            <w:left w:val="none" w:sz="0" w:space="0" w:color="auto"/>
            <w:bottom w:val="none" w:sz="0" w:space="0" w:color="auto"/>
            <w:right w:val="none" w:sz="0" w:space="0" w:color="auto"/>
          </w:divBdr>
        </w:div>
        <w:div w:id="1183127176">
          <w:marLeft w:val="480"/>
          <w:marRight w:val="0"/>
          <w:marTop w:val="0"/>
          <w:marBottom w:val="0"/>
          <w:divBdr>
            <w:top w:val="none" w:sz="0" w:space="0" w:color="auto"/>
            <w:left w:val="none" w:sz="0" w:space="0" w:color="auto"/>
            <w:bottom w:val="none" w:sz="0" w:space="0" w:color="auto"/>
            <w:right w:val="none" w:sz="0" w:space="0" w:color="auto"/>
          </w:divBdr>
        </w:div>
        <w:div w:id="1609660323">
          <w:marLeft w:val="480"/>
          <w:marRight w:val="0"/>
          <w:marTop w:val="0"/>
          <w:marBottom w:val="0"/>
          <w:divBdr>
            <w:top w:val="none" w:sz="0" w:space="0" w:color="auto"/>
            <w:left w:val="none" w:sz="0" w:space="0" w:color="auto"/>
            <w:bottom w:val="none" w:sz="0" w:space="0" w:color="auto"/>
            <w:right w:val="none" w:sz="0" w:space="0" w:color="auto"/>
          </w:divBdr>
        </w:div>
        <w:div w:id="1349285144">
          <w:marLeft w:val="480"/>
          <w:marRight w:val="0"/>
          <w:marTop w:val="0"/>
          <w:marBottom w:val="0"/>
          <w:divBdr>
            <w:top w:val="none" w:sz="0" w:space="0" w:color="auto"/>
            <w:left w:val="none" w:sz="0" w:space="0" w:color="auto"/>
            <w:bottom w:val="none" w:sz="0" w:space="0" w:color="auto"/>
            <w:right w:val="none" w:sz="0" w:space="0" w:color="auto"/>
          </w:divBdr>
        </w:div>
        <w:div w:id="1129863600">
          <w:marLeft w:val="480"/>
          <w:marRight w:val="0"/>
          <w:marTop w:val="0"/>
          <w:marBottom w:val="0"/>
          <w:divBdr>
            <w:top w:val="none" w:sz="0" w:space="0" w:color="auto"/>
            <w:left w:val="none" w:sz="0" w:space="0" w:color="auto"/>
            <w:bottom w:val="none" w:sz="0" w:space="0" w:color="auto"/>
            <w:right w:val="none" w:sz="0" w:space="0" w:color="auto"/>
          </w:divBdr>
        </w:div>
        <w:div w:id="1371146548">
          <w:marLeft w:val="480"/>
          <w:marRight w:val="0"/>
          <w:marTop w:val="0"/>
          <w:marBottom w:val="0"/>
          <w:divBdr>
            <w:top w:val="none" w:sz="0" w:space="0" w:color="auto"/>
            <w:left w:val="none" w:sz="0" w:space="0" w:color="auto"/>
            <w:bottom w:val="none" w:sz="0" w:space="0" w:color="auto"/>
            <w:right w:val="none" w:sz="0" w:space="0" w:color="auto"/>
          </w:divBdr>
        </w:div>
        <w:div w:id="179247716">
          <w:marLeft w:val="480"/>
          <w:marRight w:val="0"/>
          <w:marTop w:val="0"/>
          <w:marBottom w:val="0"/>
          <w:divBdr>
            <w:top w:val="none" w:sz="0" w:space="0" w:color="auto"/>
            <w:left w:val="none" w:sz="0" w:space="0" w:color="auto"/>
            <w:bottom w:val="none" w:sz="0" w:space="0" w:color="auto"/>
            <w:right w:val="none" w:sz="0" w:space="0" w:color="auto"/>
          </w:divBdr>
        </w:div>
      </w:divsChild>
    </w:div>
    <w:div w:id="255752225">
      <w:bodyDiv w:val="1"/>
      <w:marLeft w:val="0"/>
      <w:marRight w:val="0"/>
      <w:marTop w:val="0"/>
      <w:marBottom w:val="0"/>
      <w:divBdr>
        <w:top w:val="none" w:sz="0" w:space="0" w:color="auto"/>
        <w:left w:val="none" w:sz="0" w:space="0" w:color="auto"/>
        <w:bottom w:val="none" w:sz="0" w:space="0" w:color="auto"/>
        <w:right w:val="none" w:sz="0" w:space="0" w:color="auto"/>
      </w:divBdr>
      <w:divsChild>
        <w:div w:id="1433235045">
          <w:marLeft w:val="480"/>
          <w:marRight w:val="0"/>
          <w:marTop w:val="0"/>
          <w:marBottom w:val="0"/>
          <w:divBdr>
            <w:top w:val="none" w:sz="0" w:space="0" w:color="auto"/>
            <w:left w:val="none" w:sz="0" w:space="0" w:color="auto"/>
            <w:bottom w:val="none" w:sz="0" w:space="0" w:color="auto"/>
            <w:right w:val="none" w:sz="0" w:space="0" w:color="auto"/>
          </w:divBdr>
        </w:div>
        <w:div w:id="1226070758">
          <w:marLeft w:val="480"/>
          <w:marRight w:val="0"/>
          <w:marTop w:val="0"/>
          <w:marBottom w:val="0"/>
          <w:divBdr>
            <w:top w:val="none" w:sz="0" w:space="0" w:color="auto"/>
            <w:left w:val="none" w:sz="0" w:space="0" w:color="auto"/>
            <w:bottom w:val="none" w:sz="0" w:space="0" w:color="auto"/>
            <w:right w:val="none" w:sz="0" w:space="0" w:color="auto"/>
          </w:divBdr>
        </w:div>
        <w:div w:id="1583023265">
          <w:marLeft w:val="480"/>
          <w:marRight w:val="0"/>
          <w:marTop w:val="0"/>
          <w:marBottom w:val="0"/>
          <w:divBdr>
            <w:top w:val="none" w:sz="0" w:space="0" w:color="auto"/>
            <w:left w:val="none" w:sz="0" w:space="0" w:color="auto"/>
            <w:bottom w:val="none" w:sz="0" w:space="0" w:color="auto"/>
            <w:right w:val="none" w:sz="0" w:space="0" w:color="auto"/>
          </w:divBdr>
        </w:div>
        <w:div w:id="806355275">
          <w:marLeft w:val="480"/>
          <w:marRight w:val="0"/>
          <w:marTop w:val="0"/>
          <w:marBottom w:val="0"/>
          <w:divBdr>
            <w:top w:val="none" w:sz="0" w:space="0" w:color="auto"/>
            <w:left w:val="none" w:sz="0" w:space="0" w:color="auto"/>
            <w:bottom w:val="none" w:sz="0" w:space="0" w:color="auto"/>
            <w:right w:val="none" w:sz="0" w:space="0" w:color="auto"/>
          </w:divBdr>
        </w:div>
        <w:div w:id="871841330">
          <w:marLeft w:val="480"/>
          <w:marRight w:val="0"/>
          <w:marTop w:val="0"/>
          <w:marBottom w:val="0"/>
          <w:divBdr>
            <w:top w:val="none" w:sz="0" w:space="0" w:color="auto"/>
            <w:left w:val="none" w:sz="0" w:space="0" w:color="auto"/>
            <w:bottom w:val="none" w:sz="0" w:space="0" w:color="auto"/>
            <w:right w:val="none" w:sz="0" w:space="0" w:color="auto"/>
          </w:divBdr>
        </w:div>
        <w:div w:id="654844567">
          <w:marLeft w:val="480"/>
          <w:marRight w:val="0"/>
          <w:marTop w:val="0"/>
          <w:marBottom w:val="0"/>
          <w:divBdr>
            <w:top w:val="none" w:sz="0" w:space="0" w:color="auto"/>
            <w:left w:val="none" w:sz="0" w:space="0" w:color="auto"/>
            <w:bottom w:val="none" w:sz="0" w:space="0" w:color="auto"/>
            <w:right w:val="none" w:sz="0" w:space="0" w:color="auto"/>
          </w:divBdr>
        </w:div>
        <w:div w:id="502942090">
          <w:marLeft w:val="480"/>
          <w:marRight w:val="0"/>
          <w:marTop w:val="0"/>
          <w:marBottom w:val="0"/>
          <w:divBdr>
            <w:top w:val="none" w:sz="0" w:space="0" w:color="auto"/>
            <w:left w:val="none" w:sz="0" w:space="0" w:color="auto"/>
            <w:bottom w:val="none" w:sz="0" w:space="0" w:color="auto"/>
            <w:right w:val="none" w:sz="0" w:space="0" w:color="auto"/>
          </w:divBdr>
        </w:div>
        <w:div w:id="1541355473">
          <w:marLeft w:val="480"/>
          <w:marRight w:val="0"/>
          <w:marTop w:val="0"/>
          <w:marBottom w:val="0"/>
          <w:divBdr>
            <w:top w:val="none" w:sz="0" w:space="0" w:color="auto"/>
            <w:left w:val="none" w:sz="0" w:space="0" w:color="auto"/>
            <w:bottom w:val="none" w:sz="0" w:space="0" w:color="auto"/>
            <w:right w:val="none" w:sz="0" w:space="0" w:color="auto"/>
          </w:divBdr>
        </w:div>
        <w:div w:id="1526673274">
          <w:marLeft w:val="480"/>
          <w:marRight w:val="0"/>
          <w:marTop w:val="0"/>
          <w:marBottom w:val="0"/>
          <w:divBdr>
            <w:top w:val="none" w:sz="0" w:space="0" w:color="auto"/>
            <w:left w:val="none" w:sz="0" w:space="0" w:color="auto"/>
            <w:bottom w:val="none" w:sz="0" w:space="0" w:color="auto"/>
            <w:right w:val="none" w:sz="0" w:space="0" w:color="auto"/>
          </w:divBdr>
        </w:div>
        <w:div w:id="1583832298">
          <w:marLeft w:val="480"/>
          <w:marRight w:val="0"/>
          <w:marTop w:val="0"/>
          <w:marBottom w:val="0"/>
          <w:divBdr>
            <w:top w:val="none" w:sz="0" w:space="0" w:color="auto"/>
            <w:left w:val="none" w:sz="0" w:space="0" w:color="auto"/>
            <w:bottom w:val="none" w:sz="0" w:space="0" w:color="auto"/>
            <w:right w:val="none" w:sz="0" w:space="0" w:color="auto"/>
          </w:divBdr>
        </w:div>
        <w:div w:id="609892260">
          <w:marLeft w:val="480"/>
          <w:marRight w:val="0"/>
          <w:marTop w:val="0"/>
          <w:marBottom w:val="0"/>
          <w:divBdr>
            <w:top w:val="none" w:sz="0" w:space="0" w:color="auto"/>
            <w:left w:val="none" w:sz="0" w:space="0" w:color="auto"/>
            <w:bottom w:val="none" w:sz="0" w:space="0" w:color="auto"/>
            <w:right w:val="none" w:sz="0" w:space="0" w:color="auto"/>
          </w:divBdr>
        </w:div>
        <w:div w:id="775908625">
          <w:marLeft w:val="480"/>
          <w:marRight w:val="0"/>
          <w:marTop w:val="0"/>
          <w:marBottom w:val="0"/>
          <w:divBdr>
            <w:top w:val="none" w:sz="0" w:space="0" w:color="auto"/>
            <w:left w:val="none" w:sz="0" w:space="0" w:color="auto"/>
            <w:bottom w:val="none" w:sz="0" w:space="0" w:color="auto"/>
            <w:right w:val="none" w:sz="0" w:space="0" w:color="auto"/>
          </w:divBdr>
        </w:div>
        <w:div w:id="1107117615">
          <w:marLeft w:val="480"/>
          <w:marRight w:val="0"/>
          <w:marTop w:val="0"/>
          <w:marBottom w:val="0"/>
          <w:divBdr>
            <w:top w:val="none" w:sz="0" w:space="0" w:color="auto"/>
            <w:left w:val="none" w:sz="0" w:space="0" w:color="auto"/>
            <w:bottom w:val="none" w:sz="0" w:space="0" w:color="auto"/>
            <w:right w:val="none" w:sz="0" w:space="0" w:color="auto"/>
          </w:divBdr>
        </w:div>
        <w:div w:id="215090160">
          <w:marLeft w:val="480"/>
          <w:marRight w:val="0"/>
          <w:marTop w:val="0"/>
          <w:marBottom w:val="0"/>
          <w:divBdr>
            <w:top w:val="none" w:sz="0" w:space="0" w:color="auto"/>
            <w:left w:val="none" w:sz="0" w:space="0" w:color="auto"/>
            <w:bottom w:val="none" w:sz="0" w:space="0" w:color="auto"/>
            <w:right w:val="none" w:sz="0" w:space="0" w:color="auto"/>
          </w:divBdr>
        </w:div>
        <w:div w:id="481042664">
          <w:marLeft w:val="480"/>
          <w:marRight w:val="0"/>
          <w:marTop w:val="0"/>
          <w:marBottom w:val="0"/>
          <w:divBdr>
            <w:top w:val="none" w:sz="0" w:space="0" w:color="auto"/>
            <w:left w:val="none" w:sz="0" w:space="0" w:color="auto"/>
            <w:bottom w:val="none" w:sz="0" w:space="0" w:color="auto"/>
            <w:right w:val="none" w:sz="0" w:space="0" w:color="auto"/>
          </w:divBdr>
        </w:div>
        <w:div w:id="1745763666">
          <w:marLeft w:val="480"/>
          <w:marRight w:val="0"/>
          <w:marTop w:val="0"/>
          <w:marBottom w:val="0"/>
          <w:divBdr>
            <w:top w:val="none" w:sz="0" w:space="0" w:color="auto"/>
            <w:left w:val="none" w:sz="0" w:space="0" w:color="auto"/>
            <w:bottom w:val="none" w:sz="0" w:space="0" w:color="auto"/>
            <w:right w:val="none" w:sz="0" w:space="0" w:color="auto"/>
          </w:divBdr>
        </w:div>
        <w:div w:id="78599604">
          <w:marLeft w:val="480"/>
          <w:marRight w:val="0"/>
          <w:marTop w:val="0"/>
          <w:marBottom w:val="0"/>
          <w:divBdr>
            <w:top w:val="none" w:sz="0" w:space="0" w:color="auto"/>
            <w:left w:val="none" w:sz="0" w:space="0" w:color="auto"/>
            <w:bottom w:val="none" w:sz="0" w:space="0" w:color="auto"/>
            <w:right w:val="none" w:sz="0" w:space="0" w:color="auto"/>
          </w:divBdr>
        </w:div>
        <w:div w:id="69036618">
          <w:marLeft w:val="480"/>
          <w:marRight w:val="0"/>
          <w:marTop w:val="0"/>
          <w:marBottom w:val="0"/>
          <w:divBdr>
            <w:top w:val="none" w:sz="0" w:space="0" w:color="auto"/>
            <w:left w:val="none" w:sz="0" w:space="0" w:color="auto"/>
            <w:bottom w:val="none" w:sz="0" w:space="0" w:color="auto"/>
            <w:right w:val="none" w:sz="0" w:space="0" w:color="auto"/>
          </w:divBdr>
        </w:div>
        <w:div w:id="889222652">
          <w:marLeft w:val="480"/>
          <w:marRight w:val="0"/>
          <w:marTop w:val="0"/>
          <w:marBottom w:val="0"/>
          <w:divBdr>
            <w:top w:val="none" w:sz="0" w:space="0" w:color="auto"/>
            <w:left w:val="none" w:sz="0" w:space="0" w:color="auto"/>
            <w:bottom w:val="none" w:sz="0" w:space="0" w:color="auto"/>
            <w:right w:val="none" w:sz="0" w:space="0" w:color="auto"/>
          </w:divBdr>
        </w:div>
        <w:div w:id="1844738013">
          <w:marLeft w:val="480"/>
          <w:marRight w:val="0"/>
          <w:marTop w:val="0"/>
          <w:marBottom w:val="0"/>
          <w:divBdr>
            <w:top w:val="none" w:sz="0" w:space="0" w:color="auto"/>
            <w:left w:val="none" w:sz="0" w:space="0" w:color="auto"/>
            <w:bottom w:val="none" w:sz="0" w:space="0" w:color="auto"/>
            <w:right w:val="none" w:sz="0" w:space="0" w:color="auto"/>
          </w:divBdr>
        </w:div>
        <w:div w:id="2050034258">
          <w:marLeft w:val="480"/>
          <w:marRight w:val="0"/>
          <w:marTop w:val="0"/>
          <w:marBottom w:val="0"/>
          <w:divBdr>
            <w:top w:val="none" w:sz="0" w:space="0" w:color="auto"/>
            <w:left w:val="none" w:sz="0" w:space="0" w:color="auto"/>
            <w:bottom w:val="none" w:sz="0" w:space="0" w:color="auto"/>
            <w:right w:val="none" w:sz="0" w:space="0" w:color="auto"/>
          </w:divBdr>
        </w:div>
        <w:div w:id="2082478291">
          <w:marLeft w:val="480"/>
          <w:marRight w:val="0"/>
          <w:marTop w:val="0"/>
          <w:marBottom w:val="0"/>
          <w:divBdr>
            <w:top w:val="none" w:sz="0" w:space="0" w:color="auto"/>
            <w:left w:val="none" w:sz="0" w:space="0" w:color="auto"/>
            <w:bottom w:val="none" w:sz="0" w:space="0" w:color="auto"/>
            <w:right w:val="none" w:sz="0" w:space="0" w:color="auto"/>
          </w:divBdr>
        </w:div>
        <w:div w:id="1779981448">
          <w:marLeft w:val="480"/>
          <w:marRight w:val="0"/>
          <w:marTop w:val="0"/>
          <w:marBottom w:val="0"/>
          <w:divBdr>
            <w:top w:val="none" w:sz="0" w:space="0" w:color="auto"/>
            <w:left w:val="none" w:sz="0" w:space="0" w:color="auto"/>
            <w:bottom w:val="none" w:sz="0" w:space="0" w:color="auto"/>
            <w:right w:val="none" w:sz="0" w:space="0" w:color="auto"/>
          </w:divBdr>
        </w:div>
        <w:div w:id="1821843016">
          <w:marLeft w:val="480"/>
          <w:marRight w:val="0"/>
          <w:marTop w:val="0"/>
          <w:marBottom w:val="0"/>
          <w:divBdr>
            <w:top w:val="none" w:sz="0" w:space="0" w:color="auto"/>
            <w:left w:val="none" w:sz="0" w:space="0" w:color="auto"/>
            <w:bottom w:val="none" w:sz="0" w:space="0" w:color="auto"/>
            <w:right w:val="none" w:sz="0" w:space="0" w:color="auto"/>
          </w:divBdr>
        </w:div>
        <w:div w:id="961419262">
          <w:marLeft w:val="480"/>
          <w:marRight w:val="0"/>
          <w:marTop w:val="0"/>
          <w:marBottom w:val="0"/>
          <w:divBdr>
            <w:top w:val="none" w:sz="0" w:space="0" w:color="auto"/>
            <w:left w:val="none" w:sz="0" w:space="0" w:color="auto"/>
            <w:bottom w:val="none" w:sz="0" w:space="0" w:color="auto"/>
            <w:right w:val="none" w:sz="0" w:space="0" w:color="auto"/>
          </w:divBdr>
        </w:div>
        <w:div w:id="1794909390">
          <w:marLeft w:val="480"/>
          <w:marRight w:val="0"/>
          <w:marTop w:val="0"/>
          <w:marBottom w:val="0"/>
          <w:divBdr>
            <w:top w:val="none" w:sz="0" w:space="0" w:color="auto"/>
            <w:left w:val="none" w:sz="0" w:space="0" w:color="auto"/>
            <w:bottom w:val="none" w:sz="0" w:space="0" w:color="auto"/>
            <w:right w:val="none" w:sz="0" w:space="0" w:color="auto"/>
          </w:divBdr>
        </w:div>
      </w:divsChild>
    </w:div>
    <w:div w:id="256864552">
      <w:bodyDiv w:val="1"/>
      <w:marLeft w:val="0"/>
      <w:marRight w:val="0"/>
      <w:marTop w:val="0"/>
      <w:marBottom w:val="0"/>
      <w:divBdr>
        <w:top w:val="none" w:sz="0" w:space="0" w:color="auto"/>
        <w:left w:val="none" w:sz="0" w:space="0" w:color="auto"/>
        <w:bottom w:val="none" w:sz="0" w:space="0" w:color="auto"/>
        <w:right w:val="none" w:sz="0" w:space="0" w:color="auto"/>
      </w:divBdr>
      <w:divsChild>
        <w:div w:id="732580790">
          <w:marLeft w:val="480"/>
          <w:marRight w:val="0"/>
          <w:marTop w:val="0"/>
          <w:marBottom w:val="0"/>
          <w:divBdr>
            <w:top w:val="none" w:sz="0" w:space="0" w:color="auto"/>
            <w:left w:val="none" w:sz="0" w:space="0" w:color="auto"/>
            <w:bottom w:val="none" w:sz="0" w:space="0" w:color="auto"/>
            <w:right w:val="none" w:sz="0" w:space="0" w:color="auto"/>
          </w:divBdr>
        </w:div>
        <w:div w:id="857692992">
          <w:marLeft w:val="480"/>
          <w:marRight w:val="0"/>
          <w:marTop w:val="0"/>
          <w:marBottom w:val="0"/>
          <w:divBdr>
            <w:top w:val="none" w:sz="0" w:space="0" w:color="auto"/>
            <w:left w:val="none" w:sz="0" w:space="0" w:color="auto"/>
            <w:bottom w:val="none" w:sz="0" w:space="0" w:color="auto"/>
            <w:right w:val="none" w:sz="0" w:space="0" w:color="auto"/>
          </w:divBdr>
        </w:div>
        <w:div w:id="1376467755">
          <w:marLeft w:val="480"/>
          <w:marRight w:val="0"/>
          <w:marTop w:val="0"/>
          <w:marBottom w:val="0"/>
          <w:divBdr>
            <w:top w:val="none" w:sz="0" w:space="0" w:color="auto"/>
            <w:left w:val="none" w:sz="0" w:space="0" w:color="auto"/>
            <w:bottom w:val="none" w:sz="0" w:space="0" w:color="auto"/>
            <w:right w:val="none" w:sz="0" w:space="0" w:color="auto"/>
          </w:divBdr>
        </w:div>
        <w:div w:id="1966689484">
          <w:marLeft w:val="480"/>
          <w:marRight w:val="0"/>
          <w:marTop w:val="0"/>
          <w:marBottom w:val="0"/>
          <w:divBdr>
            <w:top w:val="none" w:sz="0" w:space="0" w:color="auto"/>
            <w:left w:val="none" w:sz="0" w:space="0" w:color="auto"/>
            <w:bottom w:val="none" w:sz="0" w:space="0" w:color="auto"/>
            <w:right w:val="none" w:sz="0" w:space="0" w:color="auto"/>
          </w:divBdr>
        </w:div>
        <w:div w:id="1400976598">
          <w:marLeft w:val="480"/>
          <w:marRight w:val="0"/>
          <w:marTop w:val="0"/>
          <w:marBottom w:val="0"/>
          <w:divBdr>
            <w:top w:val="none" w:sz="0" w:space="0" w:color="auto"/>
            <w:left w:val="none" w:sz="0" w:space="0" w:color="auto"/>
            <w:bottom w:val="none" w:sz="0" w:space="0" w:color="auto"/>
            <w:right w:val="none" w:sz="0" w:space="0" w:color="auto"/>
          </w:divBdr>
        </w:div>
        <w:div w:id="494733172">
          <w:marLeft w:val="480"/>
          <w:marRight w:val="0"/>
          <w:marTop w:val="0"/>
          <w:marBottom w:val="0"/>
          <w:divBdr>
            <w:top w:val="none" w:sz="0" w:space="0" w:color="auto"/>
            <w:left w:val="none" w:sz="0" w:space="0" w:color="auto"/>
            <w:bottom w:val="none" w:sz="0" w:space="0" w:color="auto"/>
            <w:right w:val="none" w:sz="0" w:space="0" w:color="auto"/>
          </w:divBdr>
        </w:div>
        <w:div w:id="2013798024">
          <w:marLeft w:val="480"/>
          <w:marRight w:val="0"/>
          <w:marTop w:val="0"/>
          <w:marBottom w:val="0"/>
          <w:divBdr>
            <w:top w:val="none" w:sz="0" w:space="0" w:color="auto"/>
            <w:left w:val="none" w:sz="0" w:space="0" w:color="auto"/>
            <w:bottom w:val="none" w:sz="0" w:space="0" w:color="auto"/>
            <w:right w:val="none" w:sz="0" w:space="0" w:color="auto"/>
          </w:divBdr>
        </w:div>
        <w:div w:id="1336541468">
          <w:marLeft w:val="480"/>
          <w:marRight w:val="0"/>
          <w:marTop w:val="0"/>
          <w:marBottom w:val="0"/>
          <w:divBdr>
            <w:top w:val="none" w:sz="0" w:space="0" w:color="auto"/>
            <w:left w:val="none" w:sz="0" w:space="0" w:color="auto"/>
            <w:bottom w:val="none" w:sz="0" w:space="0" w:color="auto"/>
            <w:right w:val="none" w:sz="0" w:space="0" w:color="auto"/>
          </w:divBdr>
        </w:div>
      </w:divsChild>
    </w:div>
    <w:div w:id="269968730">
      <w:bodyDiv w:val="1"/>
      <w:marLeft w:val="0"/>
      <w:marRight w:val="0"/>
      <w:marTop w:val="0"/>
      <w:marBottom w:val="0"/>
      <w:divBdr>
        <w:top w:val="none" w:sz="0" w:space="0" w:color="auto"/>
        <w:left w:val="none" w:sz="0" w:space="0" w:color="auto"/>
        <w:bottom w:val="none" w:sz="0" w:space="0" w:color="auto"/>
        <w:right w:val="none" w:sz="0" w:space="0" w:color="auto"/>
      </w:divBdr>
      <w:divsChild>
        <w:div w:id="2034453394">
          <w:marLeft w:val="480"/>
          <w:marRight w:val="0"/>
          <w:marTop w:val="0"/>
          <w:marBottom w:val="0"/>
          <w:divBdr>
            <w:top w:val="none" w:sz="0" w:space="0" w:color="auto"/>
            <w:left w:val="none" w:sz="0" w:space="0" w:color="auto"/>
            <w:bottom w:val="none" w:sz="0" w:space="0" w:color="auto"/>
            <w:right w:val="none" w:sz="0" w:space="0" w:color="auto"/>
          </w:divBdr>
        </w:div>
        <w:div w:id="875123873">
          <w:marLeft w:val="480"/>
          <w:marRight w:val="0"/>
          <w:marTop w:val="0"/>
          <w:marBottom w:val="0"/>
          <w:divBdr>
            <w:top w:val="none" w:sz="0" w:space="0" w:color="auto"/>
            <w:left w:val="none" w:sz="0" w:space="0" w:color="auto"/>
            <w:bottom w:val="none" w:sz="0" w:space="0" w:color="auto"/>
            <w:right w:val="none" w:sz="0" w:space="0" w:color="auto"/>
          </w:divBdr>
        </w:div>
        <w:div w:id="961884388">
          <w:marLeft w:val="480"/>
          <w:marRight w:val="0"/>
          <w:marTop w:val="0"/>
          <w:marBottom w:val="0"/>
          <w:divBdr>
            <w:top w:val="none" w:sz="0" w:space="0" w:color="auto"/>
            <w:left w:val="none" w:sz="0" w:space="0" w:color="auto"/>
            <w:bottom w:val="none" w:sz="0" w:space="0" w:color="auto"/>
            <w:right w:val="none" w:sz="0" w:space="0" w:color="auto"/>
          </w:divBdr>
        </w:div>
        <w:div w:id="808328959">
          <w:marLeft w:val="480"/>
          <w:marRight w:val="0"/>
          <w:marTop w:val="0"/>
          <w:marBottom w:val="0"/>
          <w:divBdr>
            <w:top w:val="none" w:sz="0" w:space="0" w:color="auto"/>
            <w:left w:val="none" w:sz="0" w:space="0" w:color="auto"/>
            <w:bottom w:val="none" w:sz="0" w:space="0" w:color="auto"/>
            <w:right w:val="none" w:sz="0" w:space="0" w:color="auto"/>
          </w:divBdr>
        </w:div>
        <w:div w:id="750781172">
          <w:marLeft w:val="480"/>
          <w:marRight w:val="0"/>
          <w:marTop w:val="0"/>
          <w:marBottom w:val="0"/>
          <w:divBdr>
            <w:top w:val="none" w:sz="0" w:space="0" w:color="auto"/>
            <w:left w:val="none" w:sz="0" w:space="0" w:color="auto"/>
            <w:bottom w:val="none" w:sz="0" w:space="0" w:color="auto"/>
            <w:right w:val="none" w:sz="0" w:space="0" w:color="auto"/>
          </w:divBdr>
        </w:div>
        <w:div w:id="1341351219">
          <w:marLeft w:val="480"/>
          <w:marRight w:val="0"/>
          <w:marTop w:val="0"/>
          <w:marBottom w:val="0"/>
          <w:divBdr>
            <w:top w:val="none" w:sz="0" w:space="0" w:color="auto"/>
            <w:left w:val="none" w:sz="0" w:space="0" w:color="auto"/>
            <w:bottom w:val="none" w:sz="0" w:space="0" w:color="auto"/>
            <w:right w:val="none" w:sz="0" w:space="0" w:color="auto"/>
          </w:divBdr>
        </w:div>
        <w:div w:id="1878425368">
          <w:marLeft w:val="480"/>
          <w:marRight w:val="0"/>
          <w:marTop w:val="0"/>
          <w:marBottom w:val="0"/>
          <w:divBdr>
            <w:top w:val="none" w:sz="0" w:space="0" w:color="auto"/>
            <w:left w:val="none" w:sz="0" w:space="0" w:color="auto"/>
            <w:bottom w:val="none" w:sz="0" w:space="0" w:color="auto"/>
            <w:right w:val="none" w:sz="0" w:space="0" w:color="auto"/>
          </w:divBdr>
        </w:div>
        <w:div w:id="2015650243">
          <w:marLeft w:val="480"/>
          <w:marRight w:val="0"/>
          <w:marTop w:val="0"/>
          <w:marBottom w:val="0"/>
          <w:divBdr>
            <w:top w:val="none" w:sz="0" w:space="0" w:color="auto"/>
            <w:left w:val="none" w:sz="0" w:space="0" w:color="auto"/>
            <w:bottom w:val="none" w:sz="0" w:space="0" w:color="auto"/>
            <w:right w:val="none" w:sz="0" w:space="0" w:color="auto"/>
          </w:divBdr>
        </w:div>
        <w:div w:id="683896863">
          <w:marLeft w:val="480"/>
          <w:marRight w:val="0"/>
          <w:marTop w:val="0"/>
          <w:marBottom w:val="0"/>
          <w:divBdr>
            <w:top w:val="none" w:sz="0" w:space="0" w:color="auto"/>
            <w:left w:val="none" w:sz="0" w:space="0" w:color="auto"/>
            <w:bottom w:val="none" w:sz="0" w:space="0" w:color="auto"/>
            <w:right w:val="none" w:sz="0" w:space="0" w:color="auto"/>
          </w:divBdr>
        </w:div>
        <w:div w:id="152068226">
          <w:marLeft w:val="480"/>
          <w:marRight w:val="0"/>
          <w:marTop w:val="0"/>
          <w:marBottom w:val="0"/>
          <w:divBdr>
            <w:top w:val="none" w:sz="0" w:space="0" w:color="auto"/>
            <w:left w:val="none" w:sz="0" w:space="0" w:color="auto"/>
            <w:bottom w:val="none" w:sz="0" w:space="0" w:color="auto"/>
            <w:right w:val="none" w:sz="0" w:space="0" w:color="auto"/>
          </w:divBdr>
        </w:div>
        <w:div w:id="1828596502">
          <w:marLeft w:val="480"/>
          <w:marRight w:val="0"/>
          <w:marTop w:val="0"/>
          <w:marBottom w:val="0"/>
          <w:divBdr>
            <w:top w:val="none" w:sz="0" w:space="0" w:color="auto"/>
            <w:left w:val="none" w:sz="0" w:space="0" w:color="auto"/>
            <w:bottom w:val="none" w:sz="0" w:space="0" w:color="auto"/>
            <w:right w:val="none" w:sz="0" w:space="0" w:color="auto"/>
          </w:divBdr>
        </w:div>
        <w:div w:id="2010719280">
          <w:marLeft w:val="480"/>
          <w:marRight w:val="0"/>
          <w:marTop w:val="0"/>
          <w:marBottom w:val="0"/>
          <w:divBdr>
            <w:top w:val="none" w:sz="0" w:space="0" w:color="auto"/>
            <w:left w:val="none" w:sz="0" w:space="0" w:color="auto"/>
            <w:bottom w:val="none" w:sz="0" w:space="0" w:color="auto"/>
            <w:right w:val="none" w:sz="0" w:space="0" w:color="auto"/>
          </w:divBdr>
        </w:div>
        <w:div w:id="1349674040">
          <w:marLeft w:val="480"/>
          <w:marRight w:val="0"/>
          <w:marTop w:val="0"/>
          <w:marBottom w:val="0"/>
          <w:divBdr>
            <w:top w:val="none" w:sz="0" w:space="0" w:color="auto"/>
            <w:left w:val="none" w:sz="0" w:space="0" w:color="auto"/>
            <w:bottom w:val="none" w:sz="0" w:space="0" w:color="auto"/>
            <w:right w:val="none" w:sz="0" w:space="0" w:color="auto"/>
          </w:divBdr>
        </w:div>
        <w:div w:id="1506556013">
          <w:marLeft w:val="480"/>
          <w:marRight w:val="0"/>
          <w:marTop w:val="0"/>
          <w:marBottom w:val="0"/>
          <w:divBdr>
            <w:top w:val="none" w:sz="0" w:space="0" w:color="auto"/>
            <w:left w:val="none" w:sz="0" w:space="0" w:color="auto"/>
            <w:bottom w:val="none" w:sz="0" w:space="0" w:color="auto"/>
            <w:right w:val="none" w:sz="0" w:space="0" w:color="auto"/>
          </w:divBdr>
        </w:div>
        <w:div w:id="906765316">
          <w:marLeft w:val="480"/>
          <w:marRight w:val="0"/>
          <w:marTop w:val="0"/>
          <w:marBottom w:val="0"/>
          <w:divBdr>
            <w:top w:val="none" w:sz="0" w:space="0" w:color="auto"/>
            <w:left w:val="none" w:sz="0" w:space="0" w:color="auto"/>
            <w:bottom w:val="none" w:sz="0" w:space="0" w:color="auto"/>
            <w:right w:val="none" w:sz="0" w:space="0" w:color="auto"/>
          </w:divBdr>
        </w:div>
        <w:div w:id="846752038">
          <w:marLeft w:val="480"/>
          <w:marRight w:val="0"/>
          <w:marTop w:val="0"/>
          <w:marBottom w:val="0"/>
          <w:divBdr>
            <w:top w:val="none" w:sz="0" w:space="0" w:color="auto"/>
            <w:left w:val="none" w:sz="0" w:space="0" w:color="auto"/>
            <w:bottom w:val="none" w:sz="0" w:space="0" w:color="auto"/>
            <w:right w:val="none" w:sz="0" w:space="0" w:color="auto"/>
          </w:divBdr>
        </w:div>
        <w:div w:id="1832985965">
          <w:marLeft w:val="480"/>
          <w:marRight w:val="0"/>
          <w:marTop w:val="0"/>
          <w:marBottom w:val="0"/>
          <w:divBdr>
            <w:top w:val="none" w:sz="0" w:space="0" w:color="auto"/>
            <w:left w:val="none" w:sz="0" w:space="0" w:color="auto"/>
            <w:bottom w:val="none" w:sz="0" w:space="0" w:color="auto"/>
            <w:right w:val="none" w:sz="0" w:space="0" w:color="auto"/>
          </w:divBdr>
        </w:div>
        <w:div w:id="1642423606">
          <w:marLeft w:val="480"/>
          <w:marRight w:val="0"/>
          <w:marTop w:val="0"/>
          <w:marBottom w:val="0"/>
          <w:divBdr>
            <w:top w:val="none" w:sz="0" w:space="0" w:color="auto"/>
            <w:left w:val="none" w:sz="0" w:space="0" w:color="auto"/>
            <w:bottom w:val="none" w:sz="0" w:space="0" w:color="auto"/>
            <w:right w:val="none" w:sz="0" w:space="0" w:color="auto"/>
          </w:divBdr>
        </w:div>
        <w:div w:id="1786076483">
          <w:marLeft w:val="480"/>
          <w:marRight w:val="0"/>
          <w:marTop w:val="0"/>
          <w:marBottom w:val="0"/>
          <w:divBdr>
            <w:top w:val="none" w:sz="0" w:space="0" w:color="auto"/>
            <w:left w:val="none" w:sz="0" w:space="0" w:color="auto"/>
            <w:bottom w:val="none" w:sz="0" w:space="0" w:color="auto"/>
            <w:right w:val="none" w:sz="0" w:space="0" w:color="auto"/>
          </w:divBdr>
        </w:div>
        <w:div w:id="1901360554">
          <w:marLeft w:val="480"/>
          <w:marRight w:val="0"/>
          <w:marTop w:val="0"/>
          <w:marBottom w:val="0"/>
          <w:divBdr>
            <w:top w:val="none" w:sz="0" w:space="0" w:color="auto"/>
            <w:left w:val="none" w:sz="0" w:space="0" w:color="auto"/>
            <w:bottom w:val="none" w:sz="0" w:space="0" w:color="auto"/>
            <w:right w:val="none" w:sz="0" w:space="0" w:color="auto"/>
          </w:divBdr>
        </w:div>
        <w:div w:id="807042948">
          <w:marLeft w:val="480"/>
          <w:marRight w:val="0"/>
          <w:marTop w:val="0"/>
          <w:marBottom w:val="0"/>
          <w:divBdr>
            <w:top w:val="none" w:sz="0" w:space="0" w:color="auto"/>
            <w:left w:val="none" w:sz="0" w:space="0" w:color="auto"/>
            <w:bottom w:val="none" w:sz="0" w:space="0" w:color="auto"/>
            <w:right w:val="none" w:sz="0" w:space="0" w:color="auto"/>
          </w:divBdr>
        </w:div>
      </w:divsChild>
    </w:div>
    <w:div w:id="277838896">
      <w:bodyDiv w:val="1"/>
      <w:marLeft w:val="0"/>
      <w:marRight w:val="0"/>
      <w:marTop w:val="0"/>
      <w:marBottom w:val="0"/>
      <w:divBdr>
        <w:top w:val="none" w:sz="0" w:space="0" w:color="auto"/>
        <w:left w:val="none" w:sz="0" w:space="0" w:color="auto"/>
        <w:bottom w:val="none" w:sz="0" w:space="0" w:color="auto"/>
        <w:right w:val="none" w:sz="0" w:space="0" w:color="auto"/>
      </w:divBdr>
    </w:div>
    <w:div w:id="283732085">
      <w:bodyDiv w:val="1"/>
      <w:marLeft w:val="0"/>
      <w:marRight w:val="0"/>
      <w:marTop w:val="0"/>
      <w:marBottom w:val="0"/>
      <w:divBdr>
        <w:top w:val="none" w:sz="0" w:space="0" w:color="auto"/>
        <w:left w:val="none" w:sz="0" w:space="0" w:color="auto"/>
        <w:bottom w:val="none" w:sz="0" w:space="0" w:color="auto"/>
        <w:right w:val="none" w:sz="0" w:space="0" w:color="auto"/>
      </w:divBdr>
      <w:divsChild>
        <w:div w:id="1523088286">
          <w:marLeft w:val="480"/>
          <w:marRight w:val="0"/>
          <w:marTop w:val="0"/>
          <w:marBottom w:val="0"/>
          <w:divBdr>
            <w:top w:val="none" w:sz="0" w:space="0" w:color="auto"/>
            <w:left w:val="none" w:sz="0" w:space="0" w:color="auto"/>
            <w:bottom w:val="none" w:sz="0" w:space="0" w:color="auto"/>
            <w:right w:val="none" w:sz="0" w:space="0" w:color="auto"/>
          </w:divBdr>
        </w:div>
        <w:div w:id="378557385">
          <w:marLeft w:val="480"/>
          <w:marRight w:val="0"/>
          <w:marTop w:val="0"/>
          <w:marBottom w:val="0"/>
          <w:divBdr>
            <w:top w:val="none" w:sz="0" w:space="0" w:color="auto"/>
            <w:left w:val="none" w:sz="0" w:space="0" w:color="auto"/>
            <w:bottom w:val="none" w:sz="0" w:space="0" w:color="auto"/>
            <w:right w:val="none" w:sz="0" w:space="0" w:color="auto"/>
          </w:divBdr>
        </w:div>
        <w:div w:id="1761411427">
          <w:marLeft w:val="480"/>
          <w:marRight w:val="0"/>
          <w:marTop w:val="0"/>
          <w:marBottom w:val="0"/>
          <w:divBdr>
            <w:top w:val="none" w:sz="0" w:space="0" w:color="auto"/>
            <w:left w:val="none" w:sz="0" w:space="0" w:color="auto"/>
            <w:bottom w:val="none" w:sz="0" w:space="0" w:color="auto"/>
            <w:right w:val="none" w:sz="0" w:space="0" w:color="auto"/>
          </w:divBdr>
        </w:div>
        <w:div w:id="849834621">
          <w:marLeft w:val="480"/>
          <w:marRight w:val="0"/>
          <w:marTop w:val="0"/>
          <w:marBottom w:val="0"/>
          <w:divBdr>
            <w:top w:val="none" w:sz="0" w:space="0" w:color="auto"/>
            <w:left w:val="none" w:sz="0" w:space="0" w:color="auto"/>
            <w:bottom w:val="none" w:sz="0" w:space="0" w:color="auto"/>
            <w:right w:val="none" w:sz="0" w:space="0" w:color="auto"/>
          </w:divBdr>
        </w:div>
        <w:div w:id="1622493432">
          <w:marLeft w:val="480"/>
          <w:marRight w:val="0"/>
          <w:marTop w:val="0"/>
          <w:marBottom w:val="0"/>
          <w:divBdr>
            <w:top w:val="none" w:sz="0" w:space="0" w:color="auto"/>
            <w:left w:val="none" w:sz="0" w:space="0" w:color="auto"/>
            <w:bottom w:val="none" w:sz="0" w:space="0" w:color="auto"/>
            <w:right w:val="none" w:sz="0" w:space="0" w:color="auto"/>
          </w:divBdr>
        </w:div>
        <w:div w:id="1755281940">
          <w:marLeft w:val="480"/>
          <w:marRight w:val="0"/>
          <w:marTop w:val="0"/>
          <w:marBottom w:val="0"/>
          <w:divBdr>
            <w:top w:val="none" w:sz="0" w:space="0" w:color="auto"/>
            <w:left w:val="none" w:sz="0" w:space="0" w:color="auto"/>
            <w:bottom w:val="none" w:sz="0" w:space="0" w:color="auto"/>
            <w:right w:val="none" w:sz="0" w:space="0" w:color="auto"/>
          </w:divBdr>
        </w:div>
        <w:div w:id="97140223">
          <w:marLeft w:val="480"/>
          <w:marRight w:val="0"/>
          <w:marTop w:val="0"/>
          <w:marBottom w:val="0"/>
          <w:divBdr>
            <w:top w:val="none" w:sz="0" w:space="0" w:color="auto"/>
            <w:left w:val="none" w:sz="0" w:space="0" w:color="auto"/>
            <w:bottom w:val="none" w:sz="0" w:space="0" w:color="auto"/>
            <w:right w:val="none" w:sz="0" w:space="0" w:color="auto"/>
          </w:divBdr>
        </w:div>
        <w:div w:id="2031107627">
          <w:marLeft w:val="480"/>
          <w:marRight w:val="0"/>
          <w:marTop w:val="0"/>
          <w:marBottom w:val="0"/>
          <w:divBdr>
            <w:top w:val="none" w:sz="0" w:space="0" w:color="auto"/>
            <w:left w:val="none" w:sz="0" w:space="0" w:color="auto"/>
            <w:bottom w:val="none" w:sz="0" w:space="0" w:color="auto"/>
            <w:right w:val="none" w:sz="0" w:space="0" w:color="auto"/>
          </w:divBdr>
        </w:div>
        <w:div w:id="312560869">
          <w:marLeft w:val="480"/>
          <w:marRight w:val="0"/>
          <w:marTop w:val="0"/>
          <w:marBottom w:val="0"/>
          <w:divBdr>
            <w:top w:val="none" w:sz="0" w:space="0" w:color="auto"/>
            <w:left w:val="none" w:sz="0" w:space="0" w:color="auto"/>
            <w:bottom w:val="none" w:sz="0" w:space="0" w:color="auto"/>
            <w:right w:val="none" w:sz="0" w:space="0" w:color="auto"/>
          </w:divBdr>
        </w:div>
        <w:div w:id="471558084">
          <w:marLeft w:val="480"/>
          <w:marRight w:val="0"/>
          <w:marTop w:val="0"/>
          <w:marBottom w:val="0"/>
          <w:divBdr>
            <w:top w:val="none" w:sz="0" w:space="0" w:color="auto"/>
            <w:left w:val="none" w:sz="0" w:space="0" w:color="auto"/>
            <w:bottom w:val="none" w:sz="0" w:space="0" w:color="auto"/>
            <w:right w:val="none" w:sz="0" w:space="0" w:color="auto"/>
          </w:divBdr>
        </w:div>
        <w:div w:id="1689722391">
          <w:marLeft w:val="480"/>
          <w:marRight w:val="0"/>
          <w:marTop w:val="0"/>
          <w:marBottom w:val="0"/>
          <w:divBdr>
            <w:top w:val="none" w:sz="0" w:space="0" w:color="auto"/>
            <w:left w:val="none" w:sz="0" w:space="0" w:color="auto"/>
            <w:bottom w:val="none" w:sz="0" w:space="0" w:color="auto"/>
            <w:right w:val="none" w:sz="0" w:space="0" w:color="auto"/>
          </w:divBdr>
        </w:div>
        <w:div w:id="1650211021">
          <w:marLeft w:val="480"/>
          <w:marRight w:val="0"/>
          <w:marTop w:val="0"/>
          <w:marBottom w:val="0"/>
          <w:divBdr>
            <w:top w:val="none" w:sz="0" w:space="0" w:color="auto"/>
            <w:left w:val="none" w:sz="0" w:space="0" w:color="auto"/>
            <w:bottom w:val="none" w:sz="0" w:space="0" w:color="auto"/>
            <w:right w:val="none" w:sz="0" w:space="0" w:color="auto"/>
          </w:divBdr>
        </w:div>
        <w:div w:id="557860806">
          <w:marLeft w:val="480"/>
          <w:marRight w:val="0"/>
          <w:marTop w:val="0"/>
          <w:marBottom w:val="0"/>
          <w:divBdr>
            <w:top w:val="none" w:sz="0" w:space="0" w:color="auto"/>
            <w:left w:val="none" w:sz="0" w:space="0" w:color="auto"/>
            <w:bottom w:val="none" w:sz="0" w:space="0" w:color="auto"/>
            <w:right w:val="none" w:sz="0" w:space="0" w:color="auto"/>
          </w:divBdr>
        </w:div>
        <w:div w:id="384991138">
          <w:marLeft w:val="480"/>
          <w:marRight w:val="0"/>
          <w:marTop w:val="0"/>
          <w:marBottom w:val="0"/>
          <w:divBdr>
            <w:top w:val="none" w:sz="0" w:space="0" w:color="auto"/>
            <w:left w:val="none" w:sz="0" w:space="0" w:color="auto"/>
            <w:bottom w:val="none" w:sz="0" w:space="0" w:color="auto"/>
            <w:right w:val="none" w:sz="0" w:space="0" w:color="auto"/>
          </w:divBdr>
        </w:div>
      </w:divsChild>
    </w:div>
    <w:div w:id="283778503">
      <w:bodyDiv w:val="1"/>
      <w:marLeft w:val="0"/>
      <w:marRight w:val="0"/>
      <w:marTop w:val="0"/>
      <w:marBottom w:val="0"/>
      <w:divBdr>
        <w:top w:val="none" w:sz="0" w:space="0" w:color="auto"/>
        <w:left w:val="none" w:sz="0" w:space="0" w:color="auto"/>
        <w:bottom w:val="none" w:sz="0" w:space="0" w:color="auto"/>
        <w:right w:val="none" w:sz="0" w:space="0" w:color="auto"/>
      </w:divBdr>
      <w:divsChild>
        <w:div w:id="1138650112">
          <w:marLeft w:val="480"/>
          <w:marRight w:val="0"/>
          <w:marTop w:val="0"/>
          <w:marBottom w:val="0"/>
          <w:divBdr>
            <w:top w:val="none" w:sz="0" w:space="0" w:color="auto"/>
            <w:left w:val="none" w:sz="0" w:space="0" w:color="auto"/>
            <w:bottom w:val="none" w:sz="0" w:space="0" w:color="auto"/>
            <w:right w:val="none" w:sz="0" w:space="0" w:color="auto"/>
          </w:divBdr>
        </w:div>
        <w:div w:id="1528181612">
          <w:marLeft w:val="480"/>
          <w:marRight w:val="0"/>
          <w:marTop w:val="0"/>
          <w:marBottom w:val="0"/>
          <w:divBdr>
            <w:top w:val="none" w:sz="0" w:space="0" w:color="auto"/>
            <w:left w:val="none" w:sz="0" w:space="0" w:color="auto"/>
            <w:bottom w:val="none" w:sz="0" w:space="0" w:color="auto"/>
            <w:right w:val="none" w:sz="0" w:space="0" w:color="auto"/>
          </w:divBdr>
        </w:div>
        <w:div w:id="1620142573">
          <w:marLeft w:val="480"/>
          <w:marRight w:val="0"/>
          <w:marTop w:val="0"/>
          <w:marBottom w:val="0"/>
          <w:divBdr>
            <w:top w:val="none" w:sz="0" w:space="0" w:color="auto"/>
            <w:left w:val="none" w:sz="0" w:space="0" w:color="auto"/>
            <w:bottom w:val="none" w:sz="0" w:space="0" w:color="auto"/>
            <w:right w:val="none" w:sz="0" w:space="0" w:color="auto"/>
          </w:divBdr>
        </w:div>
        <w:div w:id="1655335143">
          <w:marLeft w:val="480"/>
          <w:marRight w:val="0"/>
          <w:marTop w:val="0"/>
          <w:marBottom w:val="0"/>
          <w:divBdr>
            <w:top w:val="none" w:sz="0" w:space="0" w:color="auto"/>
            <w:left w:val="none" w:sz="0" w:space="0" w:color="auto"/>
            <w:bottom w:val="none" w:sz="0" w:space="0" w:color="auto"/>
            <w:right w:val="none" w:sz="0" w:space="0" w:color="auto"/>
          </w:divBdr>
        </w:div>
        <w:div w:id="2098551548">
          <w:marLeft w:val="480"/>
          <w:marRight w:val="0"/>
          <w:marTop w:val="0"/>
          <w:marBottom w:val="0"/>
          <w:divBdr>
            <w:top w:val="none" w:sz="0" w:space="0" w:color="auto"/>
            <w:left w:val="none" w:sz="0" w:space="0" w:color="auto"/>
            <w:bottom w:val="none" w:sz="0" w:space="0" w:color="auto"/>
            <w:right w:val="none" w:sz="0" w:space="0" w:color="auto"/>
          </w:divBdr>
        </w:div>
        <w:div w:id="204412718">
          <w:marLeft w:val="480"/>
          <w:marRight w:val="0"/>
          <w:marTop w:val="0"/>
          <w:marBottom w:val="0"/>
          <w:divBdr>
            <w:top w:val="none" w:sz="0" w:space="0" w:color="auto"/>
            <w:left w:val="none" w:sz="0" w:space="0" w:color="auto"/>
            <w:bottom w:val="none" w:sz="0" w:space="0" w:color="auto"/>
            <w:right w:val="none" w:sz="0" w:space="0" w:color="auto"/>
          </w:divBdr>
        </w:div>
        <w:div w:id="1387725033">
          <w:marLeft w:val="480"/>
          <w:marRight w:val="0"/>
          <w:marTop w:val="0"/>
          <w:marBottom w:val="0"/>
          <w:divBdr>
            <w:top w:val="none" w:sz="0" w:space="0" w:color="auto"/>
            <w:left w:val="none" w:sz="0" w:space="0" w:color="auto"/>
            <w:bottom w:val="none" w:sz="0" w:space="0" w:color="auto"/>
            <w:right w:val="none" w:sz="0" w:space="0" w:color="auto"/>
          </w:divBdr>
        </w:div>
        <w:div w:id="1941595655">
          <w:marLeft w:val="480"/>
          <w:marRight w:val="0"/>
          <w:marTop w:val="0"/>
          <w:marBottom w:val="0"/>
          <w:divBdr>
            <w:top w:val="none" w:sz="0" w:space="0" w:color="auto"/>
            <w:left w:val="none" w:sz="0" w:space="0" w:color="auto"/>
            <w:bottom w:val="none" w:sz="0" w:space="0" w:color="auto"/>
            <w:right w:val="none" w:sz="0" w:space="0" w:color="auto"/>
          </w:divBdr>
        </w:div>
        <w:div w:id="772627106">
          <w:marLeft w:val="480"/>
          <w:marRight w:val="0"/>
          <w:marTop w:val="0"/>
          <w:marBottom w:val="0"/>
          <w:divBdr>
            <w:top w:val="none" w:sz="0" w:space="0" w:color="auto"/>
            <w:left w:val="none" w:sz="0" w:space="0" w:color="auto"/>
            <w:bottom w:val="none" w:sz="0" w:space="0" w:color="auto"/>
            <w:right w:val="none" w:sz="0" w:space="0" w:color="auto"/>
          </w:divBdr>
        </w:div>
        <w:div w:id="482745293">
          <w:marLeft w:val="480"/>
          <w:marRight w:val="0"/>
          <w:marTop w:val="0"/>
          <w:marBottom w:val="0"/>
          <w:divBdr>
            <w:top w:val="none" w:sz="0" w:space="0" w:color="auto"/>
            <w:left w:val="none" w:sz="0" w:space="0" w:color="auto"/>
            <w:bottom w:val="none" w:sz="0" w:space="0" w:color="auto"/>
            <w:right w:val="none" w:sz="0" w:space="0" w:color="auto"/>
          </w:divBdr>
        </w:div>
      </w:divsChild>
    </w:div>
    <w:div w:id="336269466">
      <w:bodyDiv w:val="1"/>
      <w:marLeft w:val="0"/>
      <w:marRight w:val="0"/>
      <w:marTop w:val="0"/>
      <w:marBottom w:val="0"/>
      <w:divBdr>
        <w:top w:val="none" w:sz="0" w:space="0" w:color="auto"/>
        <w:left w:val="none" w:sz="0" w:space="0" w:color="auto"/>
        <w:bottom w:val="none" w:sz="0" w:space="0" w:color="auto"/>
        <w:right w:val="none" w:sz="0" w:space="0" w:color="auto"/>
      </w:divBdr>
    </w:div>
    <w:div w:id="338777799">
      <w:bodyDiv w:val="1"/>
      <w:marLeft w:val="0"/>
      <w:marRight w:val="0"/>
      <w:marTop w:val="0"/>
      <w:marBottom w:val="0"/>
      <w:divBdr>
        <w:top w:val="none" w:sz="0" w:space="0" w:color="auto"/>
        <w:left w:val="none" w:sz="0" w:space="0" w:color="auto"/>
        <w:bottom w:val="none" w:sz="0" w:space="0" w:color="auto"/>
        <w:right w:val="none" w:sz="0" w:space="0" w:color="auto"/>
      </w:divBdr>
      <w:divsChild>
        <w:div w:id="2019654031">
          <w:marLeft w:val="480"/>
          <w:marRight w:val="0"/>
          <w:marTop w:val="0"/>
          <w:marBottom w:val="0"/>
          <w:divBdr>
            <w:top w:val="none" w:sz="0" w:space="0" w:color="auto"/>
            <w:left w:val="none" w:sz="0" w:space="0" w:color="auto"/>
            <w:bottom w:val="none" w:sz="0" w:space="0" w:color="auto"/>
            <w:right w:val="none" w:sz="0" w:space="0" w:color="auto"/>
          </w:divBdr>
        </w:div>
        <w:div w:id="534268441">
          <w:marLeft w:val="480"/>
          <w:marRight w:val="0"/>
          <w:marTop w:val="0"/>
          <w:marBottom w:val="0"/>
          <w:divBdr>
            <w:top w:val="none" w:sz="0" w:space="0" w:color="auto"/>
            <w:left w:val="none" w:sz="0" w:space="0" w:color="auto"/>
            <w:bottom w:val="none" w:sz="0" w:space="0" w:color="auto"/>
            <w:right w:val="none" w:sz="0" w:space="0" w:color="auto"/>
          </w:divBdr>
        </w:div>
        <w:div w:id="995256949">
          <w:marLeft w:val="480"/>
          <w:marRight w:val="0"/>
          <w:marTop w:val="0"/>
          <w:marBottom w:val="0"/>
          <w:divBdr>
            <w:top w:val="none" w:sz="0" w:space="0" w:color="auto"/>
            <w:left w:val="none" w:sz="0" w:space="0" w:color="auto"/>
            <w:bottom w:val="none" w:sz="0" w:space="0" w:color="auto"/>
            <w:right w:val="none" w:sz="0" w:space="0" w:color="auto"/>
          </w:divBdr>
        </w:div>
        <w:div w:id="1098063317">
          <w:marLeft w:val="480"/>
          <w:marRight w:val="0"/>
          <w:marTop w:val="0"/>
          <w:marBottom w:val="0"/>
          <w:divBdr>
            <w:top w:val="none" w:sz="0" w:space="0" w:color="auto"/>
            <w:left w:val="none" w:sz="0" w:space="0" w:color="auto"/>
            <w:bottom w:val="none" w:sz="0" w:space="0" w:color="auto"/>
            <w:right w:val="none" w:sz="0" w:space="0" w:color="auto"/>
          </w:divBdr>
        </w:div>
        <w:div w:id="1933660089">
          <w:marLeft w:val="480"/>
          <w:marRight w:val="0"/>
          <w:marTop w:val="0"/>
          <w:marBottom w:val="0"/>
          <w:divBdr>
            <w:top w:val="none" w:sz="0" w:space="0" w:color="auto"/>
            <w:left w:val="none" w:sz="0" w:space="0" w:color="auto"/>
            <w:bottom w:val="none" w:sz="0" w:space="0" w:color="auto"/>
            <w:right w:val="none" w:sz="0" w:space="0" w:color="auto"/>
          </w:divBdr>
        </w:div>
        <w:div w:id="2063206925">
          <w:marLeft w:val="480"/>
          <w:marRight w:val="0"/>
          <w:marTop w:val="0"/>
          <w:marBottom w:val="0"/>
          <w:divBdr>
            <w:top w:val="none" w:sz="0" w:space="0" w:color="auto"/>
            <w:left w:val="none" w:sz="0" w:space="0" w:color="auto"/>
            <w:bottom w:val="none" w:sz="0" w:space="0" w:color="auto"/>
            <w:right w:val="none" w:sz="0" w:space="0" w:color="auto"/>
          </w:divBdr>
        </w:div>
        <w:div w:id="591939878">
          <w:marLeft w:val="480"/>
          <w:marRight w:val="0"/>
          <w:marTop w:val="0"/>
          <w:marBottom w:val="0"/>
          <w:divBdr>
            <w:top w:val="none" w:sz="0" w:space="0" w:color="auto"/>
            <w:left w:val="none" w:sz="0" w:space="0" w:color="auto"/>
            <w:bottom w:val="none" w:sz="0" w:space="0" w:color="auto"/>
            <w:right w:val="none" w:sz="0" w:space="0" w:color="auto"/>
          </w:divBdr>
        </w:div>
        <w:div w:id="1581715238">
          <w:marLeft w:val="480"/>
          <w:marRight w:val="0"/>
          <w:marTop w:val="0"/>
          <w:marBottom w:val="0"/>
          <w:divBdr>
            <w:top w:val="none" w:sz="0" w:space="0" w:color="auto"/>
            <w:left w:val="none" w:sz="0" w:space="0" w:color="auto"/>
            <w:bottom w:val="none" w:sz="0" w:space="0" w:color="auto"/>
            <w:right w:val="none" w:sz="0" w:space="0" w:color="auto"/>
          </w:divBdr>
        </w:div>
        <w:div w:id="939024216">
          <w:marLeft w:val="480"/>
          <w:marRight w:val="0"/>
          <w:marTop w:val="0"/>
          <w:marBottom w:val="0"/>
          <w:divBdr>
            <w:top w:val="none" w:sz="0" w:space="0" w:color="auto"/>
            <w:left w:val="none" w:sz="0" w:space="0" w:color="auto"/>
            <w:bottom w:val="none" w:sz="0" w:space="0" w:color="auto"/>
            <w:right w:val="none" w:sz="0" w:space="0" w:color="auto"/>
          </w:divBdr>
        </w:div>
        <w:div w:id="1626619882">
          <w:marLeft w:val="480"/>
          <w:marRight w:val="0"/>
          <w:marTop w:val="0"/>
          <w:marBottom w:val="0"/>
          <w:divBdr>
            <w:top w:val="none" w:sz="0" w:space="0" w:color="auto"/>
            <w:left w:val="none" w:sz="0" w:space="0" w:color="auto"/>
            <w:bottom w:val="none" w:sz="0" w:space="0" w:color="auto"/>
            <w:right w:val="none" w:sz="0" w:space="0" w:color="auto"/>
          </w:divBdr>
        </w:div>
        <w:div w:id="4285705">
          <w:marLeft w:val="480"/>
          <w:marRight w:val="0"/>
          <w:marTop w:val="0"/>
          <w:marBottom w:val="0"/>
          <w:divBdr>
            <w:top w:val="none" w:sz="0" w:space="0" w:color="auto"/>
            <w:left w:val="none" w:sz="0" w:space="0" w:color="auto"/>
            <w:bottom w:val="none" w:sz="0" w:space="0" w:color="auto"/>
            <w:right w:val="none" w:sz="0" w:space="0" w:color="auto"/>
          </w:divBdr>
        </w:div>
        <w:div w:id="998386717">
          <w:marLeft w:val="480"/>
          <w:marRight w:val="0"/>
          <w:marTop w:val="0"/>
          <w:marBottom w:val="0"/>
          <w:divBdr>
            <w:top w:val="none" w:sz="0" w:space="0" w:color="auto"/>
            <w:left w:val="none" w:sz="0" w:space="0" w:color="auto"/>
            <w:bottom w:val="none" w:sz="0" w:space="0" w:color="auto"/>
            <w:right w:val="none" w:sz="0" w:space="0" w:color="auto"/>
          </w:divBdr>
        </w:div>
        <w:div w:id="1883901067">
          <w:marLeft w:val="480"/>
          <w:marRight w:val="0"/>
          <w:marTop w:val="0"/>
          <w:marBottom w:val="0"/>
          <w:divBdr>
            <w:top w:val="none" w:sz="0" w:space="0" w:color="auto"/>
            <w:left w:val="none" w:sz="0" w:space="0" w:color="auto"/>
            <w:bottom w:val="none" w:sz="0" w:space="0" w:color="auto"/>
            <w:right w:val="none" w:sz="0" w:space="0" w:color="auto"/>
          </w:divBdr>
        </w:div>
        <w:div w:id="956378297">
          <w:marLeft w:val="480"/>
          <w:marRight w:val="0"/>
          <w:marTop w:val="0"/>
          <w:marBottom w:val="0"/>
          <w:divBdr>
            <w:top w:val="none" w:sz="0" w:space="0" w:color="auto"/>
            <w:left w:val="none" w:sz="0" w:space="0" w:color="auto"/>
            <w:bottom w:val="none" w:sz="0" w:space="0" w:color="auto"/>
            <w:right w:val="none" w:sz="0" w:space="0" w:color="auto"/>
          </w:divBdr>
        </w:div>
        <w:div w:id="1004935729">
          <w:marLeft w:val="480"/>
          <w:marRight w:val="0"/>
          <w:marTop w:val="0"/>
          <w:marBottom w:val="0"/>
          <w:divBdr>
            <w:top w:val="none" w:sz="0" w:space="0" w:color="auto"/>
            <w:left w:val="none" w:sz="0" w:space="0" w:color="auto"/>
            <w:bottom w:val="none" w:sz="0" w:space="0" w:color="auto"/>
            <w:right w:val="none" w:sz="0" w:space="0" w:color="auto"/>
          </w:divBdr>
        </w:div>
        <w:div w:id="1784840052">
          <w:marLeft w:val="480"/>
          <w:marRight w:val="0"/>
          <w:marTop w:val="0"/>
          <w:marBottom w:val="0"/>
          <w:divBdr>
            <w:top w:val="none" w:sz="0" w:space="0" w:color="auto"/>
            <w:left w:val="none" w:sz="0" w:space="0" w:color="auto"/>
            <w:bottom w:val="none" w:sz="0" w:space="0" w:color="auto"/>
            <w:right w:val="none" w:sz="0" w:space="0" w:color="auto"/>
          </w:divBdr>
        </w:div>
        <w:div w:id="1066413930">
          <w:marLeft w:val="480"/>
          <w:marRight w:val="0"/>
          <w:marTop w:val="0"/>
          <w:marBottom w:val="0"/>
          <w:divBdr>
            <w:top w:val="none" w:sz="0" w:space="0" w:color="auto"/>
            <w:left w:val="none" w:sz="0" w:space="0" w:color="auto"/>
            <w:bottom w:val="none" w:sz="0" w:space="0" w:color="auto"/>
            <w:right w:val="none" w:sz="0" w:space="0" w:color="auto"/>
          </w:divBdr>
        </w:div>
        <w:div w:id="334235020">
          <w:marLeft w:val="480"/>
          <w:marRight w:val="0"/>
          <w:marTop w:val="0"/>
          <w:marBottom w:val="0"/>
          <w:divBdr>
            <w:top w:val="none" w:sz="0" w:space="0" w:color="auto"/>
            <w:left w:val="none" w:sz="0" w:space="0" w:color="auto"/>
            <w:bottom w:val="none" w:sz="0" w:space="0" w:color="auto"/>
            <w:right w:val="none" w:sz="0" w:space="0" w:color="auto"/>
          </w:divBdr>
        </w:div>
        <w:div w:id="1216163775">
          <w:marLeft w:val="480"/>
          <w:marRight w:val="0"/>
          <w:marTop w:val="0"/>
          <w:marBottom w:val="0"/>
          <w:divBdr>
            <w:top w:val="none" w:sz="0" w:space="0" w:color="auto"/>
            <w:left w:val="none" w:sz="0" w:space="0" w:color="auto"/>
            <w:bottom w:val="none" w:sz="0" w:space="0" w:color="auto"/>
            <w:right w:val="none" w:sz="0" w:space="0" w:color="auto"/>
          </w:divBdr>
        </w:div>
        <w:div w:id="1023745903">
          <w:marLeft w:val="480"/>
          <w:marRight w:val="0"/>
          <w:marTop w:val="0"/>
          <w:marBottom w:val="0"/>
          <w:divBdr>
            <w:top w:val="none" w:sz="0" w:space="0" w:color="auto"/>
            <w:left w:val="none" w:sz="0" w:space="0" w:color="auto"/>
            <w:bottom w:val="none" w:sz="0" w:space="0" w:color="auto"/>
            <w:right w:val="none" w:sz="0" w:space="0" w:color="auto"/>
          </w:divBdr>
        </w:div>
        <w:div w:id="1900163133">
          <w:marLeft w:val="480"/>
          <w:marRight w:val="0"/>
          <w:marTop w:val="0"/>
          <w:marBottom w:val="0"/>
          <w:divBdr>
            <w:top w:val="none" w:sz="0" w:space="0" w:color="auto"/>
            <w:left w:val="none" w:sz="0" w:space="0" w:color="auto"/>
            <w:bottom w:val="none" w:sz="0" w:space="0" w:color="auto"/>
            <w:right w:val="none" w:sz="0" w:space="0" w:color="auto"/>
          </w:divBdr>
        </w:div>
        <w:div w:id="927542739">
          <w:marLeft w:val="480"/>
          <w:marRight w:val="0"/>
          <w:marTop w:val="0"/>
          <w:marBottom w:val="0"/>
          <w:divBdr>
            <w:top w:val="none" w:sz="0" w:space="0" w:color="auto"/>
            <w:left w:val="none" w:sz="0" w:space="0" w:color="auto"/>
            <w:bottom w:val="none" w:sz="0" w:space="0" w:color="auto"/>
            <w:right w:val="none" w:sz="0" w:space="0" w:color="auto"/>
          </w:divBdr>
        </w:div>
        <w:div w:id="2116560870">
          <w:marLeft w:val="480"/>
          <w:marRight w:val="0"/>
          <w:marTop w:val="0"/>
          <w:marBottom w:val="0"/>
          <w:divBdr>
            <w:top w:val="none" w:sz="0" w:space="0" w:color="auto"/>
            <w:left w:val="none" w:sz="0" w:space="0" w:color="auto"/>
            <w:bottom w:val="none" w:sz="0" w:space="0" w:color="auto"/>
            <w:right w:val="none" w:sz="0" w:space="0" w:color="auto"/>
          </w:divBdr>
        </w:div>
        <w:div w:id="1094472093">
          <w:marLeft w:val="480"/>
          <w:marRight w:val="0"/>
          <w:marTop w:val="0"/>
          <w:marBottom w:val="0"/>
          <w:divBdr>
            <w:top w:val="none" w:sz="0" w:space="0" w:color="auto"/>
            <w:left w:val="none" w:sz="0" w:space="0" w:color="auto"/>
            <w:bottom w:val="none" w:sz="0" w:space="0" w:color="auto"/>
            <w:right w:val="none" w:sz="0" w:space="0" w:color="auto"/>
          </w:divBdr>
        </w:div>
        <w:div w:id="519511467">
          <w:marLeft w:val="480"/>
          <w:marRight w:val="0"/>
          <w:marTop w:val="0"/>
          <w:marBottom w:val="0"/>
          <w:divBdr>
            <w:top w:val="none" w:sz="0" w:space="0" w:color="auto"/>
            <w:left w:val="none" w:sz="0" w:space="0" w:color="auto"/>
            <w:bottom w:val="none" w:sz="0" w:space="0" w:color="auto"/>
            <w:right w:val="none" w:sz="0" w:space="0" w:color="auto"/>
          </w:divBdr>
        </w:div>
        <w:div w:id="868449739">
          <w:marLeft w:val="480"/>
          <w:marRight w:val="0"/>
          <w:marTop w:val="0"/>
          <w:marBottom w:val="0"/>
          <w:divBdr>
            <w:top w:val="none" w:sz="0" w:space="0" w:color="auto"/>
            <w:left w:val="none" w:sz="0" w:space="0" w:color="auto"/>
            <w:bottom w:val="none" w:sz="0" w:space="0" w:color="auto"/>
            <w:right w:val="none" w:sz="0" w:space="0" w:color="auto"/>
          </w:divBdr>
        </w:div>
      </w:divsChild>
    </w:div>
    <w:div w:id="351759520">
      <w:bodyDiv w:val="1"/>
      <w:marLeft w:val="0"/>
      <w:marRight w:val="0"/>
      <w:marTop w:val="0"/>
      <w:marBottom w:val="0"/>
      <w:divBdr>
        <w:top w:val="none" w:sz="0" w:space="0" w:color="auto"/>
        <w:left w:val="none" w:sz="0" w:space="0" w:color="auto"/>
        <w:bottom w:val="none" w:sz="0" w:space="0" w:color="auto"/>
        <w:right w:val="none" w:sz="0" w:space="0" w:color="auto"/>
      </w:divBdr>
      <w:divsChild>
        <w:div w:id="1920484777">
          <w:marLeft w:val="480"/>
          <w:marRight w:val="0"/>
          <w:marTop w:val="0"/>
          <w:marBottom w:val="0"/>
          <w:divBdr>
            <w:top w:val="none" w:sz="0" w:space="0" w:color="auto"/>
            <w:left w:val="none" w:sz="0" w:space="0" w:color="auto"/>
            <w:bottom w:val="none" w:sz="0" w:space="0" w:color="auto"/>
            <w:right w:val="none" w:sz="0" w:space="0" w:color="auto"/>
          </w:divBdr>
        </w:div>
        <w:div w:id="179970117">
          <w:marLeft w:val="480"/>
          <w:marRight w:val="0"/>
          <w:marTop w:val="0"/>
          <w:marBottom w:val="0"/>
          <w:divBdr>
            <w:top w:val="none" w:sz="0" w:space="0" w:color="auto"/>
            <w:left w:val="none" w:sz="0" w:space="0" w:color="auto"/>
            <w:bottom w:val="none" w:sz="0" w:space="0" w:color="auto"/>
            <w:right w:val="none" w:sz="0" w:space="0" w:color="auto"/>
          </w:divBdr>
        </w:div>
        <w:div w:id="158694801">
          <w:marLeft w:val="480"/>
          <w:marRight w:val="0"/>
          <w:marTop w:val="0"/>
          <w:marBottom w:val="0"/>
          <w:divBdr>
            <w:top w:val="none" w:sz="0" w:space="0" w:color="auto"/>
            <w:left w:val="none" w:sz="0" w:space="0" w:color="auto"/>
            <w:bottom w:val="none" w:sz="0" w:space="0" w:color="auto"/>
            <w:right w:val="none" w:sz="0" w:space="0" w:color="auto"/>
          </w:divBdr>
        </w:div>
        <w:div w:id="1663120099">
          <w:marLeft w:val="480"/>
          <w:marRight w:val="0"/>
          <w:marTop w:val="0"/>
          <w:marBottom w:val="0"/>
          <w:divBdr>
            <w:top w:val="none" w:sz="0" w:space="0" w:color="auto"/>
            <w:left w:val="none" w:sz="0" w:space="0" w:color="auto"/>
            <w:bottom w:val="none" w:sz="0" w:space="0" w:color="auto"/>
            <w:right w:val="none" w:sz="0" w:space="0" w:color="auto"/>
          </w:divBdr>
        </w:div>
        <w:div w:id="882712732">
          <w:marLeft w:val="480"/>
          <w:marRight w:val="0"/>
          <w:marTop w:val="0"/>
          <w:marBottom w:val="0"/>
          <w:divBdr>
            <w:top w:val="none" w:sz="0" w:space="0" w:color="auto"/>
            <w:left w:val="none" w:sz="0" w:space="0" w:color="auto"/>
            <w:bottom w:val="none" w:sz="0" w:space="0" w:color="auto"/>
            <w:right w:val="none" w:sz="0" w:space="0" w:color="auto"/>
          </w:divBdr>
        </w:div>
        <w:div w:id="365646544">
          <w:marLeft w:val="480"/>
          <w:marRight w:val="0"/>
          <w:marTop w:val="0"/>
          <w:marBottom w:val="0"/>
          <w:divBdr>
            <w:top w:val="none" w:sz="0" w:space="0" w:color="auto"/>
            <w:left w:val="none" w:sz="0" w:space="0" w:color="auto"/>
            <w:bottom w:val="none" w:sz="0" w:space="0" w:color="auto"/>
            <w:right w:val="none" w:sz="0" w:space="0" w:color="auto"/>
          </w:divBdr>
        </w:div>
      </w:divsChild>
    </w:div>
    <w:div w:id="366223119">
      <w:bodyDiv w:val="1"/>
      <w:marLeft w:val="0"/>
      <w:marRight w:val="0"/>
      <w:marTop w:val="0"/>
      <w:marBottom w:val="0"/>
      <w:divBdr>
        <w:top w:val="none" w:sz="0" w:space="0" w:color="auto"/>
        <w:left w:val="none" w:sz="0" w:space="0" w:color="auto"/>
        <w:bottom w:val="none" w:sz="0" w:space="0" w:color="auto"/>
        <w:right w:val="none" w:sz="0" w:space="0" w:color="auto"/>
      </w:divBdr>
      <w:divsChild>
        <w:div w:id="253124838">
          <w:marLeft w:val="480"/>
          <w:marRight w:val="0"/>
          <w:marTop w:val="0"/>
          <w:marBottom w:val="0"/>
          <w:divBdr>
            <w:top w:val="none" w:sz="0" w:space="0" w:color="auto"/>
            <w:left w:val="none" w:sz="0" w:space="0" w:color="auto"/>
            <w:bottom w:val="none" w:sz="0" w:space="0" w:color="auto"/>
            <w:right w:val="none" w:sz="0" w:space="0" w:color="auto"/>
          </w:divBdr>
        </w:div>
        <w:div w:id="1906648687">
          <w:marLeft w:val="480"/>
          <w:marRight w:val="0"/>
          <w:marTop w:val="0"/>
          <w:marBottom w:val="0"/>
          <w:divBdr>
            <w:top w:val="none" w:sz="0" w:space="0" w:color="auto"/>
            <w:left w:val="none" w:sz="0" w:space="0" w:color="auto"/>
            <w:bottom w:val="none" w:sz="0" w:space="0" w:color="auto"/>
            <w:right w:val="none" w:sz="0" w:space="0" w:color="auto"/>
          </w:divBdr>
        </w:div>
        <w:div w:id="193078856">
          <w:marLeft w:val="480"/>
          <w:marRight w:val="0"/>
          <w:marTop w:val="0"/>
          <w:marBottom w:val="0"/>
          <w:divBdr>
            <w:top w:val="none" w:sz="0" w:space="0" w:color="auto"/>
            <w:left w:val="none" w:sz="0" w:space="0" w:color="auto"/>
            <w:bottom w:val="none" w:sz="0" w:space="0" w:color="auto"/>
            <w:right w:val="none" w:sz="0" w:space="0" w:color="auto"/>
          </w:divBdr>
        </w:div>
        <w:div w:id="642856229">
          <w:marLeft w:val="480"/>
          <w:marRight w:val="0"/>
          <w:marTop w:val="0"/>
          <w:marBottom w:val="0"/>
          <w:divBdr>
            <w:top w:val="none" w:sz="0" w:space="0" w:color="auto"/>
            <w:left w:val="none" w:sz="0" w:space="0" w:color="auto"/>
            <w:bottom w:val="none" w:sz="0" w:space="0" w:color="auto"/>
            <w:right w:val="none" w:sz="0" w:space="0" w:color="auto"/>
          </w:divBdr>
        </w:div>
        <w:div w:id="1618951013">
          <w:marLeft w:val="480"/>
          <w:marRight w:val="0"/>
          <w:marTop w:val="0"/>
          <w:marBottom w:val="0"/>
          <w:divBdr>
            <w:top w:val="none" w:sz="0" w:space="0" w:color="auto"/>
            <w:left w:val="none" w:sz="0" w:space="0" w:color="auto"/>
            <w:bottom w:val="none" w:sz="0" w:space="0" w:color="auto"/>
            <w:right w:val="none" w:sz="0" w:space="0" w:color="auto"/>
          </w:divBdr>
        </w:div>
        <w:div w:id="970481780">
          <w:marLeft w:val="480"/>
          <w:marRight w:val="0"/>
          <w:marTop w:val="0"/>
          <w:marBottom w:val="0"/>
          <w:divBdr>
            <w:top w:val="none" w:sz="0" w:space="0" w:color="auto"/>
            <w:left w:val="none" w:sz="0" w:space="0" w:color="auto"/>
            <w:bottom w:val="none" w:sz="0" w:space="0" w:color="auto"/>
            <w:right w:val="none" w:sz="0" w:space="0" w:color="auto"/>
          </w:divBdr>
        </w:div>
        <w:div w:id="1645815973">
          <w:marLeft w:val="480"/>
          <w:marRight w:val="0"/>
          <w:marTop w:val="0"/>
          <w:marBottom w:val="0"/>
          <w:divBdr>
            <w:top w:val="none" w:sz="0" w:space="0" w:color="auto"/>
            <w:left w:val="none" w:sz="0" w:space="0" w:color="auto"/>
            <w:bottom w:val="none" w:sz="0" w:space="0" w:color="auto"/>
            <w:right w:val="none" w:sz="0" w:space="0" w:color="auto"/>
          </w:divBdr>
        </w:div>
        <w:div w:id="1495877870">
          <w:marLeft w:val="480"/>
          <w:marRight w:val="0"/>
          <w:marTop w:val="0"/>
          <w:marBottom w:val="0"/>
          <w:divBdr>
            <w:top w:val="none" w:sz="0" w:space="0" w:color="auto"/>
            <w:left w:val="none" w:sz="0" w:space="0" w:color="auto"/>
            <w:bottom w:val="none" w:sz="0" w:space="0" w:color="auto"/>
            <w:right w:val="none" w:sz="0" w:space="0" w:color="auto"/>
          </w:divBdr>
        </w:div>
        <w:div w:id="1660576305">
          <w:marLeft w:val="480"/>
          <w:marRight w:val="0"/>
          <w:marTop w:val="0"/>
          <w:marBottom w:val="0"/>
          <w:divBdr>
            <w:top w:val="none" w:sz="0" w:space="0" w:color="auto"/>
            <w:left w:val="none" w:sz="0" w:space="0" w:color="auto"/>
            <w:bottom w:val="none" w:sz="0" w:space="0" w:color="auto"/>
            <w:right w:val="none" w:sz="0" w:space="0" w:color="auto"/>
          </w:divBdr>
        </w:div>
        <w:div w:id="330371464">
          <w:marLeft w:val="480"/>
          <w:marRight w:val="0"/>
          <w:marTop w:val="0"/>
          <w:marBottom w:val="0"/>
          <w:divBdr>
            <w:top w:val="none" w:sz="0" w:space="0" w:color="auto"/>
            <w:left w:val="none" w:sz="0" w:space="0" w:color="auto"/>
            <w:bottom w:val="none" w:sz="0" w:space="0" w:color="auto"/>
            <w:right w:val="none" w:sz="0" w:space="0" w:color="auto"/>
          </w:divBdr>
        </w:div>
        <w:div w:id="523128990">
          <w:marLeft w:val="480"/>
          <w:marRight w:val="0"/>
          <w:marTop w:val="0"/>
          <w:marBottom w:val="0"/>
          <w:divBdr>
            <w:top w:val="none" w:sz="0" w:space="0" w:color="auto"/>
            <w:left w:val="none" w:sz="0" w:space="0" w:color="auto"/>
            <w:bottom w:val="none" w:sz="0" w:space="0" w:color="auto"/>
            <w:right w:val="none" w:sz="0" w:space="0" w:color="auto"/>
          </w:divBdr>
        </w:div>
        <w:div w:id="1859156734">
          <w:marLeft w:val="480"/>
          <w:marRight w:val="0"/>
          <w:marTop w:val="0"/>
          <w:marBottom w:val="0"/>
          <w:divBdr>
            <w:top w:val="none" w:sz="0" w:space="0" w:color="auto"/>
            <w:left w:val="none" w:sz="0" w:space="0" w:color="auto"/>
            <w:bottom w:val="none" w:sz="0" w:space="0" w:color="auto"/>
            <w:right w:val="none" w:sz="0" w:space="0" w:color="auto"/>
          </w:divBdr>
        </w:div>
        <w:div w:id="426927177">
          <w:marLeft w:val="480"/>
          <w:marRight w:val="0"/>
          <w:marTop w:val="0"/>
          <w:marBottom w:val="0"/>
          <w:divBdr>
            <w:top w:val="none" w:sz="0" w:space="0" w:color="auto"/>
            <w:left w:val="none" w:sz="0" w:space="0" w:color="auto"/>
            <w:bottom w:val="none" w:sz="0" w:space="0" w:color="auto"/>
            <w:right w:val="none" w:sz="0" w:space="0" w:color="auto"/>
          </w:divBdr>
        </w:div>
        <w:div w:id="1465778455">
          <w:marLeft w:val="480"/>
          <w:marRight w:val="0"/>
          <w:marTop w:val="0"/>
          <w:marBottom w:val="0"/>
          <w:divBdr>
            <w:top w:val="none" w:sz="0" w:space="0" w:color="auto"/>
            <w:left w:val="none" w:sz="0" w:space="0" w:color="auto"/>
            <w:bottom w:val="none" w:sz="0" w:space="0" w:color="auto"/>
            <w:right w:val="none" w:sz="0" w:space="0" w:color="auto"/>
          </w:divBdr>
        </w:div>
        <w:div w:id="1751997968">
          <w:marLeft w:val="480"/>
          <w:marRight w:val="0"/>
          <w:marTop w:val="0"/>
          <w:marBottom w:val="0"/>
          <w:divBdr>
            <w:top w:val="none" w:sz="0" w:space="0" w:color="auto"/>
            <w:left w:val="none" w:sz="0" w:space="0" w:color="auto"/>
            <w:bottom w:val="none" w:sz="0" w:space="0" w:color="auto"/>
            <w:right w:val="none" w:sz="0" w:space="0" w:color="auto"/>
          </w:divBdr>
        </w:div>
        <w:div w:id="577515215">
          <w:marLeft w:val="480"/>
          <w:marRight w:val="0"/>
          <w:marTop w:val="0"/>
          <w:marBottom w:val="0"/>
          <w:divBdr>
            <w:top w:val="none" w:sz="0" w:space="0" w:color="auto"/>
            <w:left w:val="none" w:sz="0" w:space="0" w:color="auto"/>
            <w:bottom w:val="none" w:sz="0" w:space="0" w:color="auto"/>
            <w:right w:val="none" w:sz="0" w:space="0" w:color="auto"/>
          </w:divBdr>
        </w:div>
        <w:div w:id="1508859210">
          <w:marLeft w:val="480"/>
          <w:marRight w:val="0"/>
          <w:marTop w:val="0"/>
          <w:marBottom w:val="0"/>
          <w:divBdr>
            <w:top w:val="none" w:sz="0" w:space="0" w:color="auto"/>
            <w:left w:val="none" w:sz="0" w:space="0" w:color="auto"/>
            <w:bottom w:val="none" w:sz="0" w:space="0" w:color="auto"/>
            <w:right w:val="none" w:sz="0" w:space="0" w:color="auto"/>
          </w:divBdr>
        </w:div>
        <w:div w:id="2043706071">
          <w:marLeft w:val="480"/>
          <w:marRight w:val="0"/>
          <w:marTop w:val="0"/>
          <w:marBottom w:val="0"/>
          <w:divBdr>
            <w:top w:val="none" w:sz="0" w:space="0" w:color="auto"/>
            <w:left w:val="none" w:sz="0" w:space="0" w:color="auto"/>
            <w:bottom w:val="none" w:sz="0" w:space="0" w:color="auto"/>
            <w:right w:val="none" w:sz="0" w:space="0" w:color="auto"/>
          </w:divBdr>
        </w:div>
        <w:div w:id="706299043">
          <w:marLeft w:val="480"/>
          <w:marRight w:val="0"/>
          <w:marTop w:val="0"/>
          <w:marBottom w:val="0"/>
          <w:divBdr>
            <w:top w:val="none" w:sz="0" w:space="0" w:color="auto"/>
            <w:left w:val="none" w:sz="0" w:space="0" w:color="auto"/>
            <w:bottom w:val="none" w:sz="0" w:space="0" w:color="auto"/>
            <w:right w:val="none" w:sz="0" w:space="0" w:color="auto"/>
          </w:divBdr>
        </w:div>
        <w:div w:id="951088793">
          <w:marLeft w:val="480"/>
          <w:marRight w:val="0"/>
          <w:marTop w:val="0"/>
          <w:marBottom w:val="0"/>
          <w:divBdr>
            <w:top w:val="none" w:sz="0" w:space="0" w:color="auto"/>
            <w:left w:val="none" w:sz="0" w:space="0" w:color="auto"/>
            <w:bottom w:val="none" w:sz="0" w:space="0" w:color="auto"/>
            <w:right w:val="none" w:sz="0" w:space="0" w:color="auto"/>
          </w:divBdr>
        </w:div>
        <w:div w:id="2138520682">
          <w:marLeft w:val="480"/>
          <w:marRight w:val="0"/>
          <w:marTop w:val="0"/>
          <w:marBottom w:val="0"/>
          <w:divBdr>
            <w:top w:val="none" w:sz="0" w:space="0" w:color="auto"/>
            <w:left w:val="none" w:sz="0" w:space="0" w:color="auto"/>
            <w:bottom w:val="none" w:sz="0" w:space="0" w:color="auto"/>
            <w:right w:val="none" w:sz="0" w:space="0" w:color="auto"/>
          </w:divBdr>
        </w:div>
        <w:div w:id="1224414787">
          <w:marLeft w:val="480"/>
          <w:marRight w:val="0"/>
          <w:marTop w:val="0"/>
          <w:marBottom w:val="0"/>
          <w:divBdr>
            <w:top w:val="none" w:sz="0" w:space="0" w:color="auto"/>
            <w:left w:val="none" w:sz="0" w:space="0" w:color="auto"/>
            <w:bottom w:val="none" w:sz="0" w:space="0" w:color="auto"/>
            <w:right w:val="none" w:sz="0" w:space="0" w:color="auto"/>
          </w:divBdr>
        </w:div>
        <w:div w:id="355275470">
          <w:marLeft w:val="480"/>
          <w:marRight w:val="0"/>
          <w:marTop w:val="0"/>
          <w:marBottom w:val="0"/>
          <w:divBdr>
            <w:top w:val="none" w:sz="0" w:space="0" w:color="auto"/>
            <w:left w:val="none" w:sz="0" w:space="0" w:color="auto"/>
            <w:bottom w:val="none" w:sz="0" w:space="0" w:color="auto"/>
            <w:right w:val="none" w:sz="0" w:space="0" w:color="auto"/>
          </w:divBdr>
        </w:div>
        <w:div w:id="1673219659">
          <w:marLeft w:val="480"/>
          <w:marRight w:val="0"/>
          <w:marTop w:val="0"/>
          <w:marBottom w:val="0"/>
          <w:divBdr>
            <w:top w:val="none" w:sz="0" w:space="0" w:color="auto"/>
            <w:left w:val="none" w:sz="0" w:space="0" w:color="auto"/>
            <w:bottom w:val="none" w:sz="0" w:space="0" w:color="auto"/>
            <w:right w:val="none" w:sz="0" w:space="0" w:color="auto"/>
          </w:divBdr>
        </w:div>
        <w:div w:id="817190306">
          <w:marLeft w:val="480"/>
          <w:marRight w:val="0"/>
          <w:marTop w:val="0"/>
          <w:marBottom w:val="0"/>
          <w:divBdr>
            <w:top w:val="none" w:sz="0" w:space="0" w:color="auto"/>
            <w:left w:val="none" w:sz="0" w:space="0" w:color="auto"/>
            <w:bottom w:val="none" w:sz="0" w:space="0" w:color="auto"/>
            <w:right w:val="none" w:sz="0" w:space="0" w:color="auto"/>
          </w:divBdr>
        </w:div>
        <w:div w:id="1120413649">
          <w:marLeft w:val="480"/>
          <w:marRight w:val="0"/>
          <w:marTop w:val="0"/>
          <w:marBottom w:val="0"/>
          <w:divBdr>
            <w:top w:val="none" w:sz="0" w:space="0" w:color="auto"/>
            <w:left w:val="none" w:sz="0" w:space="0" w:color="auto"/>
            <w:bottom w:val="none" w:sz="0" w:space="0" w:color="auto"/>
            <w:right w:val="none" w:sz="0" w:space="0" w:color="auto"/>
          </w:divBdr>
        </w:div>
      </w:divsChild>
    </w:div>
    <w:div w:id="369767839">
      <w:bodyDiv w:val="1"/>
      <w:marLeft w:val="0"/>
      <w:marRight w:val="0"/>
      <w:marTop w:val="0"/>
      <w:marBottom w:val="0"/>
      <w:divBdr>
        <w:top w:val="none" w:sz="0" w:space="0" w:color="auto"/>
        <w:left w:val="none" w:sz="0" w:space="0" w:color="auto"/>
        <w:bottom w:val="none" w:sz="0" w:space="0" w:color="auto"/>
        <w:right w:val="none" w:sz="0" w:space="0" w:color="auto"/>
      </w:divBdr>
      <w:divsChild>
        <w:div w:id="1349989400">
          <w:marLeft w:val="480"/>
          <w:marRight w:val="0"/>
          <w:marTop w:val="0"/>
          <w:marBottom w:val="0"/>
          <w:divBdr>
            <w:top w:val="none" w:sz="0" w:space="0" w:color="auto"/>
            <w:left w:val="none" w:sz="0" w:space="0" w:color="auto"/>
            <w:bottom w:val="none" w:sz="0" w:space="0" w:color="auto"/>
            <w:right w:val="none" w:sz="0" w:space="0" w:color="auto"/>
          </w:divBdr>
        </w:div>
        <w:div w:id="332730731">
          <w:marLeft w:val="480"/>
          <w:marRight w:val="0"/>
          <w:marTop w:val="0"/>
          <w:marBottom w:val="0"/>
          <w:divBdr>
            <w:top w:val="none" w:sz="0" w:space="0" w:color="auto"/>
            <w:left w:val="none" w:sz="0" w:space="0" w:color="auto"/>
            <w:bottom w:val="none" w:sz="0" w:space="0" w:color="auto"/>
            <w:right w:val="none" w:sz="0" w:space="0" w:color="auto"/>
          </w:divBdr>
        </w:div>
        <w:div w:id="824783173">
          <w:marLeft w:val="480"/>
          <w:marRight w:val="0"/>
          <w:marTop w:val="0"/>
          <w:marBottom w:val="0"/>
          <w:divBdr>
            <w:top w:val="none" w:sz="0" w:space="0" w:color="auto"/>
            <w:left w:val="none" w:sz="0" w:space="0" w:color="auto"/>
            <w:bottom w:val="none" w:sz="0" w:space="0" w:color="auto"/>
            <w:right w:val="none" w:sz="0" w:space="0" w:color="auto"/>
          </w:divBdr>
        </w:div>
        <w:div w:id="1169255755">
          <w:marLeft w:val="480"/>
          <w:marRight w:val="0"/>
          <w:marTop w:val="0"/>
          <w:marBottom w:val="0"/>
          <w:divBdr>
            <w:top w:val="none" w:sz="0" w:space="0" w:color="auto"/>
            <w:left w:val="none" w:sz="0" w:space="0" w:color="auto"/>
            <w:bottom w:val="none" w:sz="0" w:space="0" w:color="auto"/>
            <w:right w:val="none" w:sz="0" w:space="0" w:color="auto"/>
          </w:divBdr>
        </w:div>
        <w:div w:id="1891721504">
          <w:marLeft w:val="480"/>
          <w:marRight w:val="0"/>
          <w:marTop w:val="0"/>
          <w:marBottom w:val="0"/>
          <w:divBdr>
            <w:top w:val="none" w:sz="0" w:space="0" w:color="auto"/>
            <w:left w:val="none" w:sz="0" w:space="0" w:color="auto"/>
            <w:bottom w:val="none" w:sz="0" w:space="0" w:color="auto"/>
            <w:right w:val="none" w:sz="0" w:space="0" w:color="auto"/>
          </w:divBdr>
        </w:div>
        <w:div w:id="768355619">
          <w:marLeft w:val="480"/>
          <w:marRight w:val="0"/>
          <w:marTop w:val="0"/>
          <w:marBottom w:val="0"/>
          <w:divBdr>
            <w:top w:val="none" w:sz="0" w:space="0" w:color="auto"/>
            <w:left w:val="none" w:sz="0" w:space="0" w:color="auto"/>
            <w:bottom w:val="none" w:sz="0" w:space="0" w:color="auto"/>
            <w:right w:val="none" w:sz="0" w:space="0" w:color="auto"/>
          </w:divBdr>
        </w:div>
        <w:div w:id="726489792">
          <w:marLeft w:val="480"/>
          <w:marRight w:val="0"/>
          <w:marTop w:val="0"/>
          <w:marBottom w:val="0"/>
          <w:divBdr>
            <w:top w:val="none" w:sz="0" w:space="0" w:color="auto"/>
            <w:left w:val="none" w:sz="0" w:space="0" w:color="auto"/>
            <w:bottom w:val="none" w:sz="0" w:space="0" w:color="auto"/>
            <w:right w:val="none" w:sz="0" w:space="0" w:color="auto"/>
          </w:divBdr>
        </w:div>
        <w:div w:id="133569477">
          <w:marLeft w:val="480"/>
          <w:marRight w:val="0"/>
          <w:marTop w:val="0"/>
          <w:marBottom w:val="0"/>
          <w:divBdr>
            <w:top w:val="none" w:sz="0" w:space="0" w:color="auto"/>
            <w:left w:val="none" w:sz="0" w:space="0" w:color="auto"/>
            <w:bottom w:val="none" w:sz="0" w:space="0" w:color="auto"/>
            <w:right w:val="none" w:sz="0" w:space="0" w:color="auto"/>
          </w:divBdr>
        </w:div>
        <w:div w:id="1650092674">
          <w:marLeft w:val="480"/>
          <w:marRight w:val="0"/>
          <w:marTop w:val="0"/>
          <w:marBottom w:val="0"/>
          <w:divBdr>
            <w:top w:val="none" w:sz="0" w:space="0" w:color="auto"/>
            <w:left w:val="none" w:sz="0" w:space="0" w:color="auto"/>
            <w:bottom w:val="none" w:sz="0" w:space="0" w:color="auto"/>
            <w:right w:val="none" w:sz="0" w:space="0" w:color="auto"/>
          </w:divBdr>
        </w:div>
        <w:div w:id="915164750">
          <w:marLeft w:val="480"/>
          <w:marRight w:val="0"/>
          <w:marTop w:val="0"/>
          <w:marBottom w:val="0"/>
          <w:divBdr>
            <w:top w:val="none" w:sz="0" w:space="0" w:color="auto"/>
            <w:left w:val="none" w:sz="0" w:space="0" w:color="auto"/>
            <w:bottom w:val="none" w:sz="0" w:space="0" w:color="auto"/>
            <w:right w:val="none" w:sz="0" w:space="0" w:color="auto"/>
          </w:divBdr>
        </w:div>
        <w:div w:id="359160453">
          <w:marLeft w:val="480"/>
          <w:marRight w:val="0"/>
          <w:marTop w:val="0"/>
          <w:marBottom w:val="0"/>
          <w:divBdr>
            <w:top w:val="none" w:sz="0" w:space="0" w:color="auto"/>
            <w:left w:val="none" w:sz="0" w:space="0" w:color="auto"/>
            <w:bottom w:val="none" w:sz="0" w:space="0" w:color="auto"/>
            <w:right w:val="none" w:sz="0" w:space="0" w:color="auto"/>
          </w:divBdr>
        </w:div>
        <w:div w:id="1381828665">
          <w:marLeft w:val="480"/>
          <w:marRight w:val="0"/>
          <w:marTop w:val="0"/>
          <w:marBottom w:val="0"/>
          <w:divBdr>
            <w:top w:val="none" w:sz="0" w:space="0" w:color="auto"/>
            <w:left w:val="none" w:sz="0" w:space="0" w:color="auto"/>
            <w:bottom w:val="none" w:sz="0" w:space="0" w:color="auto"/>
            <w:right w:val="none" w:sz="0" w:space="0" w:color="auto"/>
          </w:divBdr>
        </w:div>
        <w:div w:id="144900977">
          <w:marLeft w:val="480"/>
          <w:marRight w:val="0"/>
          <w:marTop w:val="0"/>
          <w:marBottom w:val="0"/>
          <w:divBdr>
            <w:top w:val="none" w:sz="0" w:space="0" w:color="auto"/>
            <w:left w:val="none" w:sz="0" w:space="0" w:color="auto"/>
            <w:bottom w:val="none" w:sz="0" w:space="0" w:color="auto"/>
            <w:right w:val="none" w:sz="0" w:space="0" w:color="auto"/>
          </w:divBdr>
        </w:div>
        <w:div w:id="413748004">
          <w:marLeft w:val="480"/>
          <w:marRight w:val="0"/>
          <w:marTop w:val="0"/>
          <w:marBottom w:val="0"/>
          <w:divBdr>
            <w:top w:val="none" w:sz="0" w:space="0" w:color="auto"/>
            <w:left w:val="none" w:sz="0" w:space="0" w:color="auto"/>
            <w:bottom w:val="none" w:sz="0" w:space="0" w:color="auto"/>
            <w:right w:val="none" w:sz="0" w:space="0" w:color="auto"/>
          </w:divBdr>
        </w:div>
        <w:div w:id="954747698">
          <w:marLeft w:val="480"/>
          <w:marRight w:val="0"/>
          <w:marTop w:val="0"/>
          <w:marBottom w:val="0"/>
          <w:divBdr>
            <w:top w:val="none" w:sz="0" w:space="0" w:color="auto"/>
            <w:left w:val="none" w:sz="0" w:space="0" w:color="auto"/>
            <w:bottom w:val="none" w:sz="0" w:space="0" w:color="auto"/>
            <w:right w:val="none" w:sz="0" w:space="0" w:color="auto"/>
          </w:divBdr>
        </w:div>
        <w:div w:id="1466895271">
          <w:marLeft w:val="480"/>
          <w:marRight w:val="0"/>
          <w:marTop w:val="0"/>
          <w:marBottom w:val="0"/>
          <w:divBdr>
            <w:top w:val="none" w:sz="0" w:space="0" w:color="auto"/>
            <w:left w:val="none" w:sz="0" w:space="0" w:color="auto"/>
            <w:bottom w:val="none" w:sz="0" w:space="0" w:color="auto"/>
            <w:right w:val="none" w:sz="0" w:space="0" w:color="auto"/>
          </w:divBdr>
        </w:div>
        <w:div w:id="552080876">
          <w:marLeft w:val="480"/>
          <w:marRight w:val="0"/>
          <w:marTop w:val="0"/>
          <w:marBottom w:val="0"/>
          <w:divBdr>
            <w:top w:val="none" w:sz="0" w:space="0" w:color="auto"/>
            <w:left w:val="none" w:sz="0" w:space="0" w:color="auto"/>
            <w:bottom w:val="none" w:sz="0" w:space="0" w:color="auto"/>
            <w:right w:val="none" w:sz="0" w:space="0" w:color="auto"/>
          </w:divBdr>
        </w:div>
        <w:div w:id="431752443">
          <w:marLeft w:val="480"/>
          <w:marRight w:val="0"/>
          <w:marTop w:val="0"/>
          <w:marBottom w:val="0"/>
          <w:divBdr>
            <w:top w:val="none" w:sz="0" w:space="0" w:color="auto"/>
            <w:left w:val="none" w:sz="0" w:space="0" w:color="auto"/>
            <w:bottom w:val="none" w:sz="0" w:space="0" w:color="auto"/>
            <w:right w:val="none" w:sz="0" w:space="0" w:color="auto"/>
          </w:divBdr>
        </w:div>
        <w:div w:id="241915824">
          <w:marLeft w:val="480"/>
          <w:marRight w:val="0"/>
          <w:marTop w:val="0"/>
          <w:marBottom w:val="0"/>
          <w:divBdr>
            <w:top w:val="none" w:sz="0" w:space="0" w:color="auto"/>
            <w:left w:val="none" w:sz="0" w:space="0" w:color="auto"/>
            <w:bottom w:val="none" w:sz="0" w:space="0" w:color="auto"/>
            <w:right w:val="none" w:sz="0" w:space="0" w:color="auto"/>
          </w:divBdr>
        </w:div>
        <w:div w:id="720176649">
          <w:marLeft w:val="480"/>
          <w:marRight w:val="0"/>
          <w:marTop w:val="0"/>
          <w:marBottom w:val="0"/>
          <w:divBdr>
            <w:top w:val="none" w:sz="0" w:space="0" w:color="auto"/>
            <w:left w:val="none" w:sz="0" w:space="0" w:color="auto"/>
            <w:bottom w:val="none" w:sz="0" w:space="0" w:color="auto"/>
            <w:right w:val="none" w:sz="0" w:space="0" w:color="auto"/>
          </w:divBdr>
        </w:div>
        <w:div w:id="8456758">
          <w:marLeft w:val="480"/>
          <w:marRight w:val="0"/>
          <w:marTop w:val="0"/>
          <w:marBottom w:val="0"/>
          <w:divBdr>
            <w:top w:val="none" w:sz="0" w:space="0" w:color="auto"/>
            <w:left w:val="none" w:sz="0" w:space="0" w:color="auto"/>
            <w:bottom w:val="none" w:sz="0" w:space="0" w:color="auto"/>
            <w:right w:val="none" w:sz="0" w:space="0" w:color="auto"/>
          </w:divBdr>
        </w:div>
        <w:div w:id="1176724530">
          <w:marLeft w:val="480"/>
          <w:marRight w:val="0"/>
          <w:marTop w:val="0"/>
          <w:marBottom w:val="0"/>
          <w:divBdr>
            <w:top w:val="none" w:sz="0" w:space="0" w:color="auto"/>
            <w:left w:val="none" w:sz="0" w:space="0" w:color="auto"/>
            <w:bottom w:val="none" w:sz="0" w:space="0" w:color="auto"/>
            <w:right w:val="none" w:sz="0" w:space="0" w:color="auto"/>
          </w:divBdr>
        </w:div>
        <w:div w:id="1884561296">
          <w:marLeft w:val="480"/>
          <w:marRight w:val="0"/>
          <w:marTop w:val="0"/>
          <w:marBottom w:val="0"/>
          <w:divBdr>
            <w:top w:val="none" w:sz="0" w:space="0" w:color="auto"/>
            <w:left w:val="none" w:sz="0" w:space="0" w:color="auto"/>
            <w:bottom w:val="none" w:sz="0" w:space="0" w:color="auto"/>
            <w:right w:val="none" w:sz="0" w:space="0" w:color="auto"/>
          </w:divBdr>
        </w:div>
        <w:div w:id="1648589684">
          <w:marLeft w:val="480"/>
          <w:marRight w:val="0"/>
          <w:marTop w:val="0"/>
          <w:marBottom w:val="0"/>
          <w:divBdr>
            <w:top w:val="none" w:sz="0" w:space="0" w:color="auto"/>
            <w:left w:val="none" w:sz="0" w:space="0" w:color="auto"/>
            <w:bottom w:val="none" w:sz="0" w:space="0" w:color="auto"/>
            <w:right w:val="none" w:sz="0" w:space="0" w:color="auto"/>
          </w:divBdr>
        </w:div>
        <w:div w:id="1039545835">
          <w:marLeft w:val="480"/>
          <w:marRight w:val="0"/>
          <w:marTop w:val="0"/>
          <w:marBottom w:val="0"/>
          <w:divBdr>
            <w:top w:val="none" w:sz="0" w:space="0" w:color="auto"/>
            <w:left w:val="none" w:sz="0" w:space="0" w:color="auto"/>
            <w:bottom w:val="none" w:sz="0" w:space="0" w:color="auto"/>
            <w:right w:val="none" w:sz="0" w:space="0" w:color="auto"/>
          </w:divBdr>
        </w:div>
        <w:div w:id="253831078">
          <w:marLeft w:val="480"/>
          <w:marRight w:val="0"/>
          <w:marTop w:val="0"/>
          <w:marBottom w:val="0"/>
          <w:divBdr>
            <w:top w:val="none" w:sz="0" w:space="0" w:color="auto"/>
            <w:left w:val="none" w:sz="0" w:space="0" w:color="auto"/>
            <w:bottom w:val="none" w:sz="0" w:space="0" w:color="auto"/>
            <w:right w:val="none" w:sz="0" w:space="0" w:color="auto"/>
          </w:divBdr>
        </w:div>
      </w:divsChild>
    </w:div>
    <w:div w:id="371538680">
      <w:bodyDiv w:val="1"/>
      <w:marLeft w:val="0"/>
      <w:marRight w:val="0"/>
      <w:marTop w:val="0"/>
      <w:marBottom w:val="0"/>
      <w:divBdr>
        <w:top w:val="none" w:sz="0" w:space="0" w:color="auto"/>
        <w:left w:val="none" w:sz="0" w:space="0" w:color="auto"/>
        <w:bottom w:val="none" w:sz="0" w:space="0" w:color="auto"/>
        <w:right w:val="none" w:sz="0" w:space="0" w:color="auto"/>
      </w:divBdr>
      <w:divsChild>
        <w:div w:id="986669719">
          <w:marLeft w:val="480"/>
          <w:marRight w:val="0"/>
          <w:marTop w:val="0"/>
          <w:marBottom w:val="0"/>
          <w:divBdr>
            <w:top w:val="none" w:sz="0" w:space="0" w:color="auto"/>
            <w:left w:val="none" w:sz="0" w:space="0" w:color="auto"/>
            <w:bottom w:val="none" w:sz="0" w:space="0" w:color="auto"/>
            <w:right w:val="none" w:sz="0" w:space="0" w:color="auto"/>
          </w:divBdr>
        </w:div>
        <w:div w:id="1472138639">
          <w:marLeft w:val="480"/>
          <w:marRight w:val="0"/>
          <w:marTop w:val="0"/>
          <w:marBottom w:val="0"/>
          <w:divBdr>
            <w:top w:val="none" w:sz="0" w:space="0" w:color="auto"/>
            <w:left w:val="none" w:sz="0" w:space="0" w:color="auto"/>
            <w:bottom w:val="none" w:sz="0" w:space="0" w:color="auto"/>
            <w:right w:val="none" w:sz="0" w:space="0" w:color="auto"/>
          </w:divBdr>
        </w:div>
        <w:div w:id="717364219">
          <w:marLeft w:val="480"/>
          <w:marRight w:val="0"/>
          <w:marTop w:val="0"/>
          <w:marBottom w:val="0"/>
          <w:divBdr>
            <w:top w:val="none" w:sz="0" w:space="0" w:color="auto"/>
            <w:left w:val="none" w:sz="0" w:space="0" w:color="auto"/>
            <w:bottom w:val="none" w:sz="0" w:space="0" w:color="auto"/>
            <w:right w:val="none" w:sz="0" w:space="0" w:color="auto"/>
          </w:divBdr>
        </w:div>
        <w:div w:id="1808668671">
          <w:marLeft w:val="480"/>
          <w:marRight w:val="0"/>
          <w:marTop w:val="0"/>
          <w:marBottom w:val="0"/>
          <w:divBdr>
            <w:top w:val="none" w:sz="0" w:space="0" w:color="auto"/>
            <w:left w:val="none" w:sz="0" w:space="0" w:color="auto"/>
            <w:bottom w:val="none" w:sz="0" w:space="0" w:color="auto"/>
            <w:right w:val="none" w:sz="0" w:space="0" w:color="auto"/>
          </w:divBdr>
        </w:div>
        <w:div w:id="403916837">
          <w:marLeft w:val="480"/>
          <w:marRight w:val="0"/>
          <w:marTop w:val="0"/>
          <w:marBottom w:val="0"/>
          <w:divBdr>
            <w:top w:val="none" w:sz="0" w:space="0" w:color="auto"/>
            <w:left w:val="none" w:sz="0" w:space="0" w:color="auto"/>
            <w:bottom w:val="none" w:sz="0" w:space="0" w:color="auto"/>
            <w:right w:val="none" w:sz="0" w:space="0" w:color="auto"/>
          </w:divBdr>
        </w:div>
        <w:div w:id="1266502096">
          <w:marLeft w:val="480"/>
          <w:marRight w:val="0"/>
          <w:marTop w:val="0"/>
          <w:marBottom w:val="0"/>
          <w:divBdr>
            <w:top w:val="none" w:sz="0" w:space="0" w:color="auto"/>
            <w:left w:val="none" w:sz="0" w:space="0" w:color="auto"/>
            <w:bottom w:val="none" w:sz="0" w:space="0" w:color="auto"/>
            <w:right w:val="none" w:sz="0" w:space="0" w:color="auto"/>
          </w:divBdr>
        </w:div>
        <w:div w:id="1138496039">
          <w:marLeft w:val="480"/>
          <w:marRight w:val="0"/>
          <w:marTop w:val="0"/>
          <w:marBottom w:val="0"/>
          <w:divBdr>
            <w:top w:val="none" w:sz="0" w:space="0" w:color="auto"/>
            <w:left w:val="none" w:sz="0" w:space="0" w:color="auto"/>
            <w:bottom w:val="none" w:sz="0" w:space="0" w:color="auto"/>
            <w:right w:val="none" w:sz="0" w:space="0" w:color="auto"/>
          </w:divBdr>
        </w:div>
        <w:div w:id="2040162695">
          <w:marLeft w:val="480"/>
          <w:marRight w:val="0"/>
          <w:marTop w:val="0"/>
          <w:marBottom w:val="0"/>
          <w:divBdr>
            <w:top w:val="none" w:sz="0" w:space="0" w:color="auto"/>
            <w:left w:val="none" w:sz="0" w:space="0" w:color="auto"/>
            <w:bottom w:val="none" w:sz="0" w:space="0" w:color="auto"/>
            <w:right w:val="none" w:sz="0" w:space="0" w:color="auto"/>
          </w:divBdr>
        </w:div>
        <w:div w:id="243491300">
          <w:marLeft w:val="480"/>
          <w:marRight w:val="0"/>
          <w:marTop w:val="0"/>
          <w:marBottom w:val="0"/>
          <w:divBdr>
            <w:top w:val="none" w:sz="0" w:space="0" w:color="auto"/>
            <w:left w:val="none" w:sz="0" w:space="0" w:color="auto"/>
            <w:bottom w:val="none" w:sz="0" w:space="0" w:color="auto"/>
            <w:right w:val="none" w:sz="0" w:space="0" w:color="auto"/>
          </w:divBdr>
        </w:div>
        <w:div w:id="372655874">
          <w:marLeft w:val="480"/>
          <w:marRight w:val="0"/>
          <w:marTop w:val="0"/>
          <w:marBottom w:val="0"/>
          <w:divBdr>
            <w:top w:val="none" w:sz="0" w:space="0" w:color="auto"/>
            <w:left w:val="none" w:sz="0" w:space="0" w:color="auto"/>
            <w:bottom w:val="none" w:sz="0" w:space="0" w:color="auto"/>
            <w:right w:val="none" w:sz="0" w:space="0" w:color="auto"/>
          </w:divBdr>
        </w:div>
        <w:div w:id="792017264">
          <w:marLeft w:val="480"/>
          <w:marRight w:val="0"/>
          <w:marTop w:val="0"/>
          <w:marBottom w:val="0"/>
          <w:divBdr>
            <w:top w:val="none" w:sz="0" w:space="0" w:color="auto"/>
            <w:left w:val="none" w:sz="0" w:space="0" w:color="auto"/>
            <w:bottom w:val="none" w:sz="0" w:space="0" w:color="auto"/>
            <w:right w:val="none" w:sz="0" w:space="0" w:color="auto"/>
          </w:divBdr>
        </w:div>
        <w:div w:id="413011274">
          <w:marLeft w:val="480"/>
          <w:marRight w:val="0"/>
          <w:marTop w:val="0"/>
          <w:marBottom w:val="0"/>
          <w:divBdr>
            <w:top w:val="none" w:sz="0" w:space="0" w:color="auto"/>
            <w:left w:val="none" w:sz="0" w:space="0" w:color="auto"/>
            <w:bottom w:val="none" w:sz="0" w:space="0" w:color="auto"/>
            <w:right w:val="none" w:sz="0" w:space="0" w:color="auto"/>
          </w:divBdr>
        </w:div>
        <w:div w:id="1337803234">
          <w:marLeft w:val="480"/>
          <w:marRight w:val="0"/>
          <w:marTop w:val="0"/>
          <w:marBottom w:val="0"/>
          <w:divBdr>
            <w:top w:val="none" w:sz="0" w:space="0" w:color="auto"/>
            <w:left w:val="none" w:sz="0" w:space="0" w:color="auto"/>
            <w:bottom w:val="none" w:sz="0" w:space="0" w:color="auto"/>
            <w:right w:val="none" w:sz="0" w:space="0" w:color="auto"/>
          </w:divBdr>
        </w:div>
      </w:divsChild>
    </w:div>
    <w:div w:id="377903672">
      <w:bodyDiv w:val="1"/>
      <w:marLeft w:val="0"/>
      <w:marRight w:val="0"/>
      <w:marTop w:val="0"/>
      <w:marBottom w:val="0"/>
      <w:divBdr>
        <w:top w:val="none" w:sz="0" w:space="0" w:color="auto"/>
        <w:left w:val="none" w:sz="0" w:space="0" w:color="auto"/>
        <w:bottom w:val="none" w:sz="0" w:space="0" w:color="auto"/>
        <w:right w:val="none" w:sz="0" w:space="0" w:color="auto"/>
      </w:divBdr>
    </w:div>
    <w:div w:id="406389215">
      <w:bodyDiv w:val="1"/>
      <w:marLeft w:val="0"/>
      <w:marRight w:val="0"/>
      <w:marTop w:val="0"/>
      <w:marBottom w:val="0"/>
      <w:divBdr>
        <w:top w:val="none" w:sz="0" w:space="0" w:color="auto"/>
        <w:left w:val="none" w:sz="0" w:space="0" w:color="auto"/>
        <w:bottom w:val="none" w:sz="0" w:space="0" w:color="auto"/>
        <w:right w:val="none" w:sz="0" w:space="0" w:color="auto"/>
      </w:divBdr>
    </w:div>
    <w:div w:id="406655955">
      <w:bodyDiv w:val="1"/>
      <w:marLeft w:val="0"/>
      <w:marRight w:val="0"/>
      <w:marTop w:val="0"/>
      <w:marBottom w:val="0"/>
      <w:divBdr>
        <w:top w:val="none" w:sz="0" w:space="0" w:color="auto"/>
        <w:left w:val="none" w:sz="0" w:space="0" w:color="auto"/>
        <w:bottom w:val="none" w:sz="0" w:space="0" w:color="auto"/>
        <w:right w:val="none" w:sz="0" w:space="0" w:color="auto"/>
      </w:divBdr>
    </w:div>
    <w:div w:id="407848109">
      <w:bodyDiv w:val="1"/>
      <w:marLeft w:val="0"/>
      <w:marRight w:val="0"/>
      <w:marTop w:val="0"/>
      <w:marBottom w:val="0"/>
      <w:divBdr>
        <w:top w:val="none" w:sz="0" w:space="0" w:color="auto"/>
        <w:left w:val="none" w:sz="0" w:space="0" w:color="auto"/>
        <w:bottom w:val="none" w:sz="0" w:space="0" w:color="auto"/>
        <w:right w:val="none" w:sz="0" w:space="0" w:color="auto"/>
      </w:divBdr>
      <w:divsChild>
        <w:div w:id="332955082">
          <w:marLeft w:val="480"/>
          <w:marRight w:val="0"/>
          <w:marTop w:val="0"/>
          <w:marBottom w:val="0"/>
          <w:divBdr>
            <w:top w:val="none" w:sz="0" w:space="0" w:color="auto"/>
            <w:left w:val="none" w:sz="0" w:space="0" w:color="auto"/>
            <w:bottom w:val="none" w:sz="0" w:space="0" w:color="auto"/>
            <w:right w:val="none" w:sz="0" w:space="0" w:color="auto"/>
          </w:divBdr>
        </w:div>
        <w:div w:id="1567718533">
          <w:marLeft w:val="480"/>
          <w:marRight w:val="0"/>
          <w:marTop w:val="0"/>
          <w:marBottom w:val="0"/>
          <w:divBdr>
            <w:top w:val="none" w:sz="0" w:space="0" w:color="auto"/>
            <w:left w:val="none" w:sz="0" w:space="0" w:color="auto"/>
            <w:bottom w:val="none" w:sz="0" w:space="0" w:color="auto"/>
            <w:right w:val="none" w:sz="0" w:space="0" w:color="auto"/>
          </w:divBdr>
        </w:div>
        <w:div w:id="407655304">
          <w:marLeft w:val="480"/>
          <w:marRight w:val="0"/>
          <w:marTop w:val="0"/>
          <w:marBottom w:val="0"/>
          <w:divBdr>
            <w:top w:val="none" w:sz="0" w:space="0" w:color="auto"/>
            <w:left w:val="none" w:sz="0" w:space="0" w:color="auto"/>
            <w:bottom w:val="none" w:sz="0" w:space="0" w:color="auto"/>
            <w:right w:val="none" w:sz="0" w:space="0" w:color="auto"/>
          </w:divBdr>
        </w:div>
        <w:div w:id="879972009">
          <w:marLeft w:val="480"/>
          <w:marRight w:val="0"/>
          <w:marTop w:val="0"/>
          <w:marBottom w:val="0"/>
          <w:divBdr>
            <w:top w:val="none" w:sz="0" w:space="0" w:color="auto"/>
            <w:left w:val="none" w:sz="0" w:space="0" w:color="auto"/>
            <w:bottom w:val="none" w:sz="0" w:space="0" w:color="auto"/>
            <w:right w:val="none" w:sz="0" w:space="0" w:color="auto"/>
          </w:divBdr>
        </w:div>
        <w:div w:id="997659788">
          <w:marLeft w:val="480"/>
          <w:marRight w:val="0"/>
          <w:marTop w:val="0"/>
          <w:marBottom w:val="0"/>
          <w:divBdr>
            <w:top w:val="none" w:sz="0" w:space="0" w:color="auto"/>
            <w:left w:val="none" w:sz="0" w:space="0" w:color="auto"/>
            <w:bottom w:val="none" w:sz="0" w:space="0" w:color="auto"/>
            <w:right w:val="none" w:sz="0" w:space="0" w:color="auto"/>
          </w:divBdr>
        </w:div>
        <w:div w:id="1607888898">
          <w:marLeft w:val="480"/>
          <w:marRight w:val="0"/>
          <w:marTop w:val="0"/>
          <w:marBottom w:val="0"/>
          <w:divBdr>
            <w:top w:val="none" w:sz="0" w:space="0" w:color="auto"/>
            <w:left w:val="none" w:sz="0" w:space="0" w:color="auto"/>
            <w:bottom w:val="none" w:sz="0" w:space="0" w:color="auto"/>
            <w:right w:val="none" w:sz="0" w:space="0" w:color="auto"/>
          </w:divBdr>
        </w:div>
      </w:divsChild>
    </w:div>
    <w:div w:id="412817272">
      <w:bodyDiv w:val="1"/>
      <w:marLeft w:val="0"/>
      <w:marRight w:val="0"/>
      <w:marTop w:val="0"/>
      <w:marBottom w:val="0"/>
      <w:divBdr>
        <w:top w:val="none" w:sz="0" w:space="0" w:color="auto"/>
        <w:left w:val="none" w:sz="0" w:space="0" w:color="auto"/>
        <w:bottom w:val="none" w:sz="0" w:space="0" w:color="auto"/>
        <w:right w:val="none" w:sz="0" w:space="0" w:color="auto"/>
      </w:divBdr>
      <w:divsChild>
        <w:div w:id="1473862918">
          <w:marLeft w:val="480"/>
          <w:marRight w:val="0"/>
          <w:marTop w:val="0"/>
          <w:marBottom w:val="0"/>
          <w:divBdr>
            <w:top w:val="none" w:sz="0" w:space="0" w:color="auto"/>
            <w:left w:val="none" w:sz="0" w:space="0" w:color="auto"/>
            <w:bottom w:val="none" w:sz="0" w:space="0" w:color="auto"/>
            <w:right w:val="none" w:sz="0" w:space="0" w:color="auto"/>
          </w:divBdr>
        </w:div>
        <w:div w:id="1094520520">
          <w:marLeft w:val="480"/>
          <w:marRight w:val="0"/>
          <w:marTop w:val="0"/>
          <w:marBottom w:val="0"/>
          <w:divBdr>
            <w:top w:val="none" w:sz="0" w:space="0" w:color="auto"/>
            <w:left w:val="none" w:sz="0" w:space="0" w:color="auto"/>
            <w:bottom w:val="none" w:sz="0" w:space="0" w:color="auto"/>
            <w:right w:val="none" w:sz="0" w:space="0" w:color="auto"/>
          </w:divBdr>
        </w:div>
        <w:div w:id="509177824">
          <w:marLeft w:val="480"/>
          <w:marRight w:val="0"/>
          <w:marTop w:val="0"/>
          <w:marBottom w:val="0"/>
          <w:divBdr>
            <w:top w:val="none" w:sz="0" w:space="0" w:color="auto"/>
            <w:left w:val="none" w:sz="0" w:space="0" w:color="auto"/>
            <w:bottom w:val="none" w:sz="0" w:space="0" w:color="auto"/>
            <w:right w:val="none" w:sz="0" w:space="0" w:color="auto"/>
          </w:divBdr>
        </w:div>
        <w:div w:id="363793777">
          <w:marLeft w:val="480"/>
          <w:marRight w:val="0"/>
          <w:marTop w:val="0"/>
          <w:marBottom w:val="0"/>
          <w:divBdr>
            <w:top w:val="none" w:sz="0" w:space="0" w:color="auto"/>
            <w:left w:val="none" w:sz="0" w:space="0" w:color="auto"/>
            <w:bottom w:val="none" w:sz="0" w:space="0" w:color="auto"/>
            <w:right w:val="none" w:sz="0" w:space="0" w:color="auto"/>
          </w:divBdr>
        </w:div>
        <w:div w:id="769007547">
          <w:marLeft w:val="480"/>
          <w:marRight w:val="0"/>
          <w:marTop w:val="0"/>
          <w:marBottom w:val="0"/>
          <w:divBdr>
            <w:top w:val="none" w:sz="0" w:space="0" w:color="auto"/>
            <w:left w:val="none" w:sz="0" w:space="0" w:color="auto"/>
            <w:bottom w:val="none" w:sz="0" w:space="0" w:color="auto"/>
            <w:right w:val="none" w:sz="0" w:space="0" w:color="auto"/>
          </w:divBdr>
        </w:div>
        <w:div w:id="1606232099">
          <w:marLeft w:val="480"/>
          <w:marRight w:val="0"/>
          <w:marTop w:val="0"/>
          <w:marBottom w:val="0"/>
          <w:divBdr>
            <w:top w:val="none" w:sz="0" w:space="0" w:color="auto"/>
            <w:left w:val="none" w:sz="0" w:space="0" w:color="auto"/>
            <w:bottom w:val="none" w:sz="0" w:space="0" w:color="auto"/>
            <w:right w:val="none" w:sz="0" w:space="0" w:color="auto"/>
          </w:divBdr>
        </w:div>
        <w:div w:id="1737433654">
          <w:marLeft w:val="480"/>
          <w:marRight w:val="0"/>
          <w:marTop w:val="0"/>
          <w:marBottom w:val="0"/>
          <w:divBdr>
            <w:top w:val="none" w:sz="0" w:space="0" w:color="auto"/>
            <w:left w:val="none" w:sz="0" w:space="0" w:color="auto"/>
            <w:bottom w:val="none" w:sz="0" w:space="0" w:color="auto"/>
            <w:right w:val="none" w:sz="0" w:space="0" w:color="auto"/>
          </w:divBdr>
        </w:div>
        <w:div w:id="2043169140">
          <w:marLeft w:val="480"/>
          <w:marRight w:val="0"/>
          <w:marTop w:val="0"/>
          <w:marBottom w:val="0"/>
          <w:divBdr>
            <w:top w:val="none" w:sz="0" w:space="0" w:color="auto"/>
            <w:left w:val="none" w:sz="0" w:space="0" w:color="auto"/>
            <w:bottom w:val="none" w:sz="0" w:space="0" w:color="auto"/>
            <w:right w:val="none" w:sz="0" w:space="0" w:color="auto"/>
          </w:divBdr>
        </w:div>
        <w:div w:id="205527388">
          <w:marLeft w:val="480"/>
          <w:marRight w:val="0"/>
          <w:marTop w:val="0"/>
          <w:marBottom w:val="0"/>
          <w:divBdr>
            <w:top w:val="none" w:sz="0" w:space="0" w:color="auto"/>
            <w:left w:val="none" w:sz="0" w:space="0" w:color="auto"/>
            <w:bottom w:val="none" w:sz="0" w:space="0" w:color="auto"/>
            <w:right w:val="none" w:sz="0" w:space="0" w:color="auto"/>
          </w:divBdr>
        </w:div>
        <w:div w:id="1830291043">
          <w:marLeft w:val="480"/>
          <w:marRight w:val="0"/>
          <w:marTop w:val="0"/>
          <w:marBottom w:val="0"/>
          <w:divBdr>
            <w:top w:val="none" w:sz="0" w:space="0" w:color="auto"/>
            <w:left w:val="none" w:sz="0" w:space="0" w:color="auto"/>
            <w:bottom w:val="none" w:sz="0" w:space="0" w:color="auto"/>
            <w:right w:val="none" w:sz="0" w:space="0" w:color="auto"/>
          </w:divBdr>
        </w:div>
        <w:div w:id="166288928">
          <w:marLeft w:val="480"/>
          <w:marRight w:val="0"/>
          <w:marTop w:val="0"/>
          <w:marBottom w:val="0"/>
          <w:divBdr>
            <w:top w:val="none" w:sz="0" w:space="0" w:color="auto"/>
            <w:left w:val="none" w:sz="0" w:space="0" w:color="auto"/>
            <w:bottom w:val="none" w:sz="0" w:space="0" w:color="auto"/>
            <w:right w:val="none" w:sz="0" w:space="0" w:color="auto"/>
          </w:divBdr>
        </w:div>
        <w:div w:id="78412745">
          <w:marLeft w:val="480"/>
          <w:marRight w:val="0"/>
          <w:marTop w:val="0"/>
          <w:marBottom w:val="0"/>
          <w:divBdr>
            <w:top w:val="none" w:sz="0" w:space="0" w:color="auto"/>
            <w:left w:val="none" w:sz="0" w:space="0" w:color="auto"/>
            <w:bottom w:val="none" w:sz="0" w:space="0" w:color="auto"/>
            <w:right w:val="none" w:sz="0" w:space="0" w:color="auto"/>
          </w:divBdr>
        </w:div>
        <w:div w:id="69887664">
          <w:marLeft w:val="480"/>
          <w:marRight w:val="0"/>
          <w:marTop w:val="0"/>
          <w:marBottom w:val="0"/>
          <w:divBdr>
            <w:top w:val="none" w:sz="0" w:space="0" w:color="auto"/>
            <w:left w:val="none" w:sz="0" w:space="0" w:color="auto"/>
            <w:bottom w:val="none" w:sz="0" w:space="0" w:color="auto"/>
            <w:right w:val="none" w:sz="0" w:space="0" w:color="auto"/>
          </w:divBdr>
        </w:div>
        <w:div w:id="506479846">
          <w:marLeft w:val="480"/>
          <w:marRight w:val="0"/>
          <w:marTop w:val="0"/>
          <w:marBottom w:val="0"/>
          <w:divBdr>
            <w:top w:val="none" w:sz="0" w:space="0" w:color="auto"/>
            <w:left w:val="none" w:sz="0" w:space="0" w:color="auto"/>
            <w:bottom w:val="none" w:sz="0" w:space="0" w:color="auto"/>
            <w:right w:val="none" w:sz="0" w:space="0" w:color="auto"/>
          </w:divBdr>
        </w:div>
        <w:div w:id="1141388859">
          <w:marLeft w:val="480"/>
          <w:marRight w:val="0"/>
          <w:marTop w:val="0"/>
          <w:marBottom w:val="0"/>
          <w:divBdr>
            <w:top w:val="none" w:sz="0" w:space="0" w:color="auto"/>
            <w:left w:val="none" w:sz="0" w:space="0" w:color="auto"/>
            <w:bottom w:val="none" w:sz="0" w:space="0" w:color="auto"/>
            <w:right w:val="none" w:sz="0" w:space="0" w:color="auto"/>
          </w:divBdr>
        </w:div>
        <w:div w:id="2145342185">
          <w:marLeft w:val="480"/>
          <w:marRight w:val="0"/>
          <w:marTop w:val="0"/>
          <w:marBottom w:val="0"/>
          <w:divBdr>
            <w:top w:val="none" w:sz="0" w:space="0" w:color="auto"/>
            <w:left w:val="none" w:sz="0" w:space="0" w:color="auto"/>
            <w:bottom w:val="none" w:sz="0" w:space="0" w:color="auto"/>
            <w:right w:val="none" w:sz="0" w:space="0" w:color="auto"/>
          </w:divBdr>
        </w:div>
        <w:div w:id="1345547379">
          <w:marLeft w:val="480"/>
          <w:marRight w:val="0"/>
          <w:marTop w:val="0"/>
          <w:marBottom w:val="0"/>
          <w:divBdr>
            <w:top w:val="none" w:sz="0" w:space="0" w:color="auto"/>
            <w:left w:val="none" w:sz="0" w:space="0" w:color="auto"/>
            <w:bottom w:val="none" w:sz="0" w:space="0" w:color="auto"/>
            <w:right w:val="none" w:sz="0" w:space="0" w:color="auto"/>
          </w:divBdr>
        </w:div>
        <w:div w:id="258297817">
          <w:marLeft w:val="480"/>
          <w:marRight w:val="0"/>
          <w:marTop w:val="0"/>
          <w:marBottom w:val="0"/>
          <w:divBdr>
            <w:top w:val="none" w:sz="0" w:space="0" w:color="auto"/>
            <w:left w:val="none" w:sz="0" w:space="0" w:color="auto"/>
            <w:bottom w:val="none" w:sz="0" w:space="0" w:color="auto"/>
            <w:right w:val="none" w:sz="0" w:space="0" w:color="auto"/>
          </w:divBdr>
        </w:div>
        <w:div w:id="1624461011">
          <w:marLeft w:val="480"/>
          <w:marRight w:val="0"/>
          <w:marTop w:val="0"/>
          <w:marBottom w:val="0"/>
          <w:divBdr>
            <w:top w:val="none" w:sz="0" w:space="0" w:color="auto"/>
            <w:left w:val="none" w:sz="0" w:space="0" w:color="auto"/>
            <w:bottom w:val="none" w:sz="0" w:space="0" w:color="auto"/>
            <w:right w:val="none" w:sz="0" w:space="0" w:color="auto"/>
          </w:divBdr>
        </w:div>
        <w:div w:id="437602596">
          <w:marLeft w:val="480"/>
          <w:marRight w:val="0"/>
          <w:marTop w:val="0"/>
          <w:marBottom w:val="0"/>
          <w:divBdr>
            <w:top w:val="none" w:sz="0" w:space="0" w:color="auto"/>
            <w:left w:val="none" w:sz="0" w:space="0" w:color="auto"/>
            <w:bottom w:val="none" w:sz="0" w:space="0" w:color="auto"/>
            <w:right w:val="none" w:sz="0" w:space="0" w:color="auto"/>
          </w:divBdr>
        </w:div>
      </w:divsChild>
    </w:div>
    <w:div w:id="417286083">
      <w:bodyDiv w:val="1"/>
      <w:marLeft w:val="0"/>
      <w:marRight w:val="0"/>
      <w:marTop w:val="0"/>
      <w:marBottom w:val="0"/>
      <w:divBdr>
        <w:top w:val="none" w:sz="0" w:space="0" w:color="auto"/>
        <w:left w:val="none" w:sz="0" w:space="0" w:color="auto"/>
        <w:bottom w:val="none" w:sz="0" w:space="0" w:color="auto"/>
        <w:right w:val="none" w:sz="0" w:space="0" w:color="auto"/>
      </w:divBdr>
      <w:divsChild>
        <w:div w:id="870609876">
          <w:marLeft w:val="480"/>
          <w:marRight w:val="0"/>
          <w:marTop w:val="0"/>
          <w:marBottom w:val="0"/>
          <w:divBdr>
            <w:top w:val="none" w:sz="0" w:space="0" w:color="auto"/>
            <w:left w:val="none" w:sz="0" w:space="0" w:color="auto"/>
            <w:bottom w:val="none" w:sz="0" w:space="0" w:color="auto"/>
            <w:right w:val="none" w:sz="0" w:space="0" w:color="auto"/>
          </w:divBdr>
        </w:div>
        <w:div w:id="852183836">
          <w:marLeft w:val="480"/>
          <w:marRight w:val="0"/>
          <w:marTop w:val="0"/>
          <w:marBottom w:val="0"/>
          <w:divBdr>
            <w:top w:val="none" w:sz="0" w:space="0" w:color="auto"/>
            <w:left w:val="none" w:sz="0" w:space="0" w:color="auto"/>
            <w:bottom w:val="none" w:sz="0" w:space="0" w:color="auto"/>
            <w:right w:val="none" w:sz="0" w:space="0" w:color="auto"/>
          </w:divBdr>
        </w:div>
        <w:div w:id="280117807">
          <w:marLeft w:val="480"/>
          <w:marRight w:val="0"/>
          <w:marTop w:val="0"/>
          <w:marBottom w:val="0"/>
          <w:divBdr>
            <w:top w:val="none" w:sz="0" w:space="0" w:color="auto"/>
            <w:left w:val="none" w:sz="0" w:space="0" w:color="auto"/>
            <w:bottom w:val="none" w:sz="0" w:space="0" w:color="auto"/>
            <w:right w:val="none" w:sz="0" w:space="0" w:color="auto"/>
          </w:divBdr>
        </w:div>
        <w:div w:id="579146420">
          <w:marLeft w:val="480"/>
          <w:marRight w:val="0"/>
          <w:marTop w:val="0"/>
          <w:marBottom w:val="0"/>
          <w:divBdr>
            <w:top w:val="none" w:sz="0" w:space="0" w:color="auto"/>
            <w:left w:val="none" w:sz="0" w:space="0" w:color="auto"/>
            <w:bottom w:val="none" w:sz="0" w:space="0" w:color="auto"/>
            <w:right w:val="none" w:sz="0" w:space="0" w:color="auto"/>
          </w:divBdr>
        </w:div>
        <w:div w:id="396827565">
          <w:marLeft w:val="480"/>
          <w:marRight w:val="0"/>
          <w:marTop w:val="0"/>
          <w:marBottom w:val="0"/>
          <w:divBdr>
            <w:top w:val="none" w:sz="0" w:space="0" w:color="auto"/>
            <w:left w:val="none" w:sz="0" w:space="0" w:color="auto"/>
            <w:bottom w:val="none" w:sz="0" w:space="0" w:color="auto"/>
            <w:right w:val="none" w:sz="0" w:space="0" w:color="auto"/>
          </w:divBdr>
        </w:div>
        <w:div w:id="1538274690">
          <w:marLeft w:val="480"/>
          <w:marRight w:val="0"/>
          <w:marTop w:val="0"/>
          <w:marBottom w:val="0"/>
          <w:divBdr>
            <w:top w:val="none" w:sz="0" w:space="0" w:color="auto"/>
            <w:left w:val="none" w:sz="0" w:space="0" w:color="auto"/>
            <w:bottom w:val="none" w:sz="0" w:space="0" w:color="auto"/>
            <w:right w:val="none" w:sz="0" w:space="0" w:color="auto"/>
          </w:divBdr>
        </w:div>
        <w:div w:id="1116487464">
          <w:marLeft w:val="480"/>
          <w:marRight w:val="0"/>
          <w:marTop w:val="0"/>
          <w:marBottom w:val="0"/>
          <w:divBdr>
            <w:top w:val="none" w:sz="0" w:space="0" w:color="auto"/>
            <w:left w:val="none" w:sz="0" w:space="0" w:color="auto"/>
            <w:bottom w:val="none" w:sz="0" w:space="0" w:color="auto"/>
            <w:right w:val="none" w:sz="0" w:space="0" w:color="auto"/>
          </w:divBdr>
        </w:div>
        <w:div w:id="2070377242">
          <w:marLeft w:val="480"/>
          <w:marRight w:val="0"/>
          <w:marTop w:val="0"/>
          <w:marBottom w:val="0"/>
          <w:divBdr>
            <w:top w:val="none" w:sz="0" w:space="0" w:color="auto"/>
            <w:left w:val="none" w:sz="0" w:space="0" w:color="auto"/>
            <w:bottom w:val="none" w:sz="0" w:space="0" w:color="auto"/>
            <w:right w:val="none" w:sz="0" w:space="0" w:color="auto"/>
          </w:divBdr>
        </w:div>
        <w:div w:id="1614828070">
          <w:marLeft w:val="480"/>
          <w:marRight w:val="0"/>
          <w:marTop w:val="0"/>
          <w:marBottom w:val="0"/>
          <w:divBdr>
            <w:top w:val="none" w:sz="0" w:space="0" w:color="auto"/>
            <w:left w:val="none" w:sz="0" w:space="0" w:color="auto"/>
            <w:bottom w:val="none" w:sz="0" w:space="0" w:color="auto"/>
            <w:right w:val="none" w:sz="0" w:space="0" w:color="auto"/>
          </w:divBdr>
        </w:div>
        <w:div w:id="453135157">
          <w:marLeft w:val="480"/>
          <w:marRight w:val="0"/>
          <w:marTop w:val="0"/>
          <w:marBottom w:val="0"/>
          <w:divBdr>
            <w:top w:val="none" w:sz="0" w:space="0" w:color="auto"/>
            <w:left w:val="none" w:sz="0" w:space="0" w:color="auto"/>
            <w:bottom w:val="none" w:sz="0" w:space="0" w:color="auto"/>
            <w:right w:val="none" w:sz="0" w:space="0" w:color="auto"/>
          </w:divBdr>
        </w:div>
        <w:div w:id="1318530827">
          <w:marLeft w:val="480"/>
          <w:marRight w:val="0"/>
          <w:marTop w:val="0"/>
          <w:marBottom w:val="0"/>
          <w:divBdr>
            <w:top w:val="none" w:sz="0" w:space="0" w:color="auto"/>
            <w:left w:val="none" w:sz="0" w:space="0" w:color="auto"/>
            <w:bottom w:val="none" w:sz="0" w:space="0" w:color="auto"/>
            <w:right w:val="none" w:sz="0" w:space="0" w:color="auto"/>
          </w:divBdr>
        </w:div>
        <w:div w:id="1162236633">
          <w:marLeft w:val="480"/>
          <w:marRight w:val="0"/>
          <w:marTop w:val="0"/>
          <w:marBottom w:val="0"/>
          <w:divBdr>
            <w:top w:val="none" w:sz="0" w:space="0" w:color="auto"/>
            <w:left w:val="none" w:sz="0" w:space="0" w:color="auto"/>
            <w:bottom w:val="none" w:sz="0" w:space="0" w:color="auto"/>
            <w:right w:val="none" w:sz="0" w:space="0" w:color="auto"/>
          </w:divBdr>
        </w:div>
        <w:div w:id="1834947502">
          <w:marLeft w:val="480"/>
          <w:marRight w:val="0"/>
          <w:marTop w:val="0"/>
          <w:marBottom w:val="0"/>
          <w:divBdr>
            <w:top w:val="none" w:sz="0" w:space="0" w:color="auto"/>
            <w:left w:val="none" w:sz="0" w:space="0" w:color="auto"/>
            <w:bottom w:val="none" w:sz="0" w:space="0" w:color="auto"/>
            <w:right w:val="none" w:sz="0" w:space="0" w:color="auto"/>
          </w:divBdr>
        </w:div>
      </w:divsChild>
    </w:div>
    <w:div w:id="431434105">
      <w:bodyDiv w:val="1"/>
      <w:marLeft w:val="0"/>
      <w:marRight w:val="0"/>
      <w:marTop w:val="0"/>
      <w:marBottom w:val="0"/>
      <w:divBdr>
        <w:top w:val="none" w:sz="0" w:space="0" w:color="auto"/>
        <w:left w:val="none" w:sz="0" w:space="0" w:color="auto"/>
        <w:bottom w:val="none" w:sz="0" w:space="0" w:color="auto"/>
        <w:right w:val="none" w:sz="0" w:space="0" w:color="auto"/>
      </w:divBdr>
      <w:divsChild>
        <w:div w:id="819078150">
          <w:marLeft w:val="480"/>
          <w:marRight w:val="0"/>
          <w:marTop w:val="0"/>
          <w:marBottom w:val="0"/>
          <w:divBdr>
            <w:top w:val="none" w:sz="0" w:space="0" w:color="auto"/>
            <w:left w:val="none" w:sz="0" w:space="0" w:color="auto"/>
            <w:bottom w:val="none" w:sz="0" w:space="0" w:color="auto"/>
            <w:right w:val="none" w:sz="0" w:space="0" w:color="auto"/>
          </w:divBdr>
        </w:div>
        <w:div w:id="194464259">
          <w:marLeft w:val="480"/>
          <w:marRight w:val="0"/>
          <w:marTop w:val="0"/>
          <w:marBottom w:val="0"/>
          <w:divBdr>
            <w:top w:val="none" w:sz="0" w:space="0" w:color="auto"/>
            <w:left w:val="none" w:sz="0" w:space="0" w:color="auto"/>
            <w:bottom w:val="none" w:sz="0" w:space="0" w:color="auto"/>
            <w:right w:val="none" w:sz="0" w:space="0" w:color="auto"/>
          </w:divBdr>
        </w:div>
        <w:div w:id="1922985717">
          <w:marLeft w:val="480"/>
          <w:marRight w:val="0"/>
          <w:marTop w:val="0"/>
          <w:marBottom w:val="0"/>
          <w:divBdr>
            <w:top w:val="none" w:sz="0" w:space="0" w:color="auto"/>
            <w:left w:val="none" w:sz="0" w:space="0" w:color="auto"/>
            <w:bottom w:val="none" w:sz="0" w:space="0" w:color="auto"/>
            <w:right w:val="none" w:sz="0" w:space="0" w:color="auto"/>
          </w:divBdr>
        </w:div>
        <w:div w:id="1681540026">
          <w:marLeft w:val="480"/>
          <w:marRight w:val="0"/>
          <w:marTop w:val="0"/>
          <w:marBottom w:val="0"/>
          <w:divBdr>
            <w:top w:val="none" w:sz="0" w:space="0" w:color="auto"/>
            <w:left w:val="none" w:sz="0" w:space="0" w:color="auto"/>
            <w:bottom w:val="none" w:sz="0" w:space="0" w:color="auto"/>
            <w:right w:val="none" w:sz="0" w:space="0" w:color="auto"/>
          </w:divBdr>
        </w:div>
        <w:div w:id="1294091287">
          <w:marLeft w:val="480"/>
          <w:marRight w:val="0"/>
          <w:marTop w:val="0"/>
          <w:marBottom w:val="0"/>
          <w:divBdr>
            <w:top w:val="none" w:sz="0" w:space="0" w:color="auto"/>
            <w:left w:val="none" w:sz="0" w:space="0" w:color="auto"/>
            <w:bottom w:val="none" w:sz="0" w:space="0" w:color="auto"/>
            <w:right w:val="none" w:sz="0" w:space="0" w:color="auto"/>
          </w:divBdr>
        </w:div>
        <w:div w:id="833956275">
          <w:marLeft w:val="480"/>
          <w:marRight w:val="0"/>
          <w:marTop w:val="0"/>
          <w:marBottom w:val="0"/>
          <w:divBdr>
            <w:top w:val="none" w:sz="0" w:space="0" w:color="auto"/>
            <w:left w:val="none" w:sz="0" w:space="0" w:color="auto"/>
            <w:bottom w:val="none" w:sz="0" w:space="0" w:color="auto"/>
            <w:right w:val="none" w:sz="0" w:space="0" w:color="auto"/>
          </w:divBdr>
        </w:div>
        <w:div w:id="1064373047">
          <w:marLeft w:val="480"/>
          <w:marRight w:val="0"/>
          <w:marTop w:val="0"/>
          <w:marBottom w:val="0"/>
          <w:divBdr>
            <w:top w:val="none" w:sz="0" w:space="0" w:color="auto"/>
            <w:left w:val="none" w:sz="0" w:space="0" w:color="auto"/>
            <w:bottom w:val="none" w:sz="0" w:space="0" w:color="auto"/>
            <w:right w:val="none" w:sz="0" w:space="0" w:color="auto"/>
          </w:divBdr>
        </w:div>
        <w:div w:id="969477332">
          <w:marLeft w:val="480"/>
          <w:marRight w:val="0"/>
          <w:marTop w:val="0"/>
          <w:marBottom w:val="0"/>
          <w:divBdr>
            <w:top w:val="none" w:sz="0" w:space="0" w:color="auto"/>
            <w:left w:val="none" w:sz="0" w:space="0" w:color="auto"/>
            <w:bottom w:val="none" w:sz="0" w:space="0" w:color="auto"/>
            <w:right w:val="none" w:sz="0" w:space="0" w:color="auto"/>
          </w:divBdr>
        </w:div>
        <w:div w:id="866674288">
          <w:marLeft w:val="480"/>
          <w:marRight w:val="0"/>
          <w:marTop w:val="0"/>
          <w:marBottom w:val="0"/>
          <w:divBdr>
            <w:top w:val="none" w:sz="0" w:space="0" w:color="auto"/>
            <w:left w:val="none" w:sz="0" w:space="0" w:color="auto"/>
            <w:bottom w:val="none" w:sz="0" w:space="0" w:color="auto"/>
            <w:right w:val="none" w:sz="0" w:space="0" w:color="auto"/>
          </w:divBdr>
        </w:div>
        <w:div w:id="85663440">
          <w:marLeft w:val="480"/>
          <w:marRight w:val="0"/>
          <w:marTop w:val="0"/>
          <w:marBottom w:val="0"/>
          <w:divBdr>
            <w:top w:val="none" w:sz="0" w:space="0" w:color="auto"/>
            <w:left w:val="none" w:sz="0" w:space="0" w:color="auto"/>
            <w:bottom w:val="none" w:sz="0" w:space="0" w:color="auto"/>
            <w:right w:val="none" w:sz="0" w:space="0" w:color="auto"/>
          </w:divBdr>
        </w:div>
        <w:div w:id="748845609">
          <w:marLeft w:val="480"/>
          <w:marRight w:val="0"/>
          <w:marTop w:val="0"/>
          <w:marBottom w:val="0"/>
          <w:divBdr>
            <w:top w:val="none" w:sz="0" w:space="0" w:color="auto"/>
            <w:left w:val="none" w:sz="0" w:space="0" w:color="auto"/>
            <w:bottom w:val="none" w:sz="0" w:space="0" w:color="auto"/>
            <w:right w:val="none" w:sz="0" w:space="0" w:color="auto"/>
          </w:divBdr>
        </w:div>
        <w:div w:id="356741402">
          <w:marLeft w:val="480"/>
          <w:marRight w:val="0"/>
          <w:marTop w:val="0"/>
          <w:marBottom w:val="0"/>
          <w:divBdr>
            <w:top w:val="none" w:sz="0" w:space="0" w:color="auto"/>
            <w:left w:val="none" w:sz="0" w:space="0" w:color="auto"/>
            <w:bottom w:val="none" w:sz="0" w:space="0" w:color="auto"/>
            <w:right w:val="none" w:sz="0" w:space="0" w:color="auto"/>
          </w:divBdr>
        </w:div>
        <w:div w:id="513959664">
          <w:marLeft w:val="480"/>
          <w:marRight w:val="0"/>
          <w:marTop w:val="0"/>
          <w:marBottom w:val="0"/>
          <w:divBdr>
            <w:top w:val="none" w:sz="0" w:space="0" w:color="auto"/>
            <w:left w:val="none" w:sz="0" w:space="0" w:color="auto"/>
            <w:bottom w:val="none" w:sz="0" w:space="0" w:color="auto"/>
            <w:right w:val="none" w:sz="0" w:space="0" w:color="auto"/>
          </w:divBdr>
        </w:div>
        <w:div w:id="476990632">
          <w:marLeft w:val="480"/>
          <w:marRight w:val="0"/>
          <w:marTop w:val="0"/>
          <w:marBottom w:val="0"/>
          <w:divBdr>
            <w:top w:val="none" w:sz="0" w:space="0" w:color="auto"/>
            <w:left w:val="none" w:sz="0" w:space="0" w:color="auto"/>
            <w:bottom w:val="none" w:sz="0" w:space="0" w:color="auto"/>
            <w:right w:val="none" w:sz="0" w:space="0" w:color="auto"/>
          </w:divBdr>
        </w:div>
        <w:div w:id="1775202385">
          <w:marLeft w:val="480"/>
          <w:marRight w:val="0"/>
          <w:marTop w:val="0"/>
          <w:marBottom w:val="0"/>
          <w:divBdr>
            <w:top w:val="none" w:sz="0" w:space="0" w:color="auto"/>
            <w:left w:val="none" w:sz="0" w:space="0" w:color="auto"/>
            <w:bottom w:val="none" w:sz="0" w:space="0" w:color="auto"/>
            <w:right w:val="none" w:sz="0" w:space="0" w:color="auto"/>
          </w:divBdr>
        </w:div>
        <w:div w:id="2008627557">
          <w:marLeft w:val="480"/>
          <w:marRight w:val="0"/>
          <w:marTop w:val="0"/>
          <w:marBottom w:val="0"/>
          <w:divBdr>
            <w:top w:val="none" w:sz="0" w:space="0" w:color="auto"/>
            <w:left w:val="none" w:sz="0" w:space="0" w:color="auto"/>
            <w:bottom w:val="none" w:sz="0" w:space="0" w:color="auto"/>
            <w:right w:val="none" w:sz="0" w:space="0" w:color="auto"/>
          </w:divBdr>
        </w:div>
        <w:div w:id="1868248500">
          <w:marLeft w:val="480"/>
          <w:marRight w:val="0"/>
          <w:marTop w:val="0"/>
          <w:marBottom w:val="0"/>
          <w:divBdr>
            <w:top w:val="none" w:sz="0" w:space="0" w:color="auto"/>
            <w:left w:val="none" w:sz="0" w:space="0" w:color="auto"/>
            <w:bottom w:val="none" w:sz="0" w:space="0" w:color="auto"/>
            <w:right w:val="none" w:sz="0" w:space="0" w:color="auto"/>
          </w:divBdr>
        </w:div>
        <w:div w:id="1693650859">
          <w:marLeft w:val="480"/>
          <w:marRight w:val="0"/>
          <w:marTop w:val="0"/>
          <w:marBottom w:val="0"/>
          <w:divBdr>
            <w:top w:val="none" w:sz="0" w:space="0" w:color="auto"/>
            <w:left w:val="none" w:sz="0" w:space="0" w:color="auto"/>
            <w:bottom w:val="none" w:sz="0" w:space="0" w:color="auto"/>
            <w:right w:val="none" w:sz="0" w:space="0" w:color="auto"/>
          </w:divBdr>
        </w:div>
      </w:divsChild>
    </w:div>
    <w:div w:id="451435376">
      <w:bodyDiv w:val="1"/>
      <w:marLeft w:val="0"/>
      <w:marRight w:val="0"/>
      <w:marTop w:val="0"/>
      <w:marBottom w:val="0"/>
      <w:divBdr>
        <w:top w:val="none" w:sz="0" w:space="0" w:color="auto"/>
        <w:left w:val="none" w:sz="0" w:space="0" w:color="auto"/>
        <w:bottom w:val="none" w:sz="0" w:space="0" w:color="auto"/>
        <w:right w:val="none" w:sz="0" w:space="0" w:color="auto"/>
      </w:divBdr>
      <w:divsChild>
        <w:div w:id="1783963447">
          <w:marLeft w:val="480"/>
          <w:marRight w:val="0"/>
          <w:marTop w:val="0"/>
          <w:marBottom w:val="0"/>
          <w:divBdr>
            <w:top w:val="none" w:sz="0" w:space="0" w:color="auto"/>
            <w:left w:val="none" w:sz="0" w:space="0" w:color="auto"/>
            <w:bottom w:val="none" w:sz="0" w:space="0" w:color="auto"/>
            <w:right w:val="none" w:sz="0" w:space="0" w:color="auto"/>
          </w:divBdr>
        </w:div>
        <w:div w:id="333537324">
          <w:marLeft w:val="480"/>
          <w:marRight w:val="0"/>
          <w:marTop w:val="0"/>
          <w:marBottom w:val="0"/>
          <w:divBdr>
            <w:top w:val="none" w:sz="0" w:space="0" w:color="auto"/>
            <w:left w:val="none" w:sz="0" w:space="0" w:color="auto"/>
            <w:bottom w:val="none" w:sz="0" w:space="0" w:color="auto"/>
            <w:right w:val="none" w:sz="0" w:space="0" w:color="auto"/>
          </w:divBdr>
        </w:div>
        <w:div w:id="746147732">
          <w:marLeft w:val="480"/>
          <w:marRight w:val="0"/>
          <w:marTop w:val="0"/>
          <w:marBottom w:val="0"/>
          <w:divBdr>
            <w:top w:val="none" w:sz="0" w:space="0" w:color="auto"/>
            <w:left w:val="none" w:sz="0" w:space="0" w:color="auto"/>
            <w:bottom w:val="none" w:sz="0" w:space="0" w:color="auto"/>
            <w:right w:val="none" w:sz="0" w:space="0" w:color="auto"/>
          </w:divBdr>
        </w:div>
        <w:div w:id="116996244">
          <w:marLeft w:val="480"/>
          <w:marRight w:val="0"/>
          <w:marTop w:val="0"/>
          <w:marBottom w:val="0"/>
          <w:divBdr>
            <w:top w:val="none" w:sz="0" w:space="0" w:color="auto"/>
            <w:left w:val="none" w:sz="0" w:space="0" w:color="auto"/>
            <w:bottom w:val="none" w:sz="0" w:space="0" w:color="auto"/>
            <w:right w:val="none" w:sz="0" w:space="0" w:color="auto"/>
          </w:divBdr>
        </w:div>
        <w:div w:id="484511986">
          <w:marLeft w:val="480"/>
          <w:marRight w:val="0"/>
          <w:marTop w:val="0"/>
          <w:marBottom w:val="0"/>
          <w:divBdr>
            <w:top w:val="none" w:sz="0" w:space="0" w:color="auto"/>
            <w:left w:val="none" w:sz="0" w:space="0" w:color="auto"/>
            <w:bottom w:val="none" w:sz="0" w:space="0" w:color="auto"/>
            <w:right w:val="none" w:sz="0" w:space="0" w:color="auto"/>
          </w:divBdr>
        </w:div>
        <w:div w:id="449595680">
          <w:marLeft w:val="480"/>
          <w:marRight w:val="0"/>
          <w:marTop w:val="0"/>
          <w:marBottom w:val="0"/>
          <w:divBdr>
            <w:top w:val="none" w:sz="0" w:space="0" w:color="auto"/>
            <w:left w:val="none" w:sz="0" w:space="0" w:color="auto"/>
            <w:bottom w:val="none" w:sz="0" w:space="0" w:color="auto"/>
            <w:right w:val="none" w:sz="0" w:space="0" w:color="auto"/>
          </w:divBdr>
        </w:div>
        <w:div w:id="1589969680">
          <w:marLeft w:val="480"/>
          <w:marRight w:val="0"/>
          <w:marTop w:val="0"/>
          <w:marBottom w:val="0"/>
          <w:divBdr>
            <w:top w:val="none" w:sz="0" w:space="0" w:color="auto"/>
            <w:left w:val="none" w:sz="0" w:space="0" w:color="auto"/>
            <w:bottom w:val="none" w:sz="0" w:space="0" w:color="auto"/>
            <w:right w:val="none" w:sz="0" w:space="0" w:color="auto"/>
          </w:divBdr>
        </w:div>
        <w:div w:id="372585952">
          <w:marLeft w:val="480"/>
          <w:marRight w:val="0"/>
          <w:marTop w:val="0"/>
          <w:marBottom w:val="0"/>
          <w:divBdr>
            <w:top w:val="none" w:sz="0" w:space="0" w:color="auto"/>
            <w:left w:val="none" w:sz="0" w:space="0" w:color="auto"/>
            <w:bottom w:val="none" w:sz="0" w:space="0" w:color="auto"/>
            <w:right w:val="none" w:sz="0" w:space="0" w:color="auto"/>
          </w:divBdr>
        </w:div>
        <w:div w:id="1578200945">
          <w:marLeft w:val="480"/>
          <w:marRight w:val="0"/>
          <w:marTop w:val="0"/>
          <w:marBottom w:val="0"/>
          <w:divBdr>
            <w:top w:val="none" w:sz="0" w:space="0" w:color="auto"/>
            <w:left w:val="none" w:sz="0" w:space="0" w:color="auto"/>
            <w:bottom w:val="none" w:sz="0" w:space="0" w:color="auto"/>
            <w:right w:val="none" w:sz="0" w:space="0" w:color="auto"/>
          </w:divBdr>
        </w:div>
        <w:div w:id="1682318089">
          <w:marLeft w:val="480"/>
          <w:marRight w:val="0"/>
          <w:marTop w:val="0"/>
          <w:marBottom w:val="0"/>
          <w:divBdr>
            <w:top w:val="none" w:sz="0" w:space="0" w:color="auto"/>
            <w:left w:val="none" w:sz="0" w:space="0" w:color="auto"/>
            <w:bottom w:val="none" w:sz="0" w:space="0" w:color="auto"/>
            <w:right w:val="none" w:sz="0" w:space="0" w:color="auto"/>
          </w:divBdr>
        </w:div>
        <w:div w:id="392973294">
          <w:marLeft w:val="480"/>
          <w:marRight w:val="0"/>
          <w:marTop w:val="0"/>
          <w:marBottom w:val="0"/>
          <w:divBdr>
            <w:top w:val="none" w:sz="0" w:space="0" w:color="auto"/>
            <w:left w:val="none" w:sz="0" w:space="0" w:color="auto"/>
            <w:bottom w:val="none" w:sz="0" w:space="0" w:color="auto"/>
            <w:right w:val="none" w:sz="0" w:space="0" w:color="auto"/>
          </w:divBdr>
        </w:div>
        <w:div w:id="377709107">
          <w:marLeft w:val="480"/>
          <w:marRight w:val="0"/>
          <w:marTop w:val="0"/>
          <w:marBottom w:val="0"/>
          <w:divBdr>
            <w:top w:val="none" w:sz="0" w:space="0" w:color="auto"/>
            <w:left w:val="none" w:sz="0" w:space="0" w:color="auto"/>
            <w:bottom w:val="none" w:sz="0" w:space="0" w:color="auto"/>
            <w:right w:val="none" w:sz="0" w:space="0" w:color="auto"/>
          </w:divBdr>
        </w:div>
        <w:div w:id="1870683802">
          <w:marLeft w:val="480"/>
          <w:marRight w:val="0"/>
          <w:marTop w:val="0"/>
          <w:marBottom w:val="0"/>
          <w:divBdr>
            <w:top w:val="none" w:sz="0" w:space="0" w:color="auto"/>
            <w:left w:val="none" w:sz="0" w:space="0" w:color="auto"/>
            <w:bottom w:val="none" w:sz="0" w:space="0" w:color="auto"/>
            <w:right w:val="none" w:sz="0" w:space="0" w:color="auto"/>
          </w:divBdr>
        </w:div>
        <w:div w:id="1574241185">
          <w:marLeft w:val="480"/>
          <w:marRight w:val="0"/>
          <w:marTop w:val="0"/>
          <w:marBottom w:val="0"/>
          <w:divBdr>
            <w:top w:val="none" w:sz="0" w:space="0" w:color="auto"/>
            <w:left w:val="none" w:sz="0" w:space="0" w:color="auto"/>
            <w:bottom w:val="none" w:sz="0" w:space="0" w:color="auto"/>
            <w:right w:val="none" w:sz="0" w:space="0" w:color="auto"/>
          </w:divBdr>
        </w:div>
        <w:div w:id="1103497979">
          <w:marLeft w:val="480"/>
          <w:marRight w:val="0"/>
          <w:marTop w:val="0"/>
          <w:marBottom w:val="0"/>
          <w:divBdr>
            <w:top w:val="none" w:sz="0" w:space="0" w:color="auto"/>
            <w:left w:val="none" w:sz="0" w:space="0" w:color="auto"/>
            <w:bottom w:val="none" w:sz="0" w:space="0" w:color="auto"/>
            <w:right w:val="none" w:sz="0" w:space="0" w:color="auto"/>
          </w:divBdr>
        </w:div>
        <w:div w:id="1565408057">
          <w:marLeft w:val="480"/>
          <w:marRight w:val="0"/>
          <w:marTop w:val="0"/>
          <w:marBottom w:val="0"/>
          <w:divBdr>
            <w:top w:val="none" w:sz="0" w:space="0" w:color="auto"/>
            <w:left w:val="none" w:sz="0" w:space="0" w:color="auto"/>
            <w:bottom w:val="none" w:sz="0" w:space="0" w:color="auto"/>
            <w:right w:val="none" w:sz="0" w:space="0" w:color="auto"/>
          </w:divBdr>
        </w:div>
        <w:div w:id="498353002">
          <w:marLeft w:val="480"/>
          <w:marRight w:val="0"/>
          <w:marTop w:val="0"/>
          <w:marBottom w:val="0"/>
          <w:divBdr>
            <w:top w:val="none" w:sz="0" w:space="0" w:color="auto"/>
            <w:left w:val="none" w:sz="0" w:space="0" w:color="auto"/>
            <w:bottom w:val="none" w:sz="0" w:space="0" w:color="auto"/>
            <w:right w:val="none" w:sz="0" w:space="0" w:color="auto"/>
          </w:divBdr>
        </w:div>
        <w:div w:id="1499154360">
          <w:marLeft w:val="480"/>
          <w:marRight w:val="0"/>
          <w:marTop w:val="0"/>
          <w:marBottom w:val="0"/>
          <w:divBdr>
            <w:top w:val="none" w:sz="0" w:space="0" w:color="auto"/>
            <w:left w:val="none" w:sz="0" w:space="0" w:color="auto"/>
            <w:bottom w:val="none" w:sz="0" w:space="0" w:color="auto"/>
            <w:right w:val="none" w:sz="0" w:space="0" w:color="auto"/>
          </w:divBdr>
        </w:div>
        <w:div w:id="24720084">
          <w:marLeft w:val="480"/>
          <w:marRight w:val="0"/>
          <w:marTop w:val="0"/>
          <w:marBottom w:val="0"/>
          <w:divBdr>
            <w:top w:val="none" w:sz="0" w:space="0" w:color="auto"/>
            <w:left w:val="none" w:sz="0" w:space="0" w:color="auto"/>
            <w:bottom w:val="none" w:sz="0" w:space="0" w:color="auto"/>
            <w:right w:val="none" w:sz="0" w:space="0" w:color="auto"/>
          </w:divBdr>
        </w:div>
        <w:div w:id="1969121695">
          <w:marLeft w:val="480"/>
          <w:marRight w:val="0"/>
          <w:marTop w:val="0"/>
          <w:marBottom w:val="0"/>
          <w:divBdr>
            <w:top w:val="none" w:sz="0" w:space="0" w:color="auto"/>
            <w:left w:val="none" w:sz="0" w:space="0" w:color="auto"/>
            <w:bottom w:val="none" w:sz="0" w:space="0" w:color="auto"/>
            <w:right w:val="none" w:sz="0" w:space="0" w:color="auto"/>
          </w:divBdr>
        </w:div>
        <w:div w:id="469787706">
          <w:marLeft w:val="480"/>
          <w:marRight w:val="0"/>
          <w:marTop w:val="0"/>
          <w:marBottom w:val="0"/>
          <w:divBdr>
            <w:top w:val="none" w:sz="0" w:space="0" w:color="auto"/>
            <w:left w:val="none" w:sz="0" w:space="0" w:color="auto"/>
            <w:bottom w:val="none" w:sz="0" w:space="0" w:color="auto"/>
            <w:right w:val="none" w:sz="0" w:space="0" w:color="auto"/>
          </w:divBdr>
        </w:div>
      </w:divsChild>
    </w:div>
    <w:div w:id="455493569">
      <w:bodyDiv w:val="1"/>
      <w:marLeft w:val="0"/>
      <w:marRight w:val="0"/>
      <w:marTop w:val="0"/>
      <w:marBottom w:val="0"/>
      <w:divBdr>
        <w:top w:val="none" w:sz="0" w:space="0" w:color="auto"/>
        <w:left w:val="none" w:sz="0" w:space="0" w:color="auto"/>
        <w:bottom w:val="none" w:sz="0" w:space="0" w:color="auto"/>
        <w:right w:val="none" w:sz="0" w:space="0" w:color="auto"/>
      </w:divBdr>
      <w:divsChild>
        <w:div w:id="858009725">
          <w:marLeft w:val="480"/>
          <w:marRight w:val="0"/>
          <w:marTop w:val="0"/>
          <w:marBottom w:val="0"/>
          <w:divBdr>
            <w:top w:val="none" w:sz="0" w:space="0" w:color="auto"/>
            <w:left w:val="none" w:sz="0" w:space="0" w:color="auto"/>
            <w:bottom w:val="none" w:sz="0" w:space="0" w:color="auto"/>
            <w:right w:val="none" w:sz="0" w:space="0" w:color="auto"/>
          </w:divBdr>
        </w:div>
        <w:div w:id="1190220253">
          <w:marLeft w:val="480"/>
          <w:marRight w:val="0"/>
          <w:marTop w:val="0"/>
          <w:marBottom w:val="0"/>
          <w:divBdr>
            <w:top w:val="none" w:sz="0" w:space="0" w:color="auto"/>
            <w:left w:val="none" w:sz="0" w:space="0" w:color="auto"/>
            <w:bottom w:val="none" w:sz="0" w:space="0" w:color="auto"/>
            <w:right w:val="none" w:sz="0" w:space="0" w:color="auto"/>
          </w:divBdr>
        </w:div>
        <w:div w:id="558901969">
          <w:marLeft w:val="480"/>
          <w:marRight w:val="0"/>
          <w:marTop w:val="0"/>
          <w:marBottom w:val="0"/>
          <w:divBdr>
            <w:top w:val="none" w:sz="0" w:space="0" w:color="auto"/>
            <w:left w:val="none" w:sz="0" w:space="0" w:color="auto"/>
            <w:bottom w:val="none" w:sz="0" w:space="0" w:color="auto"/>
            <w:right w:val="none" w:sz="0" w:space="0" w:color="auto"/>
          </w:divBdr>
        </w:div>
        <w:div w:id="476919606">
          <w:marLeft w:val="480"/>
          <w:marRight w:val="0"/>
          <w:marTop w:val="0"/>
          <w:marBottom w:val="0"/>
          <w:divBdr>
            <w:top w:val="none" w:sz="0" w:space="0" w:color="auto"/>
            <w:left w:val="none" w:sz="0" w:space="0" w:color="auto"/>
            <w:bottom w:val="none" w:sz="0" w:space="0" w:color="auto"/>
            <w:right w:val="none" w:sz="0" w:space="0" w:color="auto"/>
          </w:divBdr>
        </w:div>
        <w:div w:id="875240917">
          <w:marLeft w:val="480"/>
          <w:marRight w:val="0"/>
          <w:marTop w:val="0"/>
          <w:marBottom w:val="0"/>
          <w:divBdr>
            <w:top w:val="none" w:sz="0" w:space="0" w:color="auto"/>
            <w:left w:val="none" w:sz="0" w:space="0" w:color="auto"/>
            <w:bottom w:val="none" w:sz="0" w:space="0" w:color="auto"/>
            <w:right w:val="none" w:sz="0" w:space="0" w:color="auto"/>
          </w:divBdr>
        </w:div>
        <w:div w:id="1939673020">
          <w:marLeft w:val="480"/>
          <w:marRight w:val="0"/>
          <w:marTop w:val="0"/>
          <w:marBottom w:val="0"/>
          <w:divBdr>
            <w:top w:val="none" w:sz="0" w:space="0" w:color="auto"/>
            <w:left w:val="none" w:sz="0" w:space="0" w:color="auto"/>
            <w:bottom w:val="none" w:sz="0" w:space="0" w:color="auto"/>
            <w:right w:val="none" w:sz="0" w:space="0" w:color="auto"/>
          </w:divBdr>
        </w:div>
      </w:divsChild>
    </w:div>
    <w:div w:id="456877960">
      <w:bodyDiv w:val="1"/>
      <w:marLeft w:val="0"/>
      <w:marRight w:val="0"/>
      <w:marTop w:val="0"/>
      <w:marBottom w:val="0"/>
      <w:divBdr>
        <w:top w:val="none" w:sz="0" w:space="0" w:color="auto"/>
        <w:left w:val="none" w:sz="0" w:space="0" w:color="auto"/>
        <w:bottom w:val="none" w:sz="0" w:space="0" w:color="auto"/>
        <w:right w:val="none" w:sz="0" w:space="0" w:color="auto"/>
      </w:divBdr>
      <w:divsChild>
        <w:div w:id="1322123825">
          <w:marLeft w:val="480"/>
          <w:marRight w:val="0"/>
          <w:marTop w:val="0"/>
          <w:marBottom w:val="0"/>
          <w:divBdr>
            <w:top w:val="none" w:sz="0" w:space="0" w:color="auto"/>
            <w:left w:val="none" w:sz="0" w:space="0" w:color="auto"/>
            <w:bottom w:val="none" w:sz="0" w:space="0" w:color="auto"/>
            <w:right w:val="none" w:sz="0" w:space="0" w:color="auto"/>
          </w:divBdr>
        </w:div>
        <w:div w:id="712996723">
          <w:marLeft w:val="480"/>
          <w:marRight w:val="0"/>
          <w:marTop w:val="0"/>
          <w:marBottom w:val="0"/>
          <w:divBdr>
            <w:top w:val="none" w:sz="0" w:space="0" w:color="auto"/>
            <w:left w:val="none" w:sz="0" w:space="0" w:color="auto"/>
            <w:bottom w:val="none" w:sz="0" w:space="0" w:color="auto"/>
            <w:right w:val="none" w:sz="0" w:space="0" w:color="auto"/>
          </w:divBdr>
        </w:div>
        <w:div w:id="824473827">
          <w:marLeft w:val="480"/>
          <w:marRight w:val="0"/>
          <w:marTop w:val="0"/>
          <w:marBottom w:val="0"/>
          <w:divBdr>
            <w:top w:val="none" w:sz="0" w:space="0" w:color="auto"/>
            <w:left w:val="none" w:sz="0" w:space="0" w:color="auto"/>
            <w:bottom w:val="none" w:sz="0" w:space="0" w:color="auto"/>
            <w:right w:val="none" w:sz="0" w:space="0" w:color="auto"/>
          </w:divBdr>
        </w:div>
        <w:div w:id="1376199743">
          <w:marLeft w:val="480"/>
          <w:marRight w:val="0"/>
          <w:marTop w:val="0"/>
          <w:marBottom w:val="0"/>
          <w:divBdr>
            <w:top w:val="none" w:sz="0" w:space="0" w:color="auto"/>
            <w:left w:val="none" w:sz="0" w:space="0" w:color="auto"/>
            <w:bottom w:val="none" w:sz="0" w:space="0" w:color="auto"/>
            <w:right w:val="none" w:sz="0" w:space="0" w:color="auto"/>
          </w:divBdr>
        </w:div>
        <w:div w:id="619066950">
          <w:marLeft w:val="480"/>
          <w:marRight w:val="0"/>
          <w:marTop w:val="0"/>
          <w:marBottom w:val="0"/>
          <w:divBdr>
            <w:top w:val="none" w:sz="0" w:space="0" w:color="auto"/>
            <w:left w:val="none" w:sz="0" w:space="0" w:color="auto"/>
            <w:bottom w:val="none" w:sz="0" w:space="0" w:color="auto"/>
            <w:right w:val="none" w:sz="0" w:space="0" w:color="auto"/>
          </w:divBdr>
        </w:div>
        <w:div w:id="604390466">
          <w:marLeft w:val="480"/>
          <w:marRight w:val="0"/>
          <w:marTop w:val="0"/>
          <w:marBottom w:val="0"/>
          <w:divBdr>
            <w:top w:val="none" w:sz="0" w:space="0" w:color="auto"/>
            <w:left w:val="none" w:sz="0" w:space="0" w:color="auto"/>
            <w:bottom w:val="none" w:sz="0" w:space="0" w:color="auto"/>
            <w:right w:val="none" w:sz="0" w:space="0" w:color="auto"/>
          </w:divBdr>
        </w:div>
        <w:div w:id="984771913">
          <w:marLeft w:val="480"/>
          <w:marRight w:val="0"/>
          <w:marTop w:val="0"/>
          <w:marBottom w:val="0"/>
          <w:divBdr>
            <w:top w:val="none" w:sz="0" w:space="0" w:color="auto"/>
            <w:left w:val="none" w:sz="0" w:space="0" w:color="auto"/>
            <w:bottom w:val="none" w:sz="0" w:space="0" w:color="auto"/>
            <w:right w:val="none" w:sz="0" w:space="0" w:color="auto"/>
          </w:divBdr>
        </w:div>
        <w:div w:id="1082339625">
          <w:marLeft w:val="480"/>
          <w:marRight w:val="0"/>
          <w:marTop w:val="0"/>
          <w:marBottom w:val="0"/>
          <w:divBdr>
            <w:top w:val="none" w:sz="0" w:space="0" w:color="auto"/>
            <w:left w:val="none" w:sz="0" w:space="0" w:color="auto"/>
            <w:bottom w:val="none" w:sz="0" w:space="0" w:color="auto"/>
            <w:right w:val="none" w:sz="0" w:space="0" w:color="auto"/>
          </w:divBdr>
        </w:div>
        <w:div w:id="268971999">
          <w:marLeft w:val="480"/>
          <w:marRight w:val="0"/>
          <w:marTop w:val="0"/>
          <w:marBottom w:val="0"/>
          <w:divBdr>
            <w:top w:val="none" w:sz="0" w:space="0" w:color="auto"/>
            <w:left w:val="none" w:sz="0" w:space="0" w:color="auto"/>
            <w:bottom w:val="none" w:sz="0" w:space="0" w:color="auto"/>
            <w:right w:val="none" w:sz="0" w:space="0" w:color="auto"/>
          </w:divBdr>
        </w:div>
        <w:div w:id="353239150">
          <w:marLeft w:val="480"/>
          <w:marRight w:val="0"/>
          <w:marTop w:val="0"/>
          <w:marBottom w:val="0"/>
          <w:divBdr>
            <w:top w:val="none" w:sz="0" w:space="0" w:color="auto"/>
            <w:left w:val="none" w:sz="0" w:space="0" w:color="auto"/>
            <w:bottom w:val="none" w:sz="0" w:space="0" w:color="auto"/>
            <w:right w:val="none" w:sz="0" w:space="0" w:color="auto"/>
          </w:divBdr>
        </w:div>
        <w:div w:id="328951045">
          <w:marLeft w:val="480"/>
          <w:marRight w:val="0"/>
          <w:marTop w:val="0"/>
          <w:marBottom w:val="0"/>
          <w:divBdr>
            <w:top w:val="none" w:sz="0" w:space="0" w:color="auto"/>
            <w:left w:val="none" w:sz="0" w:space="0" w:color="auto"/>
            <w:bottom w:val="none" w:sz="0" w:space="0" w:color="auto"/>
            <w:right w:val="none" w:sz="0" w:space="0" w:color="auto"/>
          </w:divBdr>
        </w:div>
        <w:div w:id="183911220">
          <w:marLeft w:val="480"/>
          <w:marRight w:val="0"/>
          <w:marTop w:val="0"/>
          <w:marBottom w:val="0"/>
          <w:divBdr>
            <w:top w:val="none" w:sz="0" w:space="0" w:color="auto"/>
            <w:left w:val="none" w:sz="0" w:space="0" w:color="auto"/>
            <w:bottom w:val="none" w:sz="0" w:space="0" w:color="auto"/>
            <w:right w:val="none" w:sz="0" w:space="0" w:color="auto"/>
          </w:divBdr>
        </w:div>
        <w:div w:id="1277298313">
          <w:marLeft w:val="480"/>
          <w:marRight w:val="0"/>
          <w:marTop w:val="0"/>
          <w:marBottom w:val="0"/>
          <w:divBdr>
            <w:top w:val="none" w:sz="0" w:space="0" w:color="auto"/>
            <w:left w:val="none" w:sz="0" w:space="0" w:color="auto"/>
            <w:bottom w:val="none" w:sz="0" w:space="0" w:color="auto"/>
            <w:right w:val="none" w:sz="0" w:space="0" w:color="auto"/>
          </w:divBdr>
        </w:div>
        <w:div w:id="1025522890">
          <w:marLeft w:val="480"/>
          <w:marRight w:val="0"/>
          <w:marTop w:val="0"/>
          <w:marBottom w:val="0"/>
          <w:divBdr>
            <w:top w:val="none" w:sz="0" w:space="0" w:color="auto"/>
            <w:left w:val="none" w:sz="0" w:space="0" w:color="auto"/>
            <w:bottom w:val="none" w:sz="0" w:space="0" w:color="auto"/>
            <w:right w:val="none" w:sz="0" w:space="0" w:color="auto"/>
          </w:divBdr>
        </w:div>
      </w:divsChild>
    </w:div>
    <w:div w:id="469829765">
      <w:bodyDiv w:val="1"/>
      <w:marLeft w:val="0"/>
      <w:marRight w:val="0"/>
      <w:marTop w:val="0"/>
      <w:marBottom w:val="0"/>
      <w:divBdr>
        <w:top w:val="none" w:sz="0" w:space="0" w:color="auto"/>
        <w:left w:val="none" w:sz="0" w:space="0" w:color="auto"/>
        <w:bottom w:val="none" w:sz="0" w:space="0" w:color="auto"/>
        <w:right w:val="none" w:sz="0" w:space="0" w:color="auto"/>
      </w:divBdr>
    </w:div>
    <w:div w:id="494497391">
      <w:bodyDiv w:val="1"/>
      <w:marLeft w:val="0"/>
      <w:marRight w:val="0"/>
      <w:marTop w:val="0"/>
      <w:marBottom w:val="0"/>
      <w:divBdr>
        <w:top w:val="none" w:sz="0" w:space="0" w:color="auto"/>
        <w:left w:val="none" w:sz="0" w:space="0" w:color="auto"/>
        <w:bottom w:val="none" w:sz="0" w:space="0" w:color="auto"/>
        <w:right w:val="none" w:sz="0" w:space="0" w:color="auto"/>
      </w:divBdr>
    </w:div>
    <w:div w:id="498157286">
      <w:bodyDiv w:val="1"/>
      <w:marLeft w:val="0"/>
      <w:marRight w:val="0"/>
      <w:marTop w:val="0"/>
      <w:marBottom w:val="0"/>
      <w:divBdr>
        <w:top w:val="none" w:sz="0" w:space="0" w:color="auto"/>
        <w:left w:val="none" w:sz="0" w:space="0" w:color="auto"/>
        <w:bottom w:val="none" w:sz="0" w:space="0" w:color="auto"/>
        <w:right w:val="none" w:sz="0" w:space="0" w:color="auto"/>
      </w:divBdr>
      <w:divsChild>
        <w:div w:id="1515218765">
          <w:marLeft w:val="480"/>
          <w:marRight w:val="0"/>
          <w:marTop w:val="0"/>
          <w:marBottom w:val="0"/>
          <w:divBdr>
            <w:top w:val="none" w:sz="0" w:space="0" w:color="auto"/>
            <w:left w:val="none" w:sz="0" w:space="0" w:color="auto"/>
            <w:bottom w:val="none" w:sz="0" w:space="0" w:color="auto"/>
            <w:right w:val="none" w:sz="0" w:space="0" w:color="auto"/>
          </w:divBdr>
        </w:div>
        <w:div w:id="612174169">
          <w:marLeft w:val="480"/>
          <w:marRight w:val="0"/>
          <w:marTop w:val="0"/>
          <w:marBottom w:val="0"/>
          <w:divBdr>
            <w:top w:val="none" w:sz="0" w:space="0" w:color="auto"/>
            <w:left w:val="none" w:sz="0" w:space="0" w:color="auto"/>
            <w:bottom w:val="none" w:sz="0" w:space="0" w:color="auto"/>
            <w:right w:val="none" w:sz="0" w:space="0" w:color="auto"/>
          </w:divBdr>
        </w:div>
        <w:div w:id="338889594">
          <w:marLeft w:val="480"/>
          <w:marRight w:val="0"/>
          <w:marTop w:val="0"/>
          <w:marBottom w:val="0"/>
          <w:divBdr>
            <w:top w:val="none" w:sz="0" w:space="0" w:color="auto"/>
            <w:left w:val="none" w:sz="0" w:space="0" w:color="auto"/>
            <w:bottom w:val="none" w:sz="0" w:space="0" w:color="auto"/>
            <w:right w:val="none" w:sz="0" w:space="0" w:color="auto"/>
          </w:divBdr>
        </w:div>
        <w:div w:id="1372068228">
          <w:marLeft w:val="480"/>
          <w:marRight w:val="0"/>
          <w:marTop w:val="0"/>
          <w:marBottom w:val="0"/>
          <w:divBdr>
            <w:top w:val="none" w:sz="0" w:space="0" w:color="auto"/>
            <w:left w:val="none" w:sz="0" w:space="0" w:color="auto"/>
            <w:bottom w:val="none" w:sz="0" w:space="0" w:color="auto"/>
            <w:right w:val="none" w:sz="0" w:space="0" w:color="auto"/>
          </w:divBdr>
        </w:div>
        <w:div w:id="1803381346">
          <w:marLeft w:val="480"/>
          <w:marRight w:val="0"/>
          <w:marTop w:val="0"/>
          <w:marBottom w:val="0"/>
          <w:divBdr>
            <w:top w:val="none" w:sz="0" w:space="0" w:color="auto"/>
            <w:left w:val="none" w:sz="0" w:space="0" w:color="auto"/>
            <w:bottom w:val="none" w:sz="0" w:space="0" w:color="auto"/>
            <w:right w:val="none" w:sz="0" w:space="0" w:color="auto"/>
          </w:divBdr>
        </w:div>
        <w:div w:id="1251155516">
          <w:marLeft w:val="480"/>
          <w:marRight w:val="0"/>
          <w:marTop w:val="0"/>
          <w:marBottom w:val="0"/>
          <w:divBdr>
            <w:top w:val="none" w:sz="0" w:space="0" w:color="auto"/>
            <w:left w:val="none" w:sz="0" w:space="0" w:color="auto"/>
            <w:bottom w:val="none" w:sz="0" w:space="0" w:color="auto"/>
            <w:right w:val="none" w:sz="0" w:space="0" w:color="auto"/>
          </w:divBdr>
        </w:div>
        <w:div w:id="2084637794">
          <w:marLeft w:val="480"/>
          <w:marRight w:val="0"/>
          <w:marTop w:val="0"/>
          <w:marBottom w:val="0"/>
          <w:divBdr>
            <w:top w:val="none" w:sz="0" w:space="0" w:color="auto"/>
            <w:left w:val="none" w:sz="0" w:space="0" w:color="auto"/>
            <w:bottom w:val="none" w:sz="0" w:space="0" w:color="auto"/>
            <w:right w:val="none" w:sz="0" w:space="0" w:color="auto"/>
          </w:divBdr>
        </w:div>
        <w:div w:id="575627122">
          <w:marLeft w:val="480"/>
          <w:marRight w:val="0"/>
          <w:marTop w:val="0"/>
          <w:marBottom w:val="0"/>
          <w:divBdr>
            <w:top w:val="none" w:sz="0" w:space="0" w:color="auto"/>
            <w:left w:val="none" w:sz="0" w:space="0" w:color="auto"/>
            <w:bottom w:val="none" w:sz="0" w:space="0" w:color="auto"/>
            <w:right w:val="none" w:sz="0" w:space="0" w:color="auto"/>
          </w:divBdr>
        </w:div>
        <w:div w:id="1206722020">
          <w:marLeft w:val="480"/>
          <w:marRight w:val="0"/>
          <w:marTop w:val="0"/>
          <w:marBottom w:val="0"/>
          <w:divBdr>
            <w:top w:val="none" w:sz="0" w:space="0" w:color="auto"/>
            <w:left w:val="none" w:sz="0" w:space="0" w:color="auto"/>
            <w:bottom w:val="none" w:sz="0" w:space="0" w:color="auto"/>
            <w:right w:val="none" w:sz="0" w:space="0" w:color="auto"/>
          </w:divBdr>
        </w:div>
        <w:div w:id="1176268530">
          <w:marLeft w:val="480"/>
          <w:marRight w:val="0"/>
          <w:marTop w:val="0"/>
          <w:marBottom w:val="0"/>
          <w:divBdr>
            <w:top w:val="none" w:sz="0" w:space="0" w:color="auto"/>
            <w:left w:val="none" w:sz="0" w:space="0" w:color="auto"/>
            <w:bottom w:val="none" w:sz="0" w:space="0" w:color="auto"/>
            <w:right w:val="none" w:sz="0" w:space="0" w:color="auto"/>
          </w:divBdr>
        </w:div>
        <w:div w:id="1518960223">
          <w:marLeft w:val="480"/>
          <w:marRight w:val="0"/>
          <w:marTop w:val="0"/>
          <w:marBottom w:val="0"/>
          <w:divBdr>
            <w:top w:val="none" w:sz="0" w:space="0" w:color="auto"/>
            <w:left w:val="none" w:sz="0" w:space="0" w:color="auto"/>
            <w:bottom w:val="none" w:sz="0" w:space="0" w:color="auto"/>
            <w:right w:val="none" w:sz="0" w:space="0" w:color="auto"/>
          </w:divBdr>
        </w:div>
        <w:div w:id="640353144">
          <w:marLeft w:val="480"/>
          <w:marRight w:val="0"/>
          <w:marTop w:val="0"/>
          <w:marBottom w:val="0"/>
          <w:divBdr>
            <w:top w:val="none" w:sz="0" w:space="0" w:color="auto"/>
            <w:left w:val="none" w:sz="0" w:space="0" w:color="auto"/>
            <w:bottom w:val="none" w:sz="0" w:space="0" w:color="auto"/>
            <w:right w:val="none" w:sz="0" w:space="0" w:color="auto"/>
          </w:divBdr>
        </w:div>
        <w:div w:id="305474429">
          <w:marLeft w:val="480"/>
          <w:marRight w:val="0"/>
          <w:marTop w:val="0"/>
          <w:marBottom w:val="0"/>
          <w:divBdr>
            <w:top w:val="none" w:sz="0" w:space="0" w:color="auto"/>
            <w:left w:val="none" w:sz="0" w:space="0" w:color="auto"/>
            <w:bottom w:val="none" w:sz="0" w:space="0" w:color="auto"/>
            <w:right w:val="none" w:sz="0" w:space="0" w:color="auto"/>
          </w:divBdr>
        </w:div>
        <w:div w:id="1762094383">
          <w:marLeft w:val="480"/>
          <w:marRight w:val="0"/>
          <w:marTop w:val="0"/>
          <w:marBottom w:val="0"/>
          <w:divBdr>
            <w:top w:val="none" w:sz="0" w:space="0" w:color="auto"/>
            <w:left w:val="none" w:sz="0" w:space="0" w:color="auto"/>
            <w:bottom w:val="none" w:sz="0" w:space="0" w:color="auto"/>
            <w:right w:val="none" w:sz="0" w:space="0" w:color="auto"/>
          </w:divBdr>
        </w:div>
        <w:div w:id="1293713393">
          <w:marLeft w:val="480"/>
          <w:marRight w:val="0"/>
          <w:marTop w:val="0"/>
          <w:marBottom w:val="0"/>
          <w:divBdr>
            <w:top w:val="none" w:sz="0" w:space="0" w:color="auto"/>
            <w:left w:val="none" w:sz="0" w:space="0" w:color="auto"/>
            <w:bottom w:val="none" w:sz="0" w:space="0" w:color="auto"/>
            <w:right w:val="none" w:sz="0" w:space="0" w:color="auto"/>
          </w:divBdr>
        </w:div>
        <w:div w:id="1587226694">
          <w:marLeft w:val="480"/>
          <w:marRight w:val="0"/>
          <w:marTop w:val="0"/>
          <w:marBottom w:val="0"/>
          <w:divBdr>
            <w:top w:val="none" w:sz="0" w:space="0" w:color="auto"/>
            <w:left w:val="none" w:sz="0" w:space="0" w:color="auto"/>
            <w:bottom w:val="none" w:sz="0" w:space="0" w:color="auto"/>
            <w:right w:val="none" w:sz="0" w:space="0" w:color="auto"/>
          </w:divBdr>
        </w:div>
      </w:divsChild>
    </w:div>
    <w:div w:id="509568553">
      <w:bodyDiv w:val="1"/>
      <w:marLeft w:val="0"/>
      <w:marRight w:val="0"/>
      <w:marTop w:val="0"/>
      <w:marBottom w:val="0"/>
      <w:divBdr>
        <w:top w:val="none" w:sz="0" w:space="0" w:color="auto"/>
        <w:left w:val="none" w:sz="0" w:space="0" w:color="auto"/>
        <w:bottom w:val="none" w:sz="0" w:space="0" w:color="auto"/>
        <w:right w:val="none" w:sz="0" w:space="0" w:color="auto"/>
      </w:divBdr>
      <w:divsChild>
        <w:div w:id="1477837531">
          <w:marLeft w:val="480"/>
          <w:marRight w:val="0"/>
          <w:marTop w:val="0"/>
          <w:marBottom w:val="0"/>
          <w:divBdr>
            <w:top w:val="none" w:sz="0" w:space="0" w:color="auto"/>
            <w:left w:val="none" w:sz="0" w:space="0" w:color="auto"/>
            <w:bottom w:val="none" w:sz="0" w:space="0" w:color="auto"/>
            <w:right w:val="none" w:sz="0" w:space="0" w:color="auto"/>
          </w:divBdr>
        </w:div>
      </w:divsChild>
    </w:div>
    <w:div w:id="517162839">
      <w:bodyDiv w:val="1"/>
      <w:marLeft w:val="0"/>
      <w:marRight w:val="0"/>
      <w:marTop w:val="0"/>
      <w:marBottom w:val="0"/>
      <w:divBdr>
        <w:top w:val="none" w:sz="0" w:space="0" w:color="auto"/>
        <w:left w:val="none" w:sz="0" w:space="0" w:color="auto"/>
        <w:bottom w:val="none" w:sz="0" w:space="0" w:color="auto"/>
        <w:right w:val="none" w:sz="0" w:space="0" w:color="auto"/>
      </w:divBdr>
      <w:divsChild>
        <w:div w:id="2100056703">
          <w:marLeft w:val="480"/>
          <w:marRight w:val="0"/>
          <w:marTop w:val="0"/>
          <w:marBottom w:val="0"/>
          <w:divBdr>
            <w:top w:val="none" w:sz="0" w:space="0" w:color="auto"/>
            <w:left w:val="none" w:sz="0" w:space="0" w:color="auto"/>
            <w:bottom w:val="none" w:sz="0" w:space="0" w:color="auto"/>
            <w:right w:val="none" w:sz="0" w:space="0" w:color="auto"/>
          </w:divBdr>
        </w:div>
        <w:div w:id="2129352277">
          <w:marLeft w:val="480"/>
          <w:marRight w:val="0"/>
          <w:marTop w:val="0"/>
          <w:marBottom w:val="0"/>
          <w:divBdr>
            <w:top w:val="none" w:sz="0" w:space="0" w:color="auto"/>
            <w:left w:val="none" w:sz="0" w:space="0" w:color="auto"/>
            <w:bottom w:val="none" w:sz="0" w:space="0" w:color="auto"/>
            <w:right w:val="none" w:sz="0" w:space="0" w:color="auto"/>
          </w:divBdr>
        </w:div>
        <w:div w:id="390270700">
          <w:marLeft w:val="480"/>
          <w:marRight w:val="0"/>
          <w:marTop w:val="0"/>
          <w:marBottom w:val="0"/>
          <w:divBdr>
            <w:top w:val="none" w:sz="0" w:space="0" w:color="auto"/>
            <w:left w:val="none" w:sz="0" w:space="0" w:color="auto"/>
            <w:bottom w:val="none" w:sz="0" w:space="0" w:color="auto"/>
            <w:right w:val="none" w:sz="0" w:space="0" w:color="auto"/>
          </w:divBdr>
        </w:div>
        <w:div w:id="2005935865">
          <w:marLeft w:val="480"/>
          <w:marRight w:val="0"/>
          <w:marTop w:val="0"/>
          <w:marBottom w:val="0"/>
          <w:divBdr>
            <w:top w:val="none" w:sz="0" w:space="0" w:color="auto"/>
            <w:left w:val="none" w:sz="0" w:space="0" w:color="auto"/>
            <w:bottom w:val="none" w:sz="0" w:space="0" w:color="auto"/>
            <w:right w:val="none" w:sz="0" w:space="0" w:color="auto"/>
          </w:divBdr>
        </w:div>
        <w:div w:id="757677902">
          <w:marLeft w:val="480"/>
          <w:marRight w:val="0"/>
          <w:marTop w:val="0"/>
          <w:marBottom w:val="0"/>
          <w:divBdr>
            <w:top w:val="none" w:sz="0" w:space="0" w:color="auto"/>
            <w:left w:val="none" w:sz="0" w:space="0" w:color="auto"/>
            <w:bottom w:val="none" w:sz="0" w:space="0" w:color="auto"/>
            <w:right w:val="none" w:sz="0" w:space="0" w:color="auto"/>
          </w:divBdr>
        </w:div>
        <w:div w:id="944386303">
          <w:marLeft w:val="480"/>
          <w:marRight w:val="0"/>
          <w:marTop w:val="0"/>
          <w:marBottom w:val="0"/>
          <w:divBdr>
            <w:top w:val="none" w:sz="0" w:space="0" w:color="auto"/>
            <w:left w:val="none" w:sz="0" w:space="0" w:color="auto"/>
            <w:bottom w:val="none" w:sz="0" w:space="0" w:color="auto"/>
            <w:right w:val="none" w:sz="0" w:space="0" w:color="auto"/>
          </w:divBdr>
        </w:div>
        <w:div w:id="913664370">
          <w:marLeft w:val="480"/>
          <w:marRight w:val="0"/>
          <w:marTop w:val="0"/>
          <w:marBottom w:val="0"/>
          <w:divBdr>
            <w:top w:val="none" w:sz="0" w:space="0" w:color="auto"/>
            <w:left w:val="none" w:sz="0" w:space="0" w:color="auto"/>
            <w:bottom w:val="none" w:sz="0" w:space="0" w:color="auto"/>
            <w:right w:val="none" w:sz="0" w:space="0" w:color="auto"/>
          </w:divBdr>
        </w:div>
        <w:div w:id="1469011220">
          <w:marLeft w:val="480"/>
          <w:marRight w:val="0"/>
          <w:marTop w:val="0"/>
          <w:marBottom w:val="0"/>
          <w:divBdr>
            <w:top w:val="none" w:sz="0" w:space="0" w:color="auto"/>
            <w:left w:val="none" w:sz="0" w:space="0" w:color="auto"/>
            <w:bottom w:val="none" w:sz="0" w:space="0" w:color="auto"/>
            <w:right w:val="none" w:sz="0" w:space="0" w:color="auto"/>
          </w:divBdr>
        </w:div>
        <w:div w:id="2082559064">
          <w:marLeft w:val="480"/>
          <w:marRight w:val="0"/>
          <w:marTop w:val="0"/>
          <w:marBottom w:val="0"/>
          <w:divBdr>
            <w:top w:val="none" w:sz="0" w:space="0" w:color="auto"/>
            <w:left w:val="none" w:sz="0" w:space="0" w:color="auto"/>
            <w:bottom w:val="none" w:sz="0" w:space="0" w:color="auto"/>
            <w:right w:val="none" w:sz="0" w:space="0" w:color="auto"/>
          </w:divBdr>
        </w:div>
        <w:div w:id="1607344197">
          <w:marLeft w:val="480"/>
          <w:marRight w:val="0"/>
          <w:marTop w:val="0"/>
          <w:marBottom w:val="0"/>
          <w:divBdr>
            <w:top w:val="none" w:sz="0" w:space="0" w:color="auto"/>
            <w:left w:val="none" w:sz="0" w:space="0" w:color="auto"/>
            <w:bottom w:val="none" w:sz="0" w:space="0" w:color="auto"/>
            <w:right w:val="none" w:sz="0" w:space="0" w:color="auto"/>
          </w:divBdr>
        </w:div>
        <w:div w:id="2077581951">
          <w:marLeft w:val="480"/>
          <w:marRight w:val="0"/>
          <w:marTop w:val="0"/>
          <w:marBottom w:val="0"/>
          <w:divBdr>
            <w:top w:val="none" w:sz="0" w:space="0" w:color="auto"/>
            <w:left w:val="none" w:sz="0" w:space="0" w:color="auto"/>
            <w:bottom w:val="none" w:sz="0" w:space="0" w:color="auto"/>
            <w:right w:val="none" w:sz="0" w:space="0" w:color="auto"/>
          </w:divBdr>
        </w:div>
        <w:div w:id="1115711396">
          <w:marLeft w:val="480"/>
          <w:marRight w:val="0"/>
          <w:marTop w:val="0"/>
          <w:marBottom w:val="0"/>
          <w:divBdr>
            <w:top w:val="none" w:sz="0" w:space="0" w:color="auto"/>
            <w:left w:val="none" w:sz="0" w:space="0" w:color="auto"/>
            <w:bottom w:val="none" w:sz="0" w:space="0" w:color="auto"/>
            <w:right w:val="none" w:sz="0" w:space="0" w:color="auto"/>
          </w:divBdr>
        </w:div>
      </w:divsChild>
    </w:div>
    <w:div w:id="523327768">
      <w:bodyDiv w:val="1"/>
      <w:marLeft w:val="0"/>
      <w:marRight w:val="0"/>
      <w:marTop w:val="0"/>
      <w:marBottom w:val="0"/>
      <w:divBdr>
        <w:top w:val="none" w:sz="0" w:space="0" w:color="auto"/>
        <w:left w:val="none" w:sz="0" w:space="0" w:color="auto"/>
        <w:bottom w:val="none" w:sz="0" w:space="0" w:color="auto"/>
        <w:right w:val="none" w:sz="0" w:space="0" w:color="auto"/>
      </w:divBdr>
      <w:divsChild>
        <w:div w:id="1810393966">
          <w:marLeft w:val="480"/>
          <w:marRight w:val="0"/>
          <w:marTop w:val="0"/>
          <w:marBottom w:val="0"/>
          <w:divBdr>
            <w:top w:val="none" w:sz="0" w:space="0" w:color="auto"/>
            <w:left w:val="none" w:sz="0" w:space="0" w:color="auto"/>
            <w:bottom w:val="none" w:sz="0" w:space="0" w:color="auto"/>
            <w:right w:val="none" w:sz="0" w:space="0" w:color="auto"/>
          </w:divBdr>
        </w:div>
        <w:div w:id="2136676554">
          <w:marLeft w:val="480"/>
          <w:marRight w:val="0"/>
          <w:marTop w:val="0"/>
          <w:marBottom w:val="0"/>
          <w:divBdr>
            <w:top w:val="none" w:sz="0" w:space="0" w:color="auto"/>
            <w:left w:val="none" w:sz="0" w:space="0" w:color="auto"/>
            <w:bottom w:val="none" w:sz="0" w:space="0" w:color="auto"/>
            <w:right w:val="none" w:sz="0" w:space="0" w:color="auto"/>
          </w:divBdr>
        </w:div>
        <w:div w:id="105736632">
          <w:marLeft w:val="480"/>
          <w:marRight w:val="0"/>
          <w:marTop w:val="0"/>
          <w:marBottom w:val="0"/>
          <w:divBdr>
            <w:top w:val="none" w:sz="0" w:space="0" w:color="auto"/>
            <w:left w:val="none" w:sz="0" w:space="0" w:color="auto"/>
            <w:bottom w:val="none" w:sz="0" w:space="0" w:color="auto"/>
            <w:right w:val="none" w:sz="0" w:space="0" w:color="auto"/>
          </w:divBdr>
        </w:div>
        <w:div w:id="1816752213">
          <w:marLeft w:val="480"/>
          <w:marRight w:val="0"/>
          <w:marTop w:val="0"/>
          <w:marBottom w:val="0"/>
          <w:divBdr>
            <w:top w:val="none" w:sz="0" w:space="0" w:color="auto"/>
            <w:left w:val="none" w:sz="0" w:space="0" w:color="auto"/>
            <w:bottom w:val="none" w:sz="0" w:space="0" w:color="auto"/>
            <w:right w:val="none" w:sz="0" w:space="0" w:color="auto"/>
          </w:divBdr>
        </w:div>
        <w:div w:id="493028363">
          <w:marLeft w:val="480"/>
          <w:marRight w:val="0"/>
          <w:marTop w:val="0"/>
          <w:marBottom w:val="0"/>
          <w:divBdr>
            <w:top w:val="none" w:sz="0" w:space="0" w:color="auto"/>
            <w:left w:val="none" w:sz="0" w:space="0" w:color="auto"/>
            <w:bottom w:val="none" w:sz="0" w:space="0" w:color="auto"/>
            <w:right w:val="none" w:sz="0" w:space="0" w:color="auto"/>
          </w:divBdr>
        </w:div>
        <w:div w:id="741827486">
          <w:marLeft w:val="480"/>
          <w:marRight w:val="0"/>
          <w:marTop w:val="0"/>
          <w:marBottom w:val="0"/>
          <w:divBdr>
            <w:top w:val="none" w:sz="0" w:space="0" w:color="auto"/>
            <w:left w:val="none" w:sz="0" w:space="0" w:color="auto"/>
            <w:bottom w:val="none" w:sz="0" w:space="0" w:color="auto"/>
            <w:right w:val="none" w:sz="0" w:space="0" w:color="auto"/>
          </w:divBdr>
        </w:div>
        <w:div w:id="1101149320">
          <w:marLeft w:val="480"/>
          <w:marRight w:val="0"/>
          <w:marTop w:val="0"/>
          <w:marBottom w:val="0"/>
          <w:divBdr>
            <w:top w:val="none" w:sz="0" w:space="0" w:color="auto"/>
            <w:left w:val="none" w:sz="0" w:space="0" w:color="auto"/>
            <w:bottom w:val="none" w:sz="0" w:space="0" w:color="auto"/>
            <w:right w:val="none" w:sz="0" w:space="0" w:color="auto"/>
          </w:divBdr>
        </w:div>
        <w:div w:id="1453285682">
          <w:marLeft w:val="480"/>
          <w:marRight w:val="0"/>
          <w:marTop w:val="0"/>
          <w:marBottom w:val="0"/>
          <w:divBdr>
            <w:top w:val="none" w:sz="0" w:space="0" w:color="auto"/>
            <w:left w:val="none" w:sz="0" w:space="0" w:color="auto"/>
            <w:bottom w:val="none" w:sz="0" w:space="0" w:color="auto"/>
            <w:right w:val="none" w:sz="0" w:space="0" w:color="auto"/>
          </w:divBdr>
        </w:div>
        <w:div w:id="1727800976">
          <w:marLeft w:val="480"/>
          <w:marRight w:val="0"/>
          <w:marTop w:val="0"/>
          <w:marBottom w:val="0"/>
          <w:divBdr>
            <w:top w:val="none" w:sz="0" w:space="0" w:color="auto"/>
            <w:left w:val="none" w:sz="0" w:space="0" w:color="auto"/>
            <w:bottom w:val="none" w:sz="0" w:space="0" w:color="auto"/>
            <w:right w:val="none" w:sz="0" w:space="0" w:color="auto"/>
          </w:divBdr>
        </w:div>
        <w:div w:id="72970017">
          <w:marLeft w:val="480"/>
          <w:marRight w:val="0"/>
          <w:marTop w:val="0"/>
          <w:marBottom w:val="0"/>
          <w:divBdr>
            <w:top w:val="none" w:sz="0" w:space="0" w:color="auto"/>
            <w:left w:val="none" w:sz="0" w:space="0" w:color="auto"/>
            <w:bottom w:val="none" w:sz="0" w:space="0" w:color="auto"/>
            <w:right w:val="none" w:sz="0" w:space="0" w:color="auto"/>
          </w:divBdr>
        </w:div>
        <w:div w:id="2074353982">
          <w:marLeft w:val="480"/>
          <w:marRight w:val="0"/>
          <w:marTop w:val="0"/>
          <w:marBottom w:val="0"/>
          <w:divBdr>
            <w:top w:val="none" w:sz="0" w:space="0" w:color="auto"/>
            <w:left w:val="none" w:sz="0" w:space="0" w:color="auto"/>
            <w:bottom w:val="none" w:sz="0" w:space="0" w:color="auto"/>
            <w:right w:val="none" w:sz="0" w:space="0" w:color="auto"/>
          </w:divBdr>
        </w:div>
        <w:div w:id="1694266826">
          <w:marLeft w:val="480"/>
          <w:marRight w:val="0"/>
          <w:marTop w:val="0"/>
          <w:marBottom w:val="0"/>
          <w:divBdr>
            <w:top w:val="none" w:sz="0" w:space="0" w:color="auto"/>
            <w:left w:val="none" w:sz="0" w:space="0" w:color="auto"/>
            <w:bottom w:val="none" w:sz="0" w:space="0" w:color="auto"/>
            <w:right w:val="none" w:sz="0" w:space="0" w:color="auto"/>
          </w:divBdr>
        </w:div>
        <w:div w:id="2053380628">
          <w:marLeft w:val="480"/>
          <w:marRight w:val="0"/>
          <w:marTop w:val="0"/>
          <w:marBottom w:val="0"/>
          <w:divBdr>
            <w:top w:val="none" w:sz="0" w:space="0" w:color="auto"/>
            <w:left w:val="none" w:sz="0" w:space="0" w:color="auto"/>
            <w:bottom w:val="none" w:sz="0" w:space="0" w:color="auto"/>
            <w:right w:val="none" w:sz="0" w:space="0" w:color="auto"/>
          </w:divBdr>
        </w:div>
        <w:div w:id="70273510">
          <w:marLeft w:val="480"/>
          <w:marRight w:val="0"/>
          <w:marTop w:val="0"/>
          <w:marBottom w:val="0"/>
          <w:divBdr>
            <w:top w:val="none" w:sz="0" w:space="0" w:color="auto"/>
            <w:left w:val="none" w:sz="0" w:space="0" w:color="auto"/>
            <w:bottom w:val="none" w:sz="0" w:space="0" w:color="auto"/>
            <w:right w:val="none" w:sz="0" w:space="0" w:color="auto"/>
          </w:divBdr>
        </w:div>
        <w:div w:id="225993635">
          <w:marLeft w:val="480"/>
          <w:marRight w:val="0"/>
          <w:marTop w:val="0"/>
          <w:marBottom w:val="0"/>
          <w:divBdr>
            <w:top w:val="none" w:sz="0" w:space="0" w:color="auto"/>
            <w:left w:val="none" w:sz="0" w:space="0" w:color="auto"/>
            <w:bottom w:val="none" w:sz="0" w:space="0" w:color="auto"/>
            <w:right w:val="none" w:sz="0" w:space="0" w:color="auto"/>
          </w:divBdr>
        </w:div>
        <w:div w:id="97875470">
          <w:marLeft w:val="480"/>
          <w:marRight w:val="0"/>
          <w:marTop w:val="0"/>
          <w:marBottom w:val="0"/>
          <w:divBdr>
            <w:top w:val="none" w:sz="0" w:space="0" w:color="auto"/>
            <w:left w:val="none" w:sz="0" w:space="0" w:color="auto"/>
            <w:bottom w:val="none" w:sz="0" w:space="0" w:color="auto"/>
            <w:right w:val="none" w:sz="0" w:space="0" w:color="auto"/>
          </w:divBdr>
        </w:div>
        <w:div w:id="360205351">
          <w:marLeft w:val="480"/>
          <w:marRight w:val="0"/>
          <w:marTop w:val="0"/>
          <w:marBottom w:val="0"/>
          <w:divBdr>
            <w:top w:val="none" w:sz="0" w:space="0" w:color="auto"/>
            <w:left w:val="none" w:sz="0" w:space="0" w:color="auto"/>
            <w:bottom w:val="none" w:sz="0" w:space="0" w:color="auto"/>
            <w:right w:val="none" w:sz="0" w:space="0" w:color="auto"/>
          </w:divBdr>
        </w:div>
      </w:divsChild>
    </w:div>
    <w:div w:id="531965320">
      <w:bodyDiv w:val="1"/>
      <w:marLeft w:val="0"/>
      <w:marRight w:val="0"/>
      <w:marTop w:val="0"/>
      <w:marBottom w:val="0"/>
      <w:divBdr>
        <w:top w:val="none" w:sz="0" w:space="0" w:color="auto"/>
        <w:left w:val="none" w:sz="0" w:space="0" w:color="auto"/>
        <w:bottom w:val="none" w:sz="0" w:space="0" w:color="auto"/>
        <w:right w:val="none" w:sz="0" w:space="0" w:color="auto"/>
      </w:divBdr>
      <w:divsChild>
        <w:div w:id="1705138083">
          <w:marLeft w:val="480"/>
          <w:marRight w:val="0"/>
          <w:marTop w:val="0"/>
          <w:marBottom w:val="0"/>
          <w:divBdr>
            <w:top w:val="none" w:sz="0" w:space="0" w:color="auto"/>
            <w:left w:val="none" w:sz="0" w:space="0" w:color="auto"/>
            <w:bottom w:val="none" w:sz="0" w:space="0" w:color="auto"/>
            <w:right w:val="none" w:sz="0" w:space="0" w:color="auto"/>
          </w:divBdr>
        </w:div>
        <w:div w:id="721439090">
          <w:marLeft w:val="480"/>
          <w:marRight w:val="0"/>
          <w:marTop w:val="0"/>
          <w:marBottom w:val="0"/>
          <w:divBdr>
            <w:top w:val="none" w:sz="0" w:space="0" w:color="auto"/>
            <w:left w:val="none" w:sz="0" w:space="0" w:color="auto"/>
            <w:bottom w:val="none" w:sz="0" w:space="0" w:color="auto"/>
            <w:right w:val="none" w:sz="0" w:space="0" w:color="auto"/>
          </w:divBdr>
        </w:div>
        <w:div w:id="784009123">
          <w:marLeft w:val="480"/>
          <w:marRight w:val="0"/>
          <w:marTop w:val="0"/>
          <w:marBottom w:val="0"/>
          <w:divBdr>
            <w:top w:val="none" w:sz="0" w:space="0" w:color="auto"/>
            <w:left w:val="none" w:sz="0" w:space="0" w:color="auto"/>
            <w:bottom w:val="none" w:sz="0" w:space="0" w:color="auto"/>
            <w:right w:val="none" w:sz="0" w:space="0" w:color="auto"/>
          </w:divBdr>
        </w:div>
        <w:div w:id="1933271318">
          <w:marLeft w:val="480"/>
          <w:marRight w:val="0"/>
          <w:marTop w:val="0"/>
          <w:marBottom w:val="0"/>
          <w:divBdr>
            <w:top w:val="none" w:sz="0" w:space="0" w:color="auto"/>
            <w:left w:val="none" w:sz="0" w:space="0" w:color="auto"/>
            <w:bottom w:val="none" w:sz="0" w:space="0" w:color="auto"/>
            <w:right w:val="none" w:sz="0" w:space="0" w:color="auto"/>
          </w:divBdr>
        </w:div>
        <w:div w:id="986714154">
          <w:marLeft w:val="480"/>
          <w:marRight w:val="0"/>
          <w:marTop w:val="0"/>
          <w:marBottom w:val="0"/>
          <w:divBdr>
            <w:top w:val="none" w:sz="0" w:space="0" w:color="auto"/>
            <w:left w:val="none" w:sz="0" w:space="0" w:color="auto"/>
            <w:bottom w:val="none" w:sz="0" w:space="0" w:color="auto"/>
            <w:right w:val="none" w:sz="0" w:space="0" w:color="auto"/>
          </w:divBdr>
        </w:div>
        <w:div w:id="773981508">
          <w:marLeft w:val="480"/>
          <w:marRight w:val="0"/>
          <w:marTop w:val="0"/>
          <w:marBottom w:val="0"/>
          <w:divBdr>
            <w:top w:val="none" w:sz="0" w:space="0" w:color="auto"/>
            <w:left w:val="none" w:sz="0" w:space="0" w:color="auto"/>
            <w:bottom w:val="none" w:sz="0" w:space="0" w:color="auto"/>
            <w:right w:val="none" w:sz="0" w:space="0" w:color="auto"/>
          </w:divBdr>
        </w:div>
        <w:div w:id="2061901216">
          <w:marLeft w:val="480"/>
          <w:marRight w:val="0"/>
          <w:marTop w:val="0"/>
          <w:marBottom w:val="0"/>
          <w:divBdr>
            <w:top w:val="none" w:sz="0" w:space="0" w:color="auto"/>
            <w:left w:val="none" w:sz="0" w:space="0" w:color="auto"/>
            <w:bottom w:val="none" w:sz="0" w:space="0" w:color="auto"/>
            <w:right w:val="none" w:sz="0" w:space="0" w:color="auto"/>
          </w:divBdr>
        </w:div>
        <w:div w:id="22943012">
          <w:marLeft w:val="480"/>
          <w:marRight w:val="0"/>
          <w:marTop w:val="0"/>
          <w:marBottom w:val="0"/>
          <w:divBdr>
            <w:top w:val="none" w:sz="0" w:space="0" w:color="auto"/>
            <w:left w:val="none" w:sz="0" w:space="0" w:color="auto"/>
            <w:bottom w:val="none" w:sz="0" w:space="0" w:color="auto"/>
            <w:right w:val="none" w:sz="0" w:space="0" w:color="auto"/>
          </w:divBdr>
        </w:div>
        <w:div w:id="566110394">
          <w:marLeft w:val="480"/>
          <w:marRight w:val="0"/>
          <w:marTop w:val="0"/>
          <w:marBottom w:val="0"/>
          <w:divBdr>
            <w:top w:val="none" w:sz="0" w:space="0" w:color="auto"/>
            <w:left w:val="none" w:sz="0" w:space="0" w:color="auto"/>
            <w:bottom w:val="none" w:sz="0" w:space="0" w:color="auto"/>
            <w:right w:val="none" w:sz="0" w:space="0" w:color="auto"/>
          </w:divBdr>
        </w:div>
        <w:div w:id="2102868286">
          <w:marLeft w:val="480"/>
          <w:marRight w:val="0"/>
          <w:marTop w:val="0"/>
          <w:marBottom w:val="0"/>
          <w:divBdr>
            <w:top w:val="none" w:sz="0" w:space="0" w:color="auto"/>
            <w:left w:val="none" w:sz="0" w:space="0" w:color="auto"/>
            <w:bottom w:val="none" w:sz="0" w:space="0" w:color="auto"/>
            <w:right w:val="none" w:sz="0" w:space="0" w:color="auto"/>
          </w:divBdr>
        </w:div>
        <w:div w:id="613174835">
          <w:marLeft w:val="480"/>
          <w:marRight w:val="0"/>
          <w:marTop w:val="0"/>
          <w:marBottom w:val="0"/>
          <w:divBdr>
            <w:top w:val="none" w:sz="0" w:space="0" w:color="auto"/>
            <w:left w:val="none" w:sz="0" w:space="0" w:color="auto"/>
            <w:bottom w:val="none" w:sz="0" w:space="0" w:color="auto"/>
            <w:right w:val="none" w:sz="0" w:space="0" w:color="auto"/>
          </w:divBdr>
        </w:div>
      </w:divsChild>
    </w:div>
    <w:div w:id="543754665">
      <w:bodyDiv w:val="1"/>
      <w:marLeft w:val="0"/>
      <w:marRight w:val="0"/>
      <w:marTop w:val="0"/>
      <w:marBottom w:val="0"/>
      <w:divBdr>
        <w:top w:val="none" w:sz="0" w:space="0" w:color="auto"/>
        <w:left w:val="none" w:sz="0" w:space="0" w:color="auto"/>
        <w:bottom w:val="none" w:sz="0" w:space="0" w:color="auto"/>
        <w:right w:val="none" w:sz="0" w:space="0" w:color="auto"/>
      </w:divBdr>
      <w:divsChild>
        <w:div w:id="385763832">
          <w:marLeft w:val="480"/>
          <w:marRight w:val="0"/>
          <w:marTop w:val="0"/>
          <w:marBottom w:val="0"/>
          <w:divBdr>
            <w:top w:val="none" w:sz="0" w:space="0" w:color="auto"/>
            <w:left w:val="none" w:sz="0" w:space="0" w:color="auto"/>
            <w:bottom w:val="none" w:sz="0" w:space="0" w:color="auto"/>
            <w:right w:val="none" w:sz="0" w:space="0" w:color="auto"/>
          </w:divBdr>
        </w:div>
        <w:div w:id="1010568930">
          <w:marLeft w:val="480"/>
          <w:marRight w:val="0"/>
          <w:marTop w:val="0"/>
          <w:marBottom w:val="0"/>
          <w:divBdr>
            <w:top w:val="none" w:sz="0" w:space="0" w:color="auto"/>
            <w:left w:val="none" w:sz="0" w:space="0" w:color="auto"/>
            <w:bottom w:val="none" w:sz="0" w:space="0" w:color="auto"/>
            <w:right w:val="none" w:sz="0" w:space="0" w:color="auto"/>
          </w:divBdr>
        </w:div>
        <w:div w:id="7102698">
          <w:marLeft w:val="480"/>
          <w:marRight w:val="0"/>
          <w:marTop w:val="0"/>
          <w:marBottom w:val="0"/>
          <w:divBdr>
            <w:top w:val="none" w:sz="0" w:space="0" w:color="auto"/>
            <w:left w:val="none" w:sz="0" w:space="0" w:color="auto"/>
            <w:bottom w:val="none" w:sz="0" w:space="0" w:color="auto"/>
            <w:right w:val="none" w:sz="0" w:space="0" w:color="auto"/>
          </w:divBdr>
        </w:div>
        <w:div w:id="651494177">
          <w:marLeft w:val="480"/>
          <w:marRight w:val="0"/>
          <w:marTop w:val="0"/>
          <w:marBottom w:val="0"/>
          <w:divBdr>
            <w:top w:val="none" w:sz="0" w:space="0" w:color="auto"/>
            <w:left w:val="none" w:sz="0" w:space="0" w:color="auto"/>
            <w:bottom w:val="none" w:sz="0" w:space="0" w:color="auto"/>
            <w:right w:val="none" w:sz="0" w:space="0" w:color="auto"/>
          </w:divBdr>
        </w:div>
        <w:div w:id="417797627">
          <w:marLeft w:val="480"/>
          <w:marRight w:val="0"/>
          <w:marTop w:val="0"/>
          <w:marBottom w:val="0"/>
          <w:divBdr>
            <w:top w:val="none" w:sz="0" w:space="0" w:color="auto"/>
            <w:left w:val="none" w:sz="0" w:space="0" w:color="auto"/>
            <w:bottom w:val="none" w:sz="0" w:space="0" w:color="auto"/>
            <w:right w:val="none" w:sz="0" w:space="0" w:color="auto"/>
          </w:divBdr>
        </w:div>
        <w:div w:id="1503735162">
          <w:marLeft w:val="480"/>
          <w:marRight w:val="0"/>
          <w:marTop w:val="0"/>
          <w:marBottom w:val="0"/>
          <w:divBdr>
            <w:top w:val="none" w:sz="0" w:space="0" w:color="auto"/>
            <w:left w:val="none" w:sz="0" w:space="0" w:color="auto"/>
            <w:bottom w:val="none" w:sz="0" w:space="0" w:color="auto"/>
            <w:right w:val="none" w:sz="0" w:space="0" w:color="auto"/>
          </w:divBdr>
        </w:div>
        <w:div w:id="762145462">
          <w:marLeft w:val="480"/>
          <w:marRight w:val="0"/>
          <w:marTop w:val="0"/>
          <w:marBottom w:val="0"/>
          <w:divBdr>
            <w:top w:val="none" w:sz="0" w:space="0" w:color="auto"/>
            <w:left w:val="none" w:sz="0" w:space="0" w:color="auto"/>
            <w:bottom w:val="none" w:sz="0" w:space="0" w:color="auto"/>
            <w:right w:val="none" w:sz="0" w:space="0" w:color="auto"/>
          </w:divBdr>
        </w:div>
        <w:div w:id="1765683588">
          <w:marLeft w:val="480"/>
          <w:marRight w:val="0"/>
          <w:marTop w:val="0"/>
          <w:marBottom w:val="0"/>
          <w:divBdr>
            <w:top w:val="none" w:sz="0" w:space="0" w:color="auto"/>
            <w:left w:val="none" w:sz="0" w:space="0" w:color="auto"/>
            <w:bottom w:val="none" w:sz="0" w:space="0" w:color="auto"/>
            <w:right w:val="none" w:sz="0" w:space="0" w:color="auto"/>
          </w:divBdr>
        </w:div>
        <w:div w:id="845948521">
          <w:marLeft w:val="480"/>
          <w:marRight w:val="0"/>
          <w:marTop w:val="0"/>
          <w:marBottom w:val="0"/>
          <w:divBdr>
            <w:top w:val="none" w:sz="0" w:space="0" w:color="auto"/>
            <w:left w:val="none" w:sz="0" w:space="0" w:color="auto"/>
            <w:bottom w:val="none" w:sz="0" w:space="0" w:color="auto"/>
            <w:right w:val="none" w:sz="0" w:space="0" w:color="auto"/>
          </w:divBdr>
        </w:div>
        <w:div w:id="522059783">
          <w:marLeft w:val="480"/>
          <w:marRight w:val="0"/>
          <w:marTop w:val="0"/>
          <w:marBottom w:val="0"/>
          <w:divBdr>
            <w:top w:val="none" w:sz="0" w:space="0" w:color="auto"/>
            <w:left w:val="none" w:sz="0" w:space="0" w:color="auto"/>
            <w:bottom w:val="none" w:sz="0" w:space="0" w:color="auto"/>
            <w:right w:val="none" w:sz="0" w:space="0" w:color="auto"/>
          </w:divBdr>
        </w:div>
        <w:div w:id="219243717">
          <w:marLeft w:val="480"/>
          <w:marRight w:val="0"/>
          <w:marTop w:val="0"/>
          <w:marBottom w:val="0"/>
          <w:divBdr>
            <w:top w:val="none" w:sz="0" w:space="0" w:color="auto"/>
            <w:left w:val="none" w:sz="0" w:space="0" w:color="auto"/>
            <w:bottom w:val="none" w:sz="0" w:space="0" w:color="auto"/>
            <w:right w:val="none" w:sz="0" w:space="0" w:color="auto"/>
          </w:divBdr>
        </w:div>
        <w:div w:id="1967814683">
          <w:marLeft w:val="480"/>
          <w:marRight w:val="0"/>
          <w:marTop w:val="0"/>
          <w:marBottom w:val="0"/>
          <w:divBdr>
            <w:top w:val="none" w:sz="0" w:space="0" w:color="auto"/>
            <w:left w:val="none" w:sz="0" w:space="0" w:color="auto"/>
            <w:bottom w:val="none" w:sz="0" w:space="0" w:color="auto"/>
            <w:right w:val="none" w:sz="0" w:space="0" w:color="auto"/>
          </w:divBdr>
        </w:div>
        <w:div w:id="1520001920">
          <w:marLeft w:val="480"/>
          <w:marRight w:val="0"/>
          <w:marTop w:val="0"/>
          <w:marBottom w:val="0"/>
          <w:divBdr>
            <w:top w:val="none" w:sz="0" w:space="0" w:color="auto"/>
            <w:left w:val="none" w:sz="0" w:space="0" w:color="auto"/>
            <w:bottom w:val="none" w:sz="0" w:space="0" w:color="auto"/>
            <w:right w:val="none" w:sz="0" w:space="0" w:color="auto"/>
          </w:divBdr>
        </w:div>
        <w:div w:id="1071199242">
          <w:marLeft w:val="480"/>
          <w:marRight w:val="0"/>
          <w:marTop w:val="0"/>
          <w:marBottom w:val="0"/>
          <w:divBdr>
            <w:top w:val="none" w:sz="0" w:space="0" w:color="auto"/>
            <w:left w:val="none" w:sz="0" w:space="0" w:color="auto"/>
            <w:bottom w:val="none" w:sz="0" w:space="0" w:color="auto"/>
            <w:right w:val="none" w:sz="0" w:space="0" w:color="auto"/>
          </w:divBdr>
        </w:div>
        <w:div w:id="1935816179">
          <w:marLeft w:val="480"/>
          <w:marRight w:val="0"/>
          <w:marTop w:val="0"/>
          <w:marBottom w:val="0"/>
          <w:divBdr>
            <w:top w:val="none" w:sz="0" w:space="0" w:color="auto"/>
            <w:left w:val="none" w:sz="0" w:space="0" w:color="auto"/>
            <w:bottom w:val="none" w:sz="0" w:space="0" w:color="auto"/>
            <w:right w:val="none" w:sz="0" w:space="0" w:color="auto"/>
          </w:divBdr>
        </w:div>
        <w:div w:id="960647398">
          <w:marLeft w:val="480"/>
          <w:marRight w:val="0"/>
          <w:marTop w:val="0"/>
          <w:marBottom w:val="0"/>
          <w:divBdr>
            <w:top w:val="none" w:sz="0" w:space="0" w:color="auto"/>
            <w:left w:val="none" w:sz="0" w:space="0" w:color="auto"/>
            <w:bottom w:val="none" w:sz="0" w:space="0" w:color="auto"/>
            <w:right w:val="none" w:sz="0" w:space="0" w:color="auto"/>
          </w:divBdr>
        </w:div>
        <w:div w:id="898631066">
          <w:marLeft w:val="480"/>
          <w:marRight w:val="0"/>
          <w:marTop w:val="0"/>
          <w:marBottom w:val="0"/>
          <w:divBdr>
            <w:top w:val="none" w:sz="0" w:space="0" w:color="auto"/>
            <w:left w:val="none" w:sz="0" w:space="0" w:color="auto"/>
            <w:bottom w:val="none" w:sz="0" w:space="0" w:color="auto"/>
            <w:right w:val="none" w:sz="0" w:space="0" w:color="auto"/>
          </w:divBdr>
        </w:div>
        <w:div w:id="1601718333">
          <w:marLeft w:val="480"/>
          <w:marRight w:val="0"/>
          <w:marTop w:val="0"/>
          <w:marBottom w:val="0"/>
          <w:divBdr>
            <w:top w:val="none" w:sz="0" w:space="0" w:color="auto"/>
            <w:left w:val="none" w:sz="0" w:space="0" w:color="auto"/>
            <w:bottom w:val="none" w:sz="0" w:space="0" w:color="auto"/>
            <w:right w:val="none" w:sz="0" w:space="0" w:color="auto"/>
          </w:divBdr>
        </w:div>
        <w:div w:id="1975791967">
          <w:marLeft w:val="480"/>
          <w:marRight w:val="0"/>
          <w:marTop w:val="0"/>
          <w:marBottom w:val="0"/>
          <w:divBdr>
            <w:top w:val="none" w:sz="0" w:space="0" w:color="auto"/>
            <w:left w:val="none" w:sz="0" w:space="0" w:color="auto"/>
            <w:bottom w:val="none" w:sz="0" w:space="0" w:color="auto"/>
            <w:right w:val="none" w:sz="0" w:space="0" w:color="auto"/>
          </w:divBdr>
        </w:div>
        <w:div w:id="851186764">
          <w:marLeft w:val="480"/>
          <w:marRight w:val="0"/>
          <w:marTop w:val="0"/>
          <w:marBottom w:val="0"/>
          <w:divBdr>
            <w:top w:val="none" w:sz="0" w:space="0" w:color="auto"/>
            <w:left w:val="none" w:sz="0" w:space="0" w:color="auto"/>
            <w:bottom w:val="none" w:sz="0" w:space="0" w:color="auto"/>
            <w:right w:val="none" w:sz="0" w:space="0" w:color="auto"/>
          </w:divBdr>
        </w:div>
        <w:div w:id="1201632428">
          <w:marLeft w:val="480"/>
          <w:marRight w:val="0"/>
          <w:marTop w:val="0"/>
          <w:marBottom w:val="0"/>
          <w:divBdr>
            <w:top w:val="none" w:sz="0" w:space="0" w:color="auto"/>
            <w:left w:val="none" w:sz="0" w:space="0" w:color="auto"/>
            <w:bottom w:val="none" w:sz="0" w:space="0" w:color="auto"/>
            <w:right w:val="none" w:sz="0" w:space="0" w:color="auto"/>
          </w:divBdr>
        </w:div>
      </w:divsChild>
    </w:div>
    <w:div w:id="560093575">
      <w:bodyDiv w:val="1"/>
      <w:marLeft w:val="0"/>
      <w:marRight w:val="0"/>
      <w:marTop w:val="0"/>
      <w:marBottom w:val="0"/>
      <w:divBdr>
        <w:top w:val="none" w:sz="0" w:space="0" w:color="auto"/>
        <w:left w:val="none" w:sz="0" w:space="0" w:color="auto"/>
        <w:bottom w:val="none" w:sz="0" w:space="0" w:color="auto"/>
        <w:right w:val="none" w:sz="0" w:space="0" w:color="auto"/>
      </w:divBdr>
      <w:divsChild>
        <w:div w:id="691808816">
          <w:marLeft w:val="480"/>
          <w:marRight w:val="0"/>
          <w:marTop w:val="0"/>
          <w:marBottom w:val="0"/>
          <w:divBdr>
            <w:top w:val="none" w:sz="0" w:space="0" w:color="auto"/>
            <w:left w:val="none" w:sz="0" w:space="0" w:color="auto"/>
            <w:bottom w:val="none" w:sz="0" w:space="0" w:color="auto"/>
            <w:right w:val="none" w:sz="0" w:space="0" w:color="auto"/>
          </w:divBdr>
        </w:div>
        <w:div w:id="376979217">
          <w:marLeft w:val="480"/>
          <w:marRight w:val="0"/>
          <w:marTop w:val="0"/>
          <w:marBottom w:val="0"/>
          <w:divBdr>
            <w:top w:val="none" w:sz="0" w:space="0" w:color="auto"/>
            <w:left w:val="none" w:sz="0" w:space="0" w:color="auto"/>
            <w:bottom w:val="none" w:sz="0" w:space="0" w:color="auto"/>
            <w:right w:val="none" w:sz="0" w:space="0" w:color="auto"/>
          </w:divBdr>
        </w:div>
        <w:div w:id="329791704">
          <w:marLeft w:val="480"/>
          <w:marRight w:val="0"/>
          <w:marTop w:val="0"/>
          <w:marBottom w:val="0"/>
          <w:divBdr>
            <w:top w:val="none" w:sz="0" w:space="0" w:color="auto"/>
            <w:left w:val="none" w:sz="0" w:space="0" w:color="auto"/>
            <w:bottom w:val="none" w:sz="0" w:space="0" w:color="auto"/>
            <w:right w:val="none" w:sz="0" w:space="0" w:color="auto"/>
          </w:divBdr>
        </w:div>
        <w:div w:id="1445464110">
          <w:marLeft w:val="480"/>
          <w:marRight w:val="0"/>
          <w:marTop w:val="0"/>
          <w:marBottom w:val="0"/>
          <w:divBdr>
            <w:top w:val="none" w:sz="0" w:space="0" w:color="auto"/>
            <w:left w:val="none" w:sz="0" w:space="0" w:color="auto"/>
            <w:bottom w:val="none" w:sz="0" w:space="0" w:color="auto"/>
            <w:right w:val="none" w:sz="0" w:space="0" w:color="auto"/>
          </w:divBdr>
        </w:div>
        <w:div w:id="1689258300">
          <w:marLeft w:val="480"/>
          <w:marRight w:val="0"/>
          <w:marTop w:val="0"/>
          <w:marBottom w:val="0"/>
          <w:divBdr>
            <w:top w:val="none" w:sz="0" w:space="0" w:color="auto"/>
            <w:left w:val="none" w:sz="0" w:space="0" w:color="auto"/>
            <w:bottom w:val="none" w:sz="0" w:space="0" w:color="auto"/>
            <w:right w:val="none" w:sz="0" w:space="0" w:color="auto"/>
          </w:divBdr>
        </w:div>
        <w:div w:id="1156607545">
          <w:marLeft w:val="480"/>
          <w:marRight w:val="0"/>
          <w:marTop w:val="0"/>
          <w:marBottom w:val="0"/>
          <w:divBdr>
            <w:top w:val="none" w:sz="0" w:space="0" w:color="auto"/>
            <w:left w:val="none" w:sz="0" w:space="0" w:color="auto"/>
            <w:bottom w:val="none" w:sz="0" w:space="0" w:color="auto"/>
            <w:right w:val="none" w:sz="0" w:space="0" w:color="auto"/>
          </w:divBdr>
        </w:div>
        <w:div w:id="617637332">
          <w:marLeft w:val="480"/>
          <w:marRight w:val="0"/>
          <w:marTop w:val="0"/>
          <w:marBottom w:val="0"/>
          <w:divBdr>
            <w:top w:val="none" w:sz="0" w:space="0" w:color="auto"/>
            <w:left w:val="none" w:sz="0" w:space="0" w:color="auto"/>
            <w:bottom w:val="none" w:sz="0" w:space="0" w:color="auto"/>
            <w:right w:val="none" w:sz="0" w:space="0" w:color="auto"/>
          </w:divBdr>
        </w:div>
        <w:div w:id="769859135">
          <w:marLeft w:val="480"/>
          <w:marRight w:val="0"/>
          <w:marTop w:val="0"/>
          <w:marBottom w:val="0"/>
          <w:divBdr>
            <w:top w:val="none" w:sz="0" w:space="0" w:color="auto"/>
            <w:left w:val="none" w:sz="0" w:space="0" w:color="auto"/>
            <w:bottom w:val="none" w:sz="0" w:space="0" w:color="auto"/>
            <w:right w:val="none" w:sz="0" w:space="0" w:color="auto"/>
          </w:divBdr>
        </w:div>
        <w:div w:id="2006012604">
          <w:marLeft w:val="480"/>
          <w:marRight w:val="0"/>
          <w:marTop w:val="0"/>
          <w:marBottom w:val="0"/>
          <w:divBdr>
            <w:top w:val="none" w:sz="0" w:space="0" w:color="auto"/>
            <w:left w:val="none" w:sz="0" w:space="0" w:color="auto"/>
            <w:bottom w:val="none" w:sz="0" w:space="0" w:color="auto"/>
            <w:right w:val="none" w:sz="0" w:space="0" w:color="auto"/>
          </w:divBdr>
        </w:div>
        <w:div w:id="200244631">
          <w:marLeft w:val="480"/>
          <w:marRight w:val="0"/>
          <w:marTop w:val="0"/>
          <w:marBottom w:val="0"/>
          <w:divBdr>
            <w:top w:val="none" w:sz="0" w:space="0" w:color="auto"/>
            <w:left w:val="none" w:sz="0" w:space="0" w:color="auto"/>
            <w:bottom w:val="none" w:sz="0" w:space="0" w:color="auto"/>
            <w:right w:val="none" w:sz="0" w:space="0" w:color="auto"/>
          </w:divBdr>
        </w:div>
        <w:div w:id="619383947">
          <w:marLeft w:val="480"/>
          <w:marRight w:val="0"/>
          <w:marTop w:val="0"/>
          <w:marBottom w:val="0"/>
          <w:divBdr>
            <w:top w:val="none" w:sz="0" w:space="0" w:color="auto"/>
            <w:left w:val="none" w:sz="0" w:space="0" w:color="auto"/>
            <w:bottom w:val="none" w:sz="0" w:space="0" w:color="auto"/>
            <w:right w:val="none" w:sz="0" w:space="0" w:color="auto"/>
          </w:divBdr>
        </w:div>
        <w:div w:id="926423211">
          <w:marLeft w:val="480"/>
          <w:marRight w:val="0"/>
          <w:marTop w:val="0"/>
          <w:marBottom w:val="0"/>
          <w:divBdr>
            <w:top w:val="none" w:sz="0" w:space="0" w:color="auto"/>
            <w:left w:val="none" w:sz="0" w:space="0" w:color="auto"/>
            <w:bottom w:val="none" w:sz="0" w:space="0" w:color="auto"/>
            <w:right w:val="none" w:sz="0" w:space="0" w:color="auto"/>
          </w:divBdr>
        </w:div>
        <w:div w:id="1420910508">
          <w:marLeft w:val="480"/>
          <w:marRight w:val="0"/>
          <w:marTop w:val="0"/>
          <w:marBottom w:val="0"/>
          <w:divBdr>
            <w:top w:val="none" w:sz="0" w:space="0" w:color="auto"/>
            <w:left w:val="none" w:sz="0" w:space="0" w:color="auto"/>
            <w:bottom w:val="none" w:sz="0" w:space="0" w:color="auto"/>
            <w:right w:val="none" w:sz="0" w:space="0" w:color="auto"/>
          </w:divBdr>
        </w:div>
        <w:div w:id="2044089202">
          <w:marLeft w:val="480"/>
          <w:marRight w:val="0"/>
          <w:marTop w:val="0"/>
          <w:marBottom w:val="0"/>
          <w:divBdr>
            <w:top w:val="none" w:sz="0" w:space="0" w:color="auto"/>
            <w:left w:val="none" w:sz="0" w:space="0" w:color="auto"/>
            <w:bottom w:val="none" w:sz="0" w:space="0" w:color="auto"/>
            <w:right w:val="none" w:sz="0" w:space="0" w:color="auto"/>
          </w:divBdr>
        </w:div>
        <w:div w:id="1403987968">
          <w:marLeft w:val="480"/>
          <w:marRight w:val="0"/>
          <w:marTop w:val="0"/>
          <w:marBottom w:val="0"/>
          <w:divBdr>
            <w:top w:val="none" w:sz="0" w:space="0" w:color="auto"/>
            <w:left w:val="none" w:sz="0" w:space="0" w:color="auto"/>
            <w:bottom w:val="none" w:sz="0" w:space="0" w:color="auto"/>
            <w:right w:val="none" w:sz="0" w:space="0" w:color="auto"/>
          </w:divBdr>
        </w:div>
        <w:div w:id="188959437">
          <w:marLeft w:val="480"/>
          <w:marRight w:val="0"/>
          <w:marTop w:val="0"/>
          <w:marBottom w:val="0"/>
          <w:divBdr>
            <w:top w:val="none" w:sz="0" w:space="0" w:color="auto"/>
            <w:left w:val="none" w:sz="0" w:space="0" w:color="auto"/>
            <w:bottom w:val="none" w:sz="0" w:space="0" w:color="auto"/>
            <w:right w:val="none" w:sz="0" w:space="0" w:color="auto"/>
          </w:divBdr>
        </w:div>
        <w:div w:id="863330064">
          <w:marLeft w:val="480"/>
          <w:marRight w:val="0"/>
          <w:marTop w:val="0"/>
          <w:marBottom w:val="0"/>
          <w:divBdr>
            <w:top w:val="none" w:sz="0" w:space="0" w:color="auto"/>
            <w:left w:val="none" w:sz="0" w:space="0" w:color="auto"/>
            <w:bottom w:val="none" w:sz="0" w:space="0" w:color="auto"/>
            <w:right w:val="none" w:sz="0" w:space="0" w:color="auto"/>
          </w:divBdr>
        </w:div>
        <w:div w:id="2084833210">
          <w:marLeft w:val="480"/>
          <w:marRight w:val="0"/>
          <w:marTop w:val="0"/>
          <w:marBottom w:val="0"/>
          <w:divBdr>
            <w:top w:val="none" w:sz="0" w:space="0" w:color="auto"/>
            <w:left w:val="none" w:sz="0" w:space="0" w:color="auto"/>
            <w:bottom w:val="none" w:sz="0" w:space="0" w:color="auto"/>
            <w:right w:val="none" w:sz="0" w:space="0" w:color="auto"/>
          </w:divBdr>
        </w:div>
        <w:div w:id="2090737417">
          <w:marLeft w:val="480"/>
          <w:marRight w:val="0"/>
          <w:marTop w:val="0"/>
          <w:marBottom w:val="0"/>
          <w:divBdr>
            <w:top w:val="none" w:sz="0" w:space="0" w:color="auto"/>
            <w:left w:val="none" w:sz="0" w:space="0" w:color="auto"/>
            <w:bottom w:val="none" w:sz="0" w:space="0" w:color="auto"/>
            <w:right w:val="none" w:sz="0" w:space="0" w:color="auto"/>
          </w:divBdr>
        </w:div>
        <w:div w:id="719862265">
          <w:marLeft w:val="480"/>
          <w:marRight w:val="0"/>
          <w:marTop w:val="0"/>
          <w:marBottom w:val="0"/>
          <w:divBdr>
            <w:top w:val="none" w:sz="0" w:space="0" w:color="auto"/>
            <w:left w:val="none" w:sz="0" w:space="0" w:color="auto"/>
            <w:bottom w:val="none" w:sz="0" w:space="0" w:color="auto"/>
            <w:right w:val="none" w:sz="0" w:space="0" w:color="auto"/>
          </w:divBdr>
        </w:div>
        <w:div w:id="685252507">
          <w:marLeft w:val="480"/>
          <w:marRight w:val="0"/>
          <w:marTop w:val="0"/>
          <w:marBottom w:val="0"/>
          <w:divBdr>
            <w:top w:val="none" w:sz="0" w:space="0" w:color="auto"/>
            <w:left w:val="none" w:sz="0" w:space="0" w:color="auto"/>
            <w:bottom w:val="none" w:sz="0" w:space="0" w:color="auto"/>
            <w:right w:val="none" w:sz="0" w:space="0" w:color="auto"/>
          </w:divBdr>
        </w:div>
      </w:divsChild>
    </w:div>
    <w:div w:id="562639630">
      <w:bodyDiv w:val="1"/>
      <w:marLeft w:val="0"/>
      <w:marRight w:val="0"/>
      <w:marTop w:val="0"/>
      <w:marBottom w:val="0"/>
      <w:divBdr>
        <w:top w:val="none" w:sz="0" w:space="0" w:color="auto"/>
        <w:left w:val="none" w:sz="0" w:space="0" w:color="auto"/>
        <w:bottom w:val="none" w:sz="0" w:space="0" w:color="auto"/>
        <w:right w:val="none" w:sz="0" w:space="0" w:color="auto"/>
      </w:divBdr>
    </w:div>
    <w:div w:id="573052690">
      <w:bodyDiv w:val="1"/>
      <w:marLeft w:val="0"/>
      <w:marRight w:val="0"/>
      <w:marTop w:val="0"/>
      <w:marBottom w:val="0"/>
      <w:divBdr>
        <w:top w:val="none" w:sz="0" w:space="0" w:color="auto"/>
        <w:left w:val="none" w:sz="0" w:space="0" w:color="auto"/>
        <w:bottom w:val="none" w:sz="0" w:space="0" w:color="auto"/>
        <w:right w:val="none" w:sz="0" w:space="0" w:color="auto"/>
      </w:divBdr>
      <w:divsChild>
        <w:div w:id="1717043397">
          <w:marLeft w:val="480"/>
          <w:marRight w:val="0"/>
          <w:marTop w:val="0"/>
          <w:marBottom w:val="0"/>
          <w:divBdr>
            <w:top w:val="none" w:sz="0" w:space="0" w:color="auto"/>
            <w:left w:val="none" w:sz="0" w:space="0" w:color="auto"/>
            <w:bottom w:val="none" w:sz="0" w:space="0" w:color="auto"/>
            <w:right w:val="none" w:sz="0" w:space="0" w:color="auto"/>
          </w:divBdr>
        </w:div>
        <w:div w:id="251165175">
          <w:marLeft w:val="480"/>
          <w:marRight w:val="0"/>
          <w:marTop w:val="0"/>
          <w:marBottom w:val="0"/>
          <w:divBdr>
            <w:top w:val="none" w:sz="0" w:space="0" w:color="auto"/>
            <w:left w:val="none" w:sz="0" w:space="0" w:color="auto"/>
            <w:bottom w:val="none" w:sz="0" w:space="0" w:color="auto"/>
            <w:right w:val="none" w:sz="0" w:space="0" w:color="auto"/>
          </w:divBdr>
        </w:div>
        <w:div w:id="668481725">
          <w:marLeft w:val="480"/>
          <w:marRight w:val="0"/>
          <w:marTop w:val="0"/>
          <w:marBottom w:val="0"/>
          <w:divBdr>
            <w:top w:val="none" w:sz="0" w:space="0" w:color="auto"/>
            <w:left w:val="none" w:sz="0" w:space="0" w:color="auto"/>
            <w:bottom w:val="none" w:sz="0" w:space="0" w:color="auto"/>
            <w:right w:val="none" w:sz="0" w:space="0" w:color="auto"/>
          </w:divBdr>
        </w:div>
        <w:div w:id="1365253679">
          <w:marLeft w:val="480"/>
          <w:marRight w:val="0"/>
          <w:marTop w:val="0"/>
          <w:marBottom w:val="0"/>
          <w:divBdr>
            <w:top w:val="none" w:sz="0" w:space="0" w:color="auto"/>
            <w:left w:val="none" w:sz="0" w:space="0" w:color="auto"/>
            <w:bottom w:val="none" w:sz="0" w:space="0" w:color="auto"/>
            <w:right w:val="none" w:sz="0" w:space="0" w:color="auto"/>
          </w:divBdr>
        </w:div>
        <w:div w:id="274022749">
          <w:marLeft w:val="480"/>
          <w:marRight w:val="0"/>
          <w:marTop w:val="0"/>
          <w:marBottom w:val="0"/>
          <w:divBdr>
            <w:top w:val="none" w:sz="0" w:space="0" w:color="auto"/>
            <w:left w:val="none" w:sz="0" w:space="0" w:color="auto"/>
            <w:bottom w:val="none" w:sz="0" w:space="0" w:color="auto"/>
            <w:right w:val="none" w:sz="0" w:space="0" w:color="auto"/>
          </w:divBdr>
        </w:div>
        <w:div w:id="633953025">
          <w:marLeft w:val="480"/>
          <w:marRight w:val="0"/>
          <w:marTop w:val="0"/>
          <w:marBottom w:val="0"/>
          <w:divBdr>
            <w:top w:val="none" w:sz="0" w:space="0" w:color="auto"/>
            <w:left w:val="none" w:sz="0" w:space="0" w:color="auto"/>
            <w:bottom w:val="none" w:sz="0" w:space="0" w:color="auto"/>
            <w:right w:val="none" w:sz="0" w:space="0" w:color="auto"/>
          </w:divBdr>
        </w:div>
        <w:div w:id="1174607048">
          <w:marLeft w:val="480"/>
          <w:marRight w:val="0"/>
          <w:marTop w:val="0"/>
          <w:marBottom w:val="0"/>
          <w:divBdr>
            <w:top w:val="none" w:sz="0" w:space="0" w:color="auto"/>
            <w:left w:val="none" w:sz="0" w:space="0" w:color="auto"/>
            <w:bottom w:val="none" w:sz="0" w:space="0" w:color="auto"/>
            <w:right w:val="none" w:sz="0" w:space="0" w:color="auto"/>
          </w:divBdr>
        </w:div>
        <w:div w:id="1281457027">
          <w:marLeft w:val="480"/>
          <w:marRight w:val="0"/>
          <w:marTop w:val="0"/>
          <w:marBottom w:val="0"/>
          <w:divBdr>
            <w:top w:val="none" w:sz="0" w:space="0" w:color="auto"/>
            <w:left w:val="none" w:sz="0" w:space="0" w:color="auto"/>
            <w:bottom w:val="none" w:sz="0" w:space="0" w:color="auto"/>
            <w:right w:val="none" w:sz="0" w:space="0" w:color="auto"/>
          </w:divBdr>
        </w:div>
        <w:div w:id="276066148">
          <w:marLeft w:val="480"/>
          <w:marRight w:val="0"/>
          <w:marTop w:val="0"/>
          <w:marBottom w:val="0"/>
          <w:divBdr>
            <w:top w:val="none" w:sz="0" w:space="0" w:color="auto"/>
            <w:left w:val="none" w:sz="0" w:space="0" w:color="auto"/>
            <w:bottom w:val="none" w:sz="0" w:space="0" w:color="auto"/>
            <w:right w:val="none" w:sz="0" w:space="0" w:color="auto"/>
          </w:divBdr>
        </w:div>
        <w:div w:id="67969818">
          <w:marLeft w:val="480"/>
          <w:marRight w:val="0"/>
          <w:marTop w:val="0"/>
          <w:marBottom w:val="0"/>
          <w:divBdr>
            <w:top w:val="none" w:sz="0" w:space="0" w:color="auto"/>
            <w:left w:val="none" w:sz="0" w:space="0" w:color="auto"/>
            <w:bottom w:val="none" w:sz="0" w:space="0" w:color="auto"/>
            <w:right w:val="none" w:sz="0" w:space="0" w:color="auto"/>
          </w:divBdr>
        </w:div>
        <w:div w:id="929587836">
          <w:marLeft w:val="480"/>
          <w:marRight w:val="0"/>
          <w:marTop w:val="0"/>
          <w:marBottom w:val="0"/>
          <w:divBdr>
            <w:top w:val="none" w:sz="0" w:space="0" w:color="auto"/>
            <w:left w:val="none" w:sz="0" w:space="0" w:color="auto"/>
            <w:bottom w:val="none" w:sz="0" w:space="0" w:color="auto"/>
            <w:right w:val="none" w:sz="0" w:space="0" w:color="auto"/>
          </w:divBdr>
        </w:div>
        <w:div w:id="1549994170">
          <w:marLeft w:val="480"/>
          <w:marRight w:val="0"/>
          <w:marTop w:val="0"/>
          <w:marBottom w:val="0"/>
          <w:divBdr>
            <w:top w:val="none" w:sz="0" w:space="0" w:color="auto"/>
            <w:left w:val="none" w:sz="0" w:space="0" w:color="auto"/>
            <w:bottom w:val="none" w:sz="0" w:space="0" w:color="auto"/>
            <w:right w:val="none" w:sz="0" w:space="0" w:color="auto"/>
          </w:divBdr>
        </w:div>
        <w:div w:id="1597401741">
          <w:marLeft w:val="480"/>
          <w:marRight w:val="0"/>
          <w:marTop w:val="0"/>
          <w:marBottom w:val="0"/>
          <w:divBdr>
            <w:top w:val="none" w:sz="0" w:space="0" w:color="auto"/>
            <w:left w:val="none" w:sz="0" w:space="0" w:color="auto"/>
            <w:bottom w:val="none" w:sz="0" w:space="0" w:color="auto"/>
            <w:right w:val="none" w:sz="0" w:space="0" w:color="auto"/>
          </w:divBdr>
        </w:div>
        <w:div w:id="1142889870">
          <w:marLeft w:val="480"/>
          <w:marRight w:val="0"/>
          <w:marTop w:val="0"/>
          <w:marBottom w:val="0"/>
          <w:divBdr>
            <w:top w:val="none" w:sz="0" w:space="0" w:color="auto"/>
            <w:left w:val="none" w:sz="0" w:space="0" w:color="auto"/>
            <w:bottom w:val="none" w:sz="0" w:space="0" w:color="auto"/>
            <w:right w:val="none" w:sz="0" w:space="0" w:color="auto"/>
          </w:divBdr>
        </w:div>
        <w:div w:id="1688285413">
          <w:marLeft w:val="480"/>
          <w:marRight w:val="0"/>
          <w:marTop w:val="0"/>
          <w:marBottom w:val="0"/>
          <w:divBdr>
            <w:top w:val="none" w:sz="0" w:space="0" w:color="auto"/>
            <w:left w:val="none" w:sz="0" w:space="0" w:color="auto"/>
            <w:bottom w:val="none" w:sz="0" w:space="0" w:color="auto"/>
            <w:right w:val="none" w:sz="0" w:space="0" w:color="auto"/>
          </w:divBdr>
        </w:div>
        <w:div w:id="1658722313">
          <w:marLeft w:val="480"/>
          <w:marRight w:val="0"/>
          <w:marTop w:val="0"/>
          <w:marBottom w:val="0"/>
          <w:divBdr>
            <w:top w:val="none" w:sz="0" w:space="0" w:color="auto"/>
            <w:left w:val="none" w:sz="0" w:space="0" w:color="auto"/>
            <w:bottom w:val="none" w:sz="0" w:space="0" w:color="auto"/>
            <w:right w:val="none" w:sz="0" w:space="0" w:color="auto"/>
          </w:divBdr>
        </w:div>
        <w:div w:id="315643789">
          <w:marLeft w:val="480"/>
          <w:marRight w:val="0"/>
          <w:marTop w:val="0"/>
          <w:marBottom w:val="0"/>
          <w:divBdr>
            <w:top w:val="none" w:sz="0" w:space="0" w:color="auto"/>
            <w:left w:val="none" w:sz="0" w:space="0" w:color="auto"/>
            <w:bottom w:val="none" w:sz="0" w:space="0" w:color="auto"/>
            <w:right w:val="none" w:sz="0" w:space="0" w:color="auto"/>
          </w:divBdr>
        </w:div>
        <w:div w:id="1576893369">
          <w:marLeft w:val="480"/>
          <w:marRight w:val="0"/>
          <w:marTop w:val="0"/>
          <w:marBottom w:val="0"/>
          <w:divBdr>
            <w:top w:val="none" w:sz="0" w:space="0" w:color="auto"/>
            <w:left w:val="none" w:sz="0" w:space="0" w:color="auto"/>
            <w:bottom w:val="none" w:sz="0" w:space="0" w:color="auto"/>
            <w:right w:val="none" w:sz="0" w:space="0" w:color="auto"/>
          </w:divBdr>
        </w:div>
        <w:div w:id="339744127">
          <w:marLeft w:val="480"/>
          <w:marRight w:val="0"/>
          <w:marTop w:val="0"/>
          <w:marBottom w:val="0"/>
          <w:divBdr>
            <w:top w:val="none" w:sz="0" w:space="0" w:color="auto"/>
            <w:left w:val="none" w:sz="0" w:space="0" w:color="auto"/>
            <w:bottom w:val="none" w:sz="0" w:space="0" w:color="auto"/>
            <w:right w:val="none" w:sz="0" w:space="0" w:color="auto"/>
          </w:divBdr>
        </w:div>
        <w:div w:id="986513864">
          <w:marLeft w:val="480"/>
          <w:marRight w:val="0"/>
          <w:marTop w:val="0"/>
          <w:marBottom w:val="0"/>
          <w:divBdr>
            <w:top w:val="none" w:sz="0" w:space="0" w:color="auto"/>
            <w:left w:val="none" w:sz="0" w:space="0" w:color="auto"/>
            <w:bottom w:val="none" w:sz="0" w:space="0" w:color="auto"/>
            <w:right w:val="none" w:sz="0" w:space="0" w:color="auto"/>
          </w:divBdr>
        </w:div>
        <w:div w:id="1268805197">
          <w:marLeft w:val="480"/>
          <w:marRight w:val="0"/>
          <w:marTop w:val="0"/>
          <w:marBottom w:val="0"/>
          <w:divBdr>
            <w:top w:val="none" w:sz="0" w:space="0" w:color="auto"/>
            <w:left w:val="none" w:sz="0" w:space="0" w:color="auto"/>
            <w:bottom w:val="none" w:sz="0" w:space="0" w:color="auto"/>
            <w:right w:val="none" w:sz="0" w:space="0" w:color="auto"/>
          </w:divBdr>
        </w:div>
      </w:divsChild>
    </w:div>
    <w:div w:id="589702589">
      <w:bodyDiv w:val="1"/>
      <w:marLeft w:val="0"/>
      <w:marRight w:val="0"/>
      <w:marTop w:val="0"/>
      <w:marBottom w:val="0"/>
      <w:divBdr>
        <w:top w:val="none" w:sz="0" w:space="0" w:color="auto"/>
        <w:left w:val="none" w:sz="0" w:space="0" w:color="auto"/>
        <w:bottom w:val="none" w:sz="0" w:space="0" w:color="auto"/>
        <w:right w:val="none" w:sz="0" w:space="0" w:color="auto"/>
      </w:divBdr>
      <w:divsChild>
        <w:div w:id="209609183">
          <w:marLeft w:val="480"/>
          <w:marRight w:val="0"/>
          <w:marTop w:val="0"/>
          <w:marBottom w:val="0"/>
          <w:divBdr>
            <w:top w:val="none" w:sz="0" w:space="0" w:color="auto"/>
            <w:left w:val="none" w:sz="0" w:space="0" w:color="auto"/>
            <w:bottom w:val="none" w:sz="0" w:space="0" w:color="auto"/>
            <w:right w:val="none" w:sz="0" w:space="0" w:color="auto"/>
          </w:divBdr>
        </w:div>
        <w:div w:id="1287153550">
          <w:marLeft w:val="480"/>
          <w:marRight w:val="0"/>
          <w:marTop w:val="0"/>
          <w:marBottom w:val="0"/>
          <w:divBdr>
            <w:top w:val="none" w:sz="0" w:space="0" w:color="auto"/>
            <w:left w:val="none" w:sz="0" w:space="0" w:color="auto"/>
            <w:bottom w:val="none" w:sz="0" w:space="0" w:color="auto"/>
            <w:right w:val="none" w:sz="0" w:space="0" w:color="auto"/>
          </w:divBdr>
        </w:div>
        <w:div w:id="1458839998">
          <w:marLeft w:val="480"/>
          <w:marRight w:val="0"/>
          <w:marTop w:val="0"/>
          <w:marBottom w:val="0"/>
          <w:divBdr>
            <w:top w:val="none" w:sz="0" w:space="0" w:color="auto"/>
            <w:left w:val="none" w:sz="0" w:space="0" w:color="auto"/>
            <w:bottom w:val="none" w:sz="0" w:space="0" w:color="auto"/>
            <w:right w:val="none" w:sz="0" w:space="0" w:color="auto"/>
          </w:divBdr>
        </w:div>
        <w:div w:id="265355538">
          <w:marLeft w:val="480"/>
          <w:marRight w:val="0"/>
          <w:marTop w:val="0"/>
          <w:marBottom w:val="0"/>
          <w:divBdr>
            <w:top w:val="none" w:sz="0" w:space="0" w:color="auto"/>
            <w:left w:val="none" w:sz="0" w:space="0" w:color="auto"/>
            <w:bottom w:val="none" w:sz="0" w:space="0" w:color="auto"/>
            <w:right w:val="none" w:sz="0" w:space="0" w:color="auto"/>
          </w:divBdr>
        </w:div>
        <w:div w:id="83503429">
          <w:marLeft w:val="480"/>
          <w:marRight w:val="0"/>
          <w:marTop w:val="0"/>
          <w:marBottom w:val="0"/>
          <w:divBdr>
            <w:top w:val="none" w:sz="0" w:space="0" w:color="auto"/>
            <w:left w:val="none" w:sz="0" w:space="0" w:color="auto"/>
            <w:bottom w:val="none" w:sz="0" w:space="0" w:color="auto"/>
            <w:right w:val="none" w:sz="0" w:space="0" w:color="auto"/>
          </w:divBdr>
        </w:div>
        <w:div w:id="1142498048">
          <w:marLeft w:val="480"/>
          <w:marRight w:val="0"/>
          <w:marTop w:val="0"/>
          <w:marBottom w:val="0"/>
          <w:divBdr>
            <w:top w:val="none" w:sz="0" w:space="0" w:color="auto"/>
            <w:left w:val="none" w:sz="0" w:space="0" w:color="auto"/>
            <w:bottom w:val="none" w:sz="0" w:space="0" w:color="auto"/>
            <w:right w:val="none" w:sz="0" w:space="0" w:color="auto"/>
          </w:divBdr>
        </w:div>
        <w:div w:id="928005568">
          <w:marLeft w:val="480"/>
          <w:marRight w:val="0"/>
          <w:marTop w:val="0"/>
          <w:marBottom w:val="0"/>
          <w:divBdr>
            <w:top w:val="none" w:sz="0" w:space="0" w:color="auto"/>
            <w:left w:val="none" w:sz="0" w:space="0" w:color="auto"/>
            <w:bottom w:val="none" w:sz="0" w:space="0" w:color="auto"/>
            <w:right w:val="none" w:sz="0" w:space="0" w:color="auto"/>
          </w:divBdr>
        </w:div>
        <w:div w:id="1994948470">
          <w:marLeft w:val="480"/>
          <w:marRight w:val="0"/>
          <w:marTop w:val="0"/>
          <w:marBottom w:val="0"/>
          <w:divBdr>
            <w:top w:val="none" w:sz="0" w:space="0" w:color="auto"/>
            <w:left w:val="none" w:sz="0" w:space="0" w:color="auto"/>
            <w:bottom w:val="none" w:sz="0" w:space="0" w:color="auto"/>
            <w:right w:val="none" w:sz="0" w:space="0" w:color="auto"/>
          </w:divBdr>
        </w:div>
        <w:div w:id="2085955784">
          <w:marLeft w:val="480"/>
          <w:marRight w:val="0"/>
          <w:marTop w:val="0"/>
          <w:marBottom w:val="0"/>
          <w:divBdr>
            <w:top w:val="none" w:sz="0" w:space="0" w:color="auto"/>
            <w:left w:val="none" w:sz="0" w:space="0" w:color="auto"/>
            <w:bottom w:val="none" w:sz="0" w:space="0" w:color="auto"/>
            <w:right w:val="none" w:sz="0" w:space="0" w:color="auto"/>
          </w:divBdr>
        </w:div>
        <w:div w:id="135339208">
          <w:marLeft w:val="480"/>
          <w:marRight w:val="0"/>
          <w:marTop w:val="0"/>
          <w:marBottom w:val="0"/>
          <w:divBdr>
            <w:top w:val="none" w:sz="0" w:space="0" w:color="auto"/>
            <w:left w:val="none" w:sz="0" w:space="0" w:color="auto"/>
            <w:bottom w:val="none" w:sz="0" w:space="0" w:color="auto"/>
            <w:right w:val="none" w:sz="0" w:space="0" w:color="auto"/>
          </w:divBdr>
        </w:div>
        <w:div w:id="1105804536">
          <w:marLeft w:val="480"/>
          <w:marRight w:val="0"/>
          <w:marTop w:val="0"/>
          <w:marBottom w:val="0"/>
          <w:divBdr>
            <w:top w:val="none" w:sz="0" w:space="0" w:color="auto"/>
            <w:left w:val="none" w:sz="0" w:space="0" w:color="auto"/>
            <w:bottom w:val="none" w:sz="0" w:space="0" w:color="auto"/>
            <w:right w:val="none" w:sz="0" w:space="0" w:color="auto"/>
          </w:divBdr>
        </w:div>
      </w:divsChild>
    </w:div>
    <w:div w:id="680548675">
      <w:bodyDiv w:val="1"/>
      <w:marLeft w:val="0"/>
      <w:marRight w:val="0"/>
      <w:marTop w:val="0"/>
      <w:marBottom w:val="0"/>
      <w:divBdr>
        <w:top w:val="none" w:sz="0" w:space="0" w:color="auto"/>
        <w:left w:val="none" w:sz="0" w:space="0" w:color="auto"/>
        <w:bottom w:val="none" w:sz="0" w:space="0" w:color="auto"/>
        <w:right w:val="none" w:sz="0" w:space="0" w:color="auto"/>
      </w:divBdr>
      <w:divsChild>
        <w:div w:id="1999766999">
          <w:marLeft w:val="480"/>
          <w:marRight w:val="0"/>
          <w:marTop w:val="0"/>
          <w:marBottom w:val="0"/>
          <w:divBdr>
            <w:top w:val="none" w:sz="0" w:space="0" w:color="auto"/>
            <w:left w:val="none" w:sz="0" w:space="0" w:color="auto"/>
            <w:bottom w:val="none" w:sz="0" w:space="0" w:color="auto"/>
            <w:right w:val="none" w:sz="0" w:space="0" w:color="auto"/>
          </w:divBdr>
        </w:div>
        <w:div w:id="394208523">
          <w:marLeft w:val="480"/>
          <w:marRight w:val="0"/>
          <w:marTop w:val="0"/>
          <w:marBottom w:val="0"/>
          <w:divBdr>
            <w:top w:val="none" w:sz="0" w:space="0" w:color="auto"/>
            <w:left w:val="none" w:sz="0" w:space="0" w:color="auto"/>
            <w:bottom w:val="none" w:sz="0" w:space="0" w:color="auto"/>
            <w:right w:val="none" w:sz="0" w:space="0" w:color="auto"/>
          </w:divBdr>
        </w:div>
        <w:div w:id="720908443">
          <w:marLeft w:val="480"/>
          <w:marRight w:val="0"/>
          <w:marTop w:val="0"/>
          <w:marBottom w:val="0"/>
          <w:divBdr>
            <w:top w:val="none" w:sz="0" w:space="0" w:color="auto"/>
            <w:left w:val="none" w:sz="0" w:space="0" w:color="auto"/>
            <w:bottom w:val="none" w:sz="0" w:space="0" w:color="auto"/>
            <w:right w:val="none" w:sz="0" w:space="0" w:color="auto"/>
          </w:divBdr>
        </w:div>
        <w:div w:id="1164279688">
          <w:marLeft w:val="480"/>
          <w:marRight w:val="0"/>
          <w:marTop w:val="0"/>
          <w:marBottom w:val="0"/>
          <w:divBdr>
            <w:top w:val="none" w:sz="0" w:space="0" w:color="auto"/>
            <w:left w:val="none" w:sz="0" w:space="0" w:color="auto"/>
            <w:bottom w:val="none" w:sz="0" w:space="0" w:color="auto"/>
            <w:right w:val="none" w:sz="0" w:space="0" w:color="auto"/>
          </w:divBdr>
        </w:div>
        <w:div w:id="774784224">
          <w:marLeft w:val="480"/>
          <w:marRight w:val="0"/>
          <w:marTop w:val="0"/>
          <w:marBottom w:val="0"/>
          <w:divBdr>
            <w:top w:val="none" w:sz="0" w:space="0" w:color="auto"/>
            <w:left w:val="none" w:sz="0" w:space="0" w:color="auto"/>
            <w:bottom w:val="none" w:sz="0" w:space="0" w:color="auto"/>
            <w:right w:val="none" w:sz="0" w:space="0" w:color="auto"/>
          </w:divBdr>
        </w:div>
        <w:div w:id="1557744408">
          <w:marLeft w:val="480"/>
          <w:marRight w:val="0"/>
          <w:marTop w:val="0"/>
          <w:marBottom w:val="0"/>
          <w:divBdr>
            <w:top w:val="none" w:sz="0" w:space="0" w:color="auto"/>
            <w:left w:val="none" w:sz="0" w:space="0" w:color="auto"/>
            <w:bottom w:val="none" w:sz="0" w:space="0" w:color="auto"/>
            <w:right w:val="none" w:sz="0" w:space="0" w:color="auto"/>
          </w:divBdr>
        </w:div>
        <w:div w:id="2025595889">
          <w:marLeft w:val="480"/>
          <w:marRight w:val="0"/>
          <w:marTop w:val="0"/>
          <w:marBottom w:val="0"/>
          <w:divBdr>
            <w:top w:val="none" w:sz="0" w:space="0" w:color="auto"/>
            <w:left w:val="none" w:sz="0" w:space="0" w:color="auto"/>
            <w:bottom w:val="none" w:sz="0" w:space="0" w:color="auto"/>
            <w:right w:val="none" w:sz="0" w:space="0" w:color="auto"/>
          </w:divBdr>
        </w:div>
        <w:div w:id="1908953622">
          <w:marLeft w:val="480"/>
          <w:marRight w:val="0"/>
          <w:marTop w:val="0"/>
          <w:marBottom w:val="0"/>
          <w:divBdr>
            <w:top w:val="none" w:sz="0" w:space="0" w:color="auto"/>
            <w:left w:val="none" w:sz="0" w:space="0" w:color="auto"/>
            <w:bottom w:val="none" w:sz="0" w:space="0" w:color="auto"/>
            <w:right w:val="none" w:sz="0" w:space="0" w:color="auto"/>
          </w:divBdr>
        </w:div>
        <w:div w:id="845899180">
          <w:marLeft w:val="480"/>
          <w:marRight w:val="0"/>
          <w:marTop w:val="0"/>
          <w:marBottom w:val="0"/>
          <w:divBdr>
            <w:top w:val="none" w:sz="0" w:space="0" w:color="auto"/>
            <w:left w:val="none" w:sz="0" w:space="0" w:color="auto"/>
            <w:bottom w:val="none" w:sz="0" w:space="0" w:color="auto"/>
            <w:right w:val="none" w:sz="0" w:space="0" w:color="auto"/>
          </w:divBdr>
        </w:div>
        <w:div w:id="628824762">
          <w:marLeft w:val="480"/>
          <w:marRight w:val="0"/>
          <w:marTop w:val="0"/>
          <w:marBottom w:val="0"/>
          <w:divBdr>
            <w:top w:val="none" w:sz="0" w:space="0" w:color="auto"/>
            <w:left w:val="none" w:sz="0" w:space="0" w:color="auto"/>
            <w:bottom w:val="none" w:sz="0" w:space="0" w:color="auto"/>
            <w:right w:val="none" w:sz="0" w:space="0" w:color="auto"/>
          </w:divBdr>
        </w:div>
        <w:div w:id="1401631220">
          <w:marLeft w:val="480"/>
          <w:marRight w:val="0"/>
          <w:marTop w:val="0"/>
          <w:marBottom w:val="0"/>
          <w:divBdr>
            <w:top w:val="none" w:sz="0" w:space="0" w:color="auto"/>
            <w:left w:val="none" w:sz="0" w:space="0" w:color="auto"/>
            <w:bottom w:val="none" w:sz="0" w:space="0" w:color="auto"/>
            <w:right w:val="none" w:sz="0" w:space="0" w:color="auto"/>
          </w:divBdr>
        </w:div>
        <w:div w:id="51001585">
          <w:marLeft w:val="480"/>
          <w:marRight w:val="0"/>
          <w:marTop w:val="0"/>
          <w:marBottom w:val="0"/>
          <w:divBdr>
            <w:top w:val="none" w:sz="0" w:space="0" w:color="auto"/>
            <w:left w:val="none" w:sz="0" w:space="0" w:color="auto"/>
            <w:bottom w:val="none" w:sz="0" w:space="0" w:color="auto"/>
            <w:right w:val="none" w:sz="0" w:space="0" w:color="auto"/>
          </w:divBdr>
        </w:div>
        <w:div w:id="197933018">
          <w:marLeft w:val="480"/>
          <w:marRight w:val="0"/>
          <w:marTop w:val="0"/>
          <w:marBottom w:val="0"/>
          <w:divBdr>
            <w:top w:val="none" w:sz="0" w:space="0" w:color="auto"/>
            <w:left w:val="none" w:sz="0" w:space="0" w:color="auto"/>
            <w:bottom w:val="none" w:sz="0" w:space="0" w:color="auto"/>
            <w:right w:val="none" w:sz="0" w:space="0" w:color="auto"/>
          </w:divBdr>
        </w:div>
        <w:div w:id="869997650">
          <w:marLeft w:val="480"/>
          <w:marRight w:val="0"/>
          <w:marTop w:val="0"/>
          <w:marBottom w:val="0"/>
          <w:divBdr>
            <w:top w:val="none" w:sz="0" w:space="0" w:color="auto"/>
            <w:left w:val="none" w:sz="0" w:space="0" w:color="auto"/>
            <w:bottom w:val="none" w:sz="0" w:space="0" w:color="auto"/>
            <w:right w:val="none" w:sz="0" w:space="0" w:color="auto"/>
          </w:divBdr>
        </w:div>
        <w:div w:id="197671354">
          <w:marLeft w:val="480"/>
          <w:marRight w:val="0"/>
          <w:marTop w:val="0"/>
          <w:marBottom w:val="0"/>
          <w:divBdr>
            <w:top w:val="none" w:sz="0" w:space="0" w:color="auto"/>
            <w:left w:val="none" w:sz="0" w:space="0" w:color="auto"/>
            <w:bottom w:val="none" w:sz="0" w:space="0" w:color="auto"/>
            <w:right w:val="none" w:sz="0" w:space="0" w:color="auto"/>
          </w:divBdr>
        </w:div>
        <w:div w:id="893078569">
          <w:marLeft w:val="480"/>
          <w:marRight w:val="0"/>
          <w:marTop w:val="0"/>
          <w:marBottom w:val="0"/>
          <w:divBdr>
            <w:top w:val="none" w:sz="0" w:space="0" w:color="auto"/>
            <w:left w:val="none" w:sz="0" w:space="0" w:color="auto"/>
            <w:bottom w:val="none" w:sz="0" w:space="0" w:color="auto"/>
            <w:right w:val="none" w:sz="0" w:space="0" w:color="auto"/>
          </w:divBdr>
        </w:div>
        <w:div w:id="1445029958">
          <w:marLeft w:val="480"/>
          <w:marRight w:val="0"/>
          <w:marTop w:val="0"/>
          <w:marBottom w:val="0"/>
          <w:divBdr>
            <w:top w:val="none" w:sz="0" w:space="0" w:color="auto"/>
            <w:left w:val="none" w:sz="0" w:space="0" w:color="auto"/>
            <w:bottom w:val="none" w:sz="0" w:space="0" w:color="auto"/>
            <w:right w:val="none" w:sz="0" w:space="0" w:color="auto"/>
          </w:divBdr>
        </w:div>
        <w:div w:id="1573347814">
          <w:marLeft w:val="480"/>
          <w:marRight w:val="0"/>
          <w:marTop w:val="0"/>
          <w:marBottom w:val="0"/>
          <w:divBdr>
            <w:top w:val="none" w:sz="0" w:space="0" w:color="auto"/>
            <w:left w:val="none" w:sz="0" w:space="0" w:color="auto"/>
            <w:bottom w:val="none" w:sz="0" w:space="0" w:color="auto"/>
            <w:right w:val="none" w:sz="0" w:space="0" w:color="auto"/>
          </w:divBdr>
        </w:div>
        <w:div w:id="1603880683">
          <w:marLeft w:val="480"/>
          <w:marRight w:val="0"/>
          <w:marTop w:val="0"/>
          <w:marBottom w:val="0"/>
          <w:divBdr>
            <w:top w:val="none" w:sz="0" w:space="0" w:color="auto"/>
            <w:left w:val="none" w:sz="0" w:space="0" w:color="auto"/>
            <w:bottom w:val="none" w:sz="0" w:space="0" w:color="auto"/>
            <w:right w:val="none" w:sz="0" w:space="0" w:color="auto"/>
          </w:divBdr>
        </w:div>
        <w:div w:id="981540018">
          <w:marLeft w:val="480"/>
          <w:marRight w:val="0"/>
          <w:marTop w:val="0"/>
          <w:marBottom w:val="0"/>
          <w:divBdr>
            <w:top w:val="none" w:sz="0" w:space="0" w:color="auto"/>
            <w:left w:val="none" w:sz="0" w:space="0" w:color="auto"/>
            <w:bottom w:val="none" w:sz="0" w:space="0" w:color="auto"/>
            <w:right w:val="none" w:sz="0" w:space="0" w:color="auto"/>
          </w:divBdr>
        </w:div>
        <w:div w:id="2048026773">
          <w:marLeft w:val="480"/>
          <w:marRight w:val="0"/>
          <w:marTop w:val="0"/>
          <w:marBottom w:val="0"/>
          <w:divBdr>
            <w:top w:val="none" w:sz="0" w:space="0" w:color="auto"/>
            <w:left w:val="none" w:sz="0" w:space="0" w:color="auto"/>
            <w:bottom w:val="none" w:sz="0" w:space="0" w:color="auto"/>
            <w:right w:val="none" w:sz="0" w:space="0" w:color="auto"/>
          </w:divBdr>
        </w:div>
        <w:div w:id="1414471706">
          <w:marLeft w:val="480"/>
          <w:marRight w:val="0"/>
          <w:marTop w:val="0"/>
          <w:marBottom w:val="0"/>
          <w:divBdr>
            <w:top w:val="none" w:sz="0" w:space="0" w:color="auto"/>
            <w:left w:val="none" w:sz="0" w:space="0" w:color="auto"/>
            <w:bottom w:val="none" w:sz="0" w:space="0" w:color="auto"/>
            <w:right w:val="none" w:sz="0" w:space="0" w:color="auto"/>
          </w:divBdr>
        </w:div>
      </w:divsChild>
    </w:div>
    <w:div w:id="688683444">
      <w:bodyDiv w:val="1"/>
      <w:marLeft w:val="0"/>
      <w:marRight w:val="0"/>
      <w:marTop w:val="0"/>
      <w:marBottom w:val="0"/>
      <w:divBdr>
        <w:top w:val="none" w:sz="0" w:space="0" w:color="auto"/>
        <w:left w:val="none" w:sz="0" w:space="0" w:color="auto"/>
        <w:bottom w:val="none" w:sz="0" w:space="0" w:color="auto"/>
        <w:right w:val="none" w:sz="0" w:space="0" w:color="auto"/>
      </w:divBdr>
    </w:div>
    <w:div w:id="691339307">
      <w:bodyDiv w:val="1"/>
      <w:marLeft w:val="0"/>
      <w:marRight w:val="0"/>
      <w:marTop w:val="0"/>
      <w:marBottom w:val="0"/>
      <w:divBdr>
        <w:top w:val="none" w:sz="0" w:space="0" w:color="auto"/>
        <w:left w:val="none" w:sz="0" w:space="0" w:color="auto"/>
        <w:bottom w:val="none" w:sz="0" w:space="0" w:color="auto"/>
        <w:right w:val="none" w:sz="0" w:space="0" w:color="auto"/>
      </w:divBdr>
    </w:div>
    <w:div w:id="697048298">
      <w:bodyDiv w:val="1"/>
      <w:marLeft w:val="0"/>
      <w:marRight w:val="0"/>
      <w:marTop w:val="0"/>
      <w:marBottom w:val="0"/>
      <w:divBdr>
        <w:top w:val="none" w:sz="0" w:space="0" w:color="auto"/>
        <w:left w:val="none" w:sz="0" w:space="0" w:color="auto"/>
        <w:bottom w:val="none" w:sz="0" w:space="0" w:color="auto"/>
        <w:right w:val="none" w:sz="0" w:space="0" w:color="auto"/>
      </w:divBdr>
      <w:divsChild>
        <w:div w:id="1249998494">
          <w:marLeft w:val="480"/>
          <w:marRight w:val="0"/>
          <w:marTop w:val="0"/>
          <w:marBottom w:val="0"/>
          <w:divBdr>
            <w:top w:val="none" w:sz="0" w:space="0" w:color="auto"/>
            <w:left w:val="none" w:sz="0" w:space="0" w:color="auto"/>
            <w:bottom w:val="none" w:sz="0" w:space="0" w:color="auto"/>
            <w:right w:val="none" w:sz="0" w:space="0" w:color="auto"/>
          </w:divBdr>
        </w:div>
        <w:div w:id="945111652">
          <w:marLeft w:val="480"/>
          <w:marRight w:val="0"/>
          <w:marTop w:val="0"/>
          <w:marBottom w:val="0"/>
          <w:divBdr>
            <w:top w:val="none" w:sz="0" w:space="0" w:color="auto"/>
            <w:left w:val="none" w:sz="0" w:space="0" w:color="auto"/>
            <w:bottom w:val="none" w:sz="0" w:space="0" w:color="auto"/>
            <w:right w:val="none" w:sz="0" w:space="0" w:color="auto"/>
          </w:divBdr>
        </w:div>
        <w:div w:id="565723368">
          <w:marLeft w:val="480"/>
          <w:marRight w:val="0"/>
          <w:marTop w:val="0"/>
          <w:marBottom w:val="0"/>
          <w:divBdr>
            <w:top w:val="none" w:sz="0" w:space="0" w:color="auto"/>
            <w:left w:val="none" w:sz="0" w:space="0" w:color="auto"/>
            <w:bottom w:val="none" w:sz="0" w:space="0" w:color="auto"/>
            <w:right w:val="none" w:sz="0" w:space="0" w:color="auto"/>
          </w:divBdr>
        </w:div>
        <w:div w:id="628051753">
          <w:marLeft w:val="480"/>
          <w:marRight w:val="0"/>
          <w:marTop w:val="0"/>
          <w:marBottom w:val="0"/>
          <w:divBdr>
            <w:top w:val="none" w:sz="0" w:space="0" w:color="auto"/>
            <w:left w:val="none" w:sz="0" w:space="0" w:color="auto"/>
            <w:bottom w:val="none" w:sz="0" w:space="0" w:color="auto"/>
            <w:right w:val="none" w:sz="0" w:space="0" w:color="auto"/>
          </w:divBdr>
        </w:div>
        <w:div w:id="2094543156">
          <w:marLeft w:val="480"/>
          <w:marRight w:val="0"/>
          <w:marTop w:val="0"/>
          <w:marBottom w:val="0"/>
          <w:divBdr>
            <w:top w:val="none" w:sz="0" w:space="0" w:color="auto"/>
            <w:left w:val="none" w:sz="0" w:space="0" w:color="auto"/>
            <w:bottom w:val="none" w:sz="0" w:space="0" w:color="auto"/>
            <w:right w:val="none" w:sz="0" w:space="0" w:color="auto"/>
          </w:divBdr>
        </w:div>
        <w:div w:id="758333814">
          <w:marLeft w:val="480"/>
          <w:marRight w:val="0"/>
          <w:marTop w:val="0"/>
          <w:marBottom w:val="0"/>
          <w:divBdr>
            <w:top w:val="none" w:sz="0" w:space="0" w:color="auto"/>
            <w:left w:val="none" w:sz="0" w:space="0" w:color="auto"/>
            <w:bottom w:val="none" w:sz="0" w:space="0" w:color="auto"/>
            <w:right w:val="none" w:sz="0" w:space="0" w:color="auto"/>
          </w:divBdr>
        </w:div>
        <w:div w:id="2039774307">
          <w:marLeft w:val="480"/>
          <w:marRight w:val="0"/>
          <w:marTop w:val="0"/>
          <w:marBottom w:val="0"/>
          <w:divBdr>
            <w:top w:val="none" w:sz="0" w:space="0" w:color="auto"/>
            <w:left w:val="none" w:sz="0" w:space="0" w:color="auto"/>
            <w:bottom w:val="none" w:sz="0" w:space="0" w:color="auto"/>
            <w:right w:val="none" w:sz="0" w:space="0" w:color="auto"/>
          </w:divBdr>
        </w:div>
        <w:div w:id="572933753">
          <w:marLeft w:val="480"/>
          <w:marRight w:val="0"/>
          <w:marTop w:val="0"/>
          <w:marBottom w:val="0"/>
          <w:divBdr>
            <w:top w:val="none" w:sz="0" w:space="0" w:color="auto"/>
            <w:left w:val="none" w:sz="0" w:space="0" w:color="auto"/>
            <w:bottom w:val="none" w:sz="0" w:space="0" w:color="auto"/>
            <w:right w:val="none" w:sz="0" w:space="0" w:color="auto"/>
          </w:divBdr>
        </w:div>
        <w:div w:id="643780696">
          <w:marLeft w:val="480"/>
          <w:marRight w:val="0"/>
          <w:marTop w:val="0"/>
          <w:marBottom w:val="0"/>
          <w:divBdr>
            <w:top w:val="none" w:sz="0" w:space="0" w:color="auto"/>
            <w:left w:val="none" w:sz="0" w:space="0" w:color="auto"/>
            <w:bottom w:val="none" w:sz="0" w:space="0" w:color="auto"/>
            <w:right w:val="none" w:sz="0" w:space="0" w:color="auto"/>
          </w:divBdr>
        </w:div>
        <w:div w:id="1893467964">
          <w:marLeft w:val="480"/>
          <w:marRight w:val="0"/>
          <w:marTop w:val="0"/>
          <w:marBottom w:val="0"/>
          <w:divBdr>
            <w:top w:val="none" w:sz="0" w:space="0" w:color="auto"/>
            <w:left w:val="none" w:sz="0" w:space="0" w:color="auto"/>
            <w:bottom w:val="none" w:sz="0" w:space="0" w:color="auto"/>
            <w:right w:val="none" w:sz="0" w:space="0" w:color="auto"/>
          </w:divBdr>
        </w:div>
        <w:div w:id="200409413">
          <w:marLeft w:val="480"/>
          <w:marRight w:val="0"/>
          <w:marTop w:val="0"/>
          <w:marBottom w:val="0"/>
          <w:divBdr>
            <w:top w:val="none" w:sz="0" w:space="0" w:color="auto"/>
            <w:left w:val="none" w:sz="0" w:space="0" w:color="auto"/>
            <w:bottom w:val="none" w:sz="0" w:space="0" w:color="auto"/>
            <w:right w:val="none" w:sz="0" w:space="0" w:color="auto"/>
          </w:divBdr>
        </w:div>
        <w:div w:id="1256404620">
          <w:marLeft w:val="480"/>
          <w:marRight w:val="0"/>
          <w:marTop w:val="0"/>
          <w:marBottom w:val="0"/>
          <w:divBdr>
            <w:top w:val="none" w:sz="0" w:space="0" w:color="auto"/>
            <w:left w:val="none" w:sz="0" w:space="0" w:color="auto"/>
            <w:bottom w:val="none" w:sz="0" w:space="0" w:color="auto"/>
            <w:right w:val="none" w:sz="0" w:space="0" w:color="auto"/>
          </w:divBdr>
        </w:div>
      </w:divsChild>
    </w:div>
    <w:div w:id="701440032">
      <w:bodyDiv w:val="1"/>
      <w:marLeft w:val="0"/>
      <w:marRight w:val="0"/>
      <w:marTop w:val="0"/>
      <w:marBottom w:val="0"/>
      <w:divBdr>
        <w:top w:val="none" w:sz="0" w:space="0" w:color="auto"/>
        <w:left w:val="none" w:sz="0" w:space="0" w:color="auto"/>
        <w:bottom w:val="none" w:sz="0" w:space="0" w:color="auto"/>
        <w:right w:val="none" w:sz="0" w:space="0" w:color="auto"/>
      </w:divBdr>
    </w:div>
    <w:div w:id="703407135">
      <w:bodyDiv w:val="1"/>
      <w:marLeft w:val="0"/>
      <w:marRight w:val="0"/>
      <w:marTop w:val="0"/>
      <w:marBottom w:val="0"/>
      <w:divBdr>
        <w:top w:val="none" w:sz="0" w:space="0" w:color="auto"/>
        <w:left w:val="none" w:sz="0" w:space="0" w:color="auto"/>
        <w:bottom w:val="none" w:sz="0" w:space="0" w:color="auto"/>
        <w:right w:val="none" w:sz="0" w:space="0" w:color="auto"/>
      </w:divBdr>
      <w:divsChild>
        <w:div w:id="242032514">
          <w:marLeft w:val="480"/>
          <w:marRight w:val="0"/>
          <w:marTop w:val="0"/>
          <w:marBottom w:val="0"/>
          <w:divBdr>
            <w:top w:val="none" w:sz="0" w:space="0" w:color="auto"/>
            <w:left w:val="none" w:sz="0" w:space="0" w:color="auto"/>
            <w:bottom w:val="none" w:sz="0" w:space="0" w:color="auto"/>
            <w:right w:val="none" w:sz="0" w:space="0" w:color="auto"/>
          </w:divBdr>
        </w:div>
        <w:div w:id="1441994590">
          <w:marLeft w:val="480"/>
          <w:marRight w:val="0"/>
          <w:marTop w:val="0"/>
          <w:marBottom w:val="0"/>
          <w:divBdr>
            <w:top w:val="none" w:sz="0" w:space="0" w:color="auto"/>
            <w:left w:val="none" w:sz="0" w:space="0" w:color="auto"/>
            <w:bottom w:val="none" w:sz="0" w:space="0" w:color="auto"/>
            <w:right w:val="none" w:sz="0" w:space="0" w:color="auto"/>
          </w:divBdr>
        </w:div>
        <w:div w:id="1920671457">
          <w:marLeft w:val="480"/>
          <w:marRight w:val="0"/>
          <w:marTop w:val="0"/>
          <w:marBottom w:val="0"/>
          <w:divBdr>
            <w:top w:val="none" w:sz="0" w:space="0" w:color="auto"/>
            <w:left w:val="none" w:sz="0" w:space="0" w:color="auto"/>
            <w:bottom w:val="none" w:sz="0" w:space="0" w:color="auto"/>
            <w:right w:val="none" w:sz="0" w:space="0" w:color="auto"/>
          </w:divBdr>
        </w:div>
        <w:div w:id="791823914">
          <w:marLeft w:val="480"/>
          <w:marRight w:val="0"/>
          <w:marTop w:val="0"/>
          <w:marBottom w:val="0"/>
          <w:divBdr>
            <w:top w:val="none" w:sz="0" w:space="0" w:color="auto"/>
            <w:left w:val="none" w:sz="0" w:space="0" w:color="auto"/>
            <w:bottom w:val="none" w:sz="0" w:space="0" w:color="auto"/>
            <w:right w:val="none" w:sz="0" w:space="0" w:color="auto"/>
          </w:divBdr>
        </w:div>
        <w:div w:id="1568832888">
          <w:marLeft w:val="480"/>
          <w:marRight w:val="0"/>
          <w:marTop w:val="0"/>
          <w:marBottom w:val="0"/>
          <w:divBdr>
            <w:top w:val="none" w:sz="0" w:space="0" w:color="auto"/>
            <w:left w:val="none" w:sz="0" w:space="0" w:color="auto"/>
            <w:bottom w:val="none" w:sz="0" w:space="0" w:color="auto"/>
            <w:right w:val="none" w:sz="0" w:space="0" w:color="auto"/>
          </w:divBdr>
        </w:div>
        <w:div w:id="16930400">
          <w:marLeft w:val="480"/>
          <w:marRight w:val="0"/>
          <w:marTop w:val="0"/>
          <w:marBottom w:val="0"/>
          <w:divBdr>
            <w:top w:val="none" w:sz="0" w:space="0" w:color="auto"/>
            <w:left w:val="none" w:sz="0" w:space="0" w:color="auto"/>
            <w:bottom w:val="none" w:sz="0" w:space="0" w:color="auto"/>
            <w:right w:val="none" w:sz="0" w:space="0" w:color="auto"/>
          </w:divBdr>
        </w:div>
        <w:div w:id="811681059">
          <w:marLeft w:val="480"/>
          <w:marRight w:val="0"/>
          <w:marTop w:val="0"/>
          <w:marBottom w:val="0"/>
          <w:divBdr>
            <w:top w:val="none" w:sz="0" w:space="0" w:color="auto"/>
            <w:left w:val="none" w:sz="0" w:space="0" w:color="auto"/>
            <w:bottom w:val="none" w:sz="0" w:space="0" w:color="auto"/>
            <w:right w:val="none" w:sz="0" w:space="0" w:color="auto"/>
          </w:divBdr>
        </w:div>
        <w:div w:id="1712075746">
          <w:marLeft w:val="480"/>
          <w:marRight w:val="0"/>
          <w:marTop w:val="0"/>
          <w:marBottom w:val="0"/>
          <w:divBdr>
            <w:top w:val="none" w:sz="0" w:space="0" w:color="auto"/>
            <w:left w:val="none" w:sz="0" w:space="0" w:color="auto"/>
            <w:bottom w:val="none" w:sz="0" w:space="0" w:color="auto"/>
            <w:right w:val="none" w:sz="0" w:space="0" w:color="auto"/>
          </w:divBdr>
        </w:div>
        <w:div w:id="198513561">
          <w:marLeft w:val="480"/>
          <w:marRight w:val="0"/>
          <w:marTop w:val="0"/>
          <w:marBottom w:val="0"/>
          <w:divBdr>
            <w:top w:val="none" w:sz="0" w:space="0" w:color="auto"/>
            <w:left w:val="none" w:sz="0" w:space="0" w:color="auto"/>
            <w:bottom w:val="none" w:sz="0" w:space="0" w:color="auto"/>
            <w:right w:val="none" w:sz="0" w:space="0" w:color="auto"/>
          </w:divBdr>
        </w:div>
        <w:div w:id="1550725061">
          <w:marLeft w:val="480"/>
          <w:marRight w:val="0"/>
          <w:marTop w:val="0"/>
          <w:marBottom w:val="0"/>
          <w:divBdr>
            <w:top w:val="none" w:sz="0" w:space="0" w:color="auto"/>
            <w:left w:val="none" w:sz="0" w:space="0" w:color="auto"/>
            <w:bottom w:val="none" w:sz="0" w:space="0" w:color="auto"/>
            <w:right w:val="none" w:sz="0" w:space="0" w:color="auto"/>
          </w:divBdr>
        </w:div>
        <w:div w:id="603534644">
          <w:marLeft w:val="480"/>
          <w:marRight w:val="0"/>
          <w:marTop w:val="0"/>
          <w:marBottom w:val="0"/>
          <w:divBdr>
            <w:top w:val="none" w:sz="0" w:space="0" w:color="auto"/>
            <w:left w:val="none" w:sz="0" w:space="0" w:color="auto"/>
            <w:bottom w:val="none" w:sz="0" w:space="0" w:color="auto"/>
            <w:right w:val="none" w:sz="0" w:space="0" w:color="auto"/>
          </w:divBdr>
        </w:div>
        <w:div w:id="738869914">
          <w:marLeft w:val="480"/>
          <w:marRight w:val="0"/>
          <w:marTop w:val="0"/>
          <w:marBottom w:val="0"/>
          <w:divBdr>
            <w:top w:val="none" w:sz="0" w:space="0" w:color="auto"/>
            <w:left w:val="none" w:sz="0" w:space="0" w:color="auto"/>
            <w:bottom w:val="none" w:sz="0" w:space="0" w:color="auto"/>
            <w:right w:val="none" w:sz="0" w:space="0" w:color="auto"/>
          </w:divBdr>
        </w:div>
        <w:div w:id="503131967">
          <w:marLeft w:val="480"/>
          <w:marRight w:val="0"/>
          <w:marTop w:val="0"/>
          <w:marBottom w:val="0"/>
          <w:divBdr>
            <w:top w:val="none" w:sz="0" w:space="0" w:color="auto"/>
            <w:left w:val="none" w:sz="0" w:space="0" w:color="auto"/>
            <w:bottom w:val="none" w:sz="0" w:space="0" w:color="auto"/>
            <w:right w:val="none" w:sz="0" w:space="0" w:color="auto"/>
          </w:divBdr>
        </w:div>
        <w:div w:id="660697571">
          <w:marLeft w:val="480"/>
          <w:marRight w:val="0"/>
          <w:marTop w:val="0"/>
          <w:marBottom w:val="0"/>
          <w:divBdr>
            <w:top w:val="none" w:sz="0" w:space="0" w:color="auto"/>
            <w:left w:val="none" w:sz="0" w:space="0" w:color="auto"/>
            <w:bottom w:val="none" w:sz="0" w:space="0" w:color="auto"/>
            <w:right w:val="none" w:sz="0" w:space="0" w:color="auto"/>
          </w:divBdr>
        </w:div>
        <w:div w:id="862937735">
          <w:marLeft w:val="480"/>
          <w:marRight w:val="0"/>
          <w:marTop w:val="0"/>
          <w:marBottom w:val="0"/>
          <w:divBdr>
            <w:top w:val="none" w:sz="0" w:space="0" w:color="auto"/>
            <w:left w:val="none" w:sz="0" w:space="0" w:color="auto"/>
            <w:bottom w:val="none" w:sz="0" w:space="0" w:color="auto"/>
            <w:right w:val="none" w:sz="0" w:space="0" w:color="auto"/>
          </w:divBdr>
        </w:div>
        <w:div w:id="2053575616">
          <w:marLeft w:val="480"/>
          <w:marRight w:val="0"/>
          <w:marTop w:val="0"/>
          <w:marBottom w:val="0"/>
          <w:divBdr>
            <w:top w:val="none" w:sz="0" w:space="0" w:color="auto"/>
            <w:left w:val="none" w:sz="0" w:space="0" w:color="auto"/>
            <w:bottom w:val="none" w:sz="0" w:space="0" w:color="auto"/>
            <w:right w:val="none" w:sz="0" w:space="0" w:color="auto"/>
          </w:divBdr>
        </w:div>
        <w:div w:id="1268347903">
          <w:marLeft w:val="480"/>
          <w:marRight w:val="0"/>
          <w:marTop w:val="0"/>
          <w:marBottom w:val="0"/>
          <w:divBdr>
            <w:top w:val="none" w:sz="0" w:space="0" w:color="auto"/>
            <w:left w:val="none" w:sz="0" w:space="0" w:color="auto"/>
            <w:bottom w:val="none" w:sz="0" w:space="0" w:color="auto"/>
            <w:right w:val="none" w:sz="0" w:space="0" w:color="auto"/>
          </w:divBdr>
        </w:div>
      </w:divsChild>
    </w:div>
    <w:div w:id="718212722">
      <w:bodyDiv w:val="1"/>
      <w:marLeft w:val="0"/>
      <w:marRight w:val="0"/>
      <w:marTop w:val="0"/>
      <w:marBottom w:val="0"/>
      <w:divBdr>
        <w:top w:val="none" w:sz="0" w:space="0" w:color="auto"/>
        <w:left w:val="none" w:sz="0" w:space="0" w:color="auto"/>
        <w:bottom w:val="none" w:sz="0" w:space="0" w:color="auto"/>
        <w:right w:val="none" w:sz="0" w:space="0" w:color="auto"/>
      </w:divBdr>
      <w:divsChild>
        <w:div w:id="119030777">
          <w:marLeft w:val="480"/>
          <w:marRight w:val="0"/>
          <w:marTop w:val="0"/>
          <w:marBottom w:val="0"/>
          <w:divBdr>
            <w:top w:val="none" w:sz="0" w:space="0" w:color="auto"/>
            <w:left w:val="none" w:sz="0" w:space="0" w:color="auto"/>
            <w:bottom w:val="none" w:sz="0" w:space="0" w:color="auto"/>
            <w:right w:val="none" w:sz="0" w:space="0" w:color="auto"/>
          </w:divBdr>
        </w:div>
        <w:div w:id="1034769549">
          <w:marLeft w:val="480"/>
          <w:marRight w:val="0"/>
          <w:marTop w:val="0"/>
          <w:marBottom w:val="0"/>
          <w:divBdr>
            <w:top w:val="none" w:sz="0" w:space="0" w:color="auto"/>
            <w:left w:val="none" w:sz="0" w:space="0" w:color="auto"/>
            <w:bottom w:val="none" w:sz="0" w:space="0" w:color="auto"/>
            <w:right w:val="none" w:sz="0" w:space="0" w:color="auto"/>
          </w:divBdr>
        </w:div>
        <w:div w:id="1281062968">
          <w:marLeft w:val="480"/>
          <w:marRight w:val="0"/>
          <w:marTop w:val="0"/>
          <w:marBottom w:val="0"/>
          <w:divBdr>
            <w:top w:val="none" w:sz="0" w:space="0" w:color="auto"/>
            <w:left w:val="none" w:sz="0" w:space="0" w:color="auto"/>
            <w:bottom w:val="none" w:sz="0" w:space="0" w:color="auto"/>
            <w:right w:val="none" w:sz="0" w:space="0" w:color="auto"/>
          </w:divBdr>
        </w:div>
        <w:div w:id="878128543">
          <w:marLeft w:val="480"/>
          <w:marRight w:val="0"/>
          <w:marTop w:val="0"/>
          <w:marBottom w:val="0"/>
          <w:divBdr>
            <w:top w:val="none" w:sz="0" w:space="0" w:color="auto"/>
            <w:left w:val="none" w:sz="0" w:space="0" w:color="auto"/>
            <w:bottom w:val="none" w:sz="0" w:space="0" w:color="auto"/>
            <w:right w:val="none" w:sz="0" w:space="0" w:color="auto"/>
          </w:divBdr>
        </w:div>
        <w:div w:id="1252927698">
          <w:marLeft w:val="480"/>
          <w:marRight w:val="0"/>
          <w:marTop w:val="0"/>
          <w:marBottom w:val="0"/>
          <w:divBdr>
            <w:top w:val="none" w:sz="0" w:space="0" w:color="auto"/>
            <w:left w:val="none" w:sz="0" w:space="0" w:color="auto"/>
            <w:bottom w:val="none" w:sz="0" w:space="0" w:color="auto"/>
            <w:right w:val="none" w:sz="0" w:space="0" w:color="auto"/>
          </w:divBdr>
        </w:div>
        <w:div w:id="138495487">
          <w:marLeft w:val="480"/>
          <w:marRight w:val="0"/>
          <w:marTop w:val="0"/>
          <w:marBottom w:val="0"/>
          <w:divBdr>
            <w:top w:val="none" w:sz="0" w:space="0" w:color="auto"/>
            <w:left w:val="none" w:sz="0" w:space="0" w:color="auto"/>
            <w:bottom w:val="none" w:sz="0" w:space="0" w:color="auto"/>
            <w:right w:val="none" w:sz="0" w:space="0" w:color="auto"/>
          </w:divBdr>
        </w:div>
        <w:div w:id="1791507621">
          <w:marLeft w:val="480"/>
          <w:marRight w:val="0"/>
          <w:marTop w:val="0"/>
          <w:marBottom w:val="0"/>
          <w:divBdr>
            <w:top w:val="none" w:sz="0" w:space="0" w:color="auto"/>
            <w:left w:val="none" w:sz="0" w:space="0" w:color="auto"/>
            <w:bottom w:val="none" w:sz="0" w:space="0" w:color="auto"/>
            <w:right w:val="none" w:sz="0" w:space="0" w:color="auto"/>
          </w:divBdr>
        </w:div>
        <w:div w:id="536621662">
          <w:marLeft w:val="480"/>
          <w:marRight w:val="0"/>
          <w:marTop w:val="0"/>
          <w:marBottom w:val="0"/>
          <w:divBdr>
            <w:top w:val="none" w:sz="0" w:space="0" w:color="auto"/>
            <w:left w:val="none" w:sz="0" w:space="0" w:color="auto"/>
            <w:bottom w:val="none" w:sz="0" w:space="0" w:color="auto"/>
            <w:right w:val="none" w:sz="0" w:space="0" w:color="auto"/>
          </w:divBdr>
        </w:div>
        <w:div w:id="1636329881">
          <w:marLeft w:val="480"/>
          <w:marRight w:val="0"/>
          <w:marTop w:val="0"/>
          <w:marBottom w:val="0"/>
          <w:divBdr>
            <w:top w:val="none" w:sz="0" w:space="0" w:color="auto"/>
            <w:left w:val="none" w:sz="0" w:space="0" w:color="auto"/>
            <w:bottom w:val="none" w:sz="0" w:space="0" w:color="auto"/>
            <w:right w:val="none" w:sz="0" w:space="0" w:color="auto"/>
          </w:divBdr>
        </w:div>
        <w:div w:id="996304843">
          <w:marLeft w:val="480"/>
          <w:marRight w:val="0"/>
          <w:marTop w:val="0"/>
          <w:marBottom w:val="0"/>
          <w:divBdr>
            <w:top w:val="none" w:sz="0" w:space="0" w:color="auto"/>
            <w:left w:val="none" w:sz="0" w:space="0" w:color="auto"/>
            <w:bottom w:val="none" w:sz="0" w:space="0" w:color="auto"/>
            <w:right w:val="none" w:sz="0" w:space="0" w:color="auto"/>
          </w:divBdr>
        </w:div>
        <w:div w:id="105003741">
          <w:marLeft w:val="480"/>
          <w:marRight w:val="0"/>
          <w:marTop w:val="0"/>
          <w:marBottom w:val="0"/>
          <w:divBdr>
            <w:top w:val="none" w:sz="0" w:space="0" w:color="auto"/>
            <w:left w:val="none" w:sz="0" w:space="0" w:color="auto"/>
            <w:bottom w:val="none" w:sz="0" w:space="0" w:color="auto"/>
            <w:right w:val="none" w:sz="0" w:space="0" w:color="auto"/>
          </w:divBdr>
        </w:div>
        <w:div w:id="927273018">
          <w:marLeft w:val="480"/>
          <w:marRight w:val="0"/>
          <w:marTop w:val="0"/>
          <w:marBottom w:val="0"/>
          <w:divBdr>
            <w:top w:val="none" w:sz="0" w:space="0" w:color="auto"/>
            <w:left w:val="none" w:sz="0" w:space="0" w:color="auto"/>
            <w:bottom w:val="none" w:sz="0" w:space="0" w:color="auto"/>
            <w:right w:val="none" w:sz="0" w:space="0" w:color="auto"/>
          </w:divBdr>
        </w:div>
        <w:div w:id="131488382">
          <w:marLeft w:val="480"/>
          <w:marRight w:val="0"/>
          <w:marTop w:val="0"/>
          <w:marBottom w:val="0"/>
          <w:divBdr>
            <w:top w:val="none" w:sz="0" w:space="0" w:color="auto"/>
            <w:left w:val="none" w:sz="0" w:space="0" w:color="auto"/>
            <w:bottom w:val="none" w:sz="0" w:space="0" w:color="auto"/>
            <w:right w:val="none" w:sz="0" w:space="0" w:color="auto"/>
          </w:divBdr>
        </w:div>
      </w:divsChild>
    </w:div>
    <w:div w:id="745109525">
      <w:bodyDiv w:val="1"/>
      <w:marLeft w:val="0"/>
      <w:marRight w:val="0"/>
      <w:marTop w:val="0"/>
      <w:marBottom w:val="0"/>
      <w:divBdr>
        <w:top w:val="none" w:sz="0" w:space="0" w:color="auto"/>
        <w:left w:val="none" w:sz="0" w:space="0" w:color="auto"/>
        <w:bottom w:val="none" w:sz="0" w:space="0" w:color="auto"/>
        <w:right w:val="none" w:sz="0" w:space="0" w:color="auto"/>
      </w:divBdr>
    </w:div>
    <w:div w:id="758790850">
      <w:bodyDiv w:val="1"/>
      <w:marLeft w:val="0"/>
      <w:marRight w:val="0"/>
      <w:marTop w:val="0"/>
      <w:marBottom w:val="0"/>
      <w:divBdr>
        <w:top w:val="none" w:sz="0" w:space="0" w:color="auto"/>
        <w:left w:val="none" w:sz="0" w:space="0" w:color="auto"/>
        <w:bottom w:val="none" w:sz="0" w:space="0" w:color="auto"/>
        <w:right w:val="none" w:sz="0" w:space="0" w:color="auto"/>
      </w:divBdr>
      <w:divsChild>
        <w:div w:id="1076980354">
          <w:marLeft w:val="480"/>
          <w:marRight w:val="0"/>
          <w:marTop w:val="0"/>
          <w:marBottom w:val="0"/>
          <w:divBdr>
            <w:top w:val="none" w:sz="0" w:space="0" w:color="auto"/>
            <w:left w:val="none" w:sz="0" w:space="0" w:color="auto"/>
            <w:bottom w:val="none" w:sz="0" w:space="0" w:color="auto"/>
            <w:right w:val="none" w:sz="0" w:space="0" w:color="auto"/>
          </w:divBdr>
        </w:div>
      </w:divsChild>
    </w:div>
    <w:div w:id="760880554">
      <w:bodyDiv w:val="1"/>
      <w:marLeft w:val="0"/>
      <w:marRight w:val="0"/>
      <w:marTop w:val="0"/>
      <w:marBottom w:val="0"/>
      <w:divBdr>
        <w:top w:val="none" w:sz="0" w:space="0" w:color="auto"/>
        <w:left w:val="none" w:sz="0" w:space="0" w:color="auto"/>
        <w:bottom w:val="none" w:sz="0" w:space="0" w:color="auto"/>
        <w:right w:val="none" w:sz="0" w:space="0" w:color="auto"/>
      </w:divBdr>
    </w:div>
    <w:div w:id="766000149">
      <w:bodyDiv w:val="1"/>
      <w:marLeft w:val="0"/>
      <w:marRight w:val="0"/>
      <w:marTop w:val="0"/>
      <w:marBottom w:val="0"/>
      <w:divBdr>
        <w:top w:val="none" w:sz="0" w:space="0" w:color="auto"/>
        <w:left w:val="none" w:sz="0" w:space="0" w:color="auto"/>
        <w:bottom w:val="none" w:sz="0" w:space="0" w:color="auto"/>
        <w:right w:val="none" w:sz="0" w:space="0" w:color="auto"/>
      </w:divBdr>
    </w:div>
    <w:div w:id="768506321">
      <w:bodyDiv w:val="1"/>
      <w:marLeft w:val="0"/>
      <w:marRight w:val="0"/>
      <w:marTop w:val="0"/>
      <w:marBottom w:val="0"/>
      <w:divBdr>
        <w:top w:val="none" w:sz="0" w:space="0" w:color="auto"/>
        <w:left w:val="none" w:sz="0" w:space="0" w:color="auto"/>
        <w:bottom w:val="none" w:sz="0" w:space="0" w:color="auto"/>
        <w:right w:val="none" w:sz="0" w:space="0" w:color="auto"/>
      </w:divBdr>
      <w:divsChild>
        <w:div w:id="234508923">
          <w:marLeft w:val="480"/>
          <w:marRight w:val="0"/>
          <w:marTop w:val="0"/>
          <w:marBottom w:val="0"/>
          <w:divBdr>
            <w:top w:val="none" w:sz="0" w:space="0" w:color="auto"/>
            <w:left w:val="none" w:sz="0" w:space="0" w:color="auto"/>
            <w:bottom w:val="none" w:sz="0" w:space="0" w:color="auto"/>
            <w:right w:val="none" w:sz="0" w:space="0" w:color="auto"/>
          </w:divBdr>
        </w:div>
        <w:div w:id="1240363869">
          <w:marLeft w:val="480"/>
          <w:marRight w:val="0"/>
          <w:marTop w:val="0"/>
          <w:marBottom w:val="0"/>
          <w:divBdr>
            <w:top w:val="none" w:sz="0" w:space="0" w:color="auto"/>
            <w:left w:val="none" w:sz="0" w:space="0" w:color="auto"/>
            <w:bottom w:val="none" w:sz="0" w:space="0" w:color="auto"/>
            <w:right w:val="none" w:sz="0" w:space="0" w:color="auto"/>
          </w:divBdr>
        </w:div>
        <w:div w:id="1950893757">
          <w:marLeft w:val="480"/>
          <w:marRight w:val="0"/>
          <w:marTop w:val="0"/>
          <w:marBottom w:val="0"/>
          <w:divBdr>
            <w:top w:val="none" w:sz="0" w:space="0" w:color="auto"/>
            <w:left w:val="none" w:sz="0" w:space="0" w:color="auto"/>
            <w:bottom w:val="none" w:sz="0" w:space="0" w:color="auto"/>
            <w:right w:val="none" w:sz="0" w:space="0" w:color="auto"/>
          </w:divBdr>
        </w:div>
        <w:div w:id="1309164692">
          <w:marLeft w:val="480"/>
          <w:marRight w:val="0"/>
          <w:marTop w:val="0"/>
          <w:marBottom w:val="0"/>
          <w:divBdr>
            <w:top w:val="none" w:sz="0" w:space="0" w:color="auto"/>
            <w:left w:val="none" w:sz="0" w:space="0" w:color="auto"/>
            <w:bottom w:val="none" w:sz="0" w:space="0" w:color="auto"/>
            <w:right w:val="none" w:sz="0" w:space="0" w:color="auto"/>
          </w:divBdr>
        </w:div>
        <w:div w:id="1824272486">
          <w:marLeft w:val="480"/>
          <w:marRight w:val="0"/>
          <w:marTop w:val="0"/>
          <w:marBottom w:val="0"/>
          <w:divBdr>
            <w:top w:val="none" w:sz="0" w:space="0" w:color="auto"/>
            <w:left w:val="none" w:sz="0" w:space="0" w:color="auto"/>
            <w:bottom w:val="none" w:sz="0" w:space="0" w:color="auto"/>
            <w:right w:val="none" w:sz="0" w:space="0" w:color="auto"/>
          </w:divBdr>
        </w:div>
        <w:div w:id="1577477644">
          <w:marLeft w:val="480"/>
          <w:marRight w:val="0"/>
          <w:marTop w:val="0"/>
          <w:marBottom w:val="0"/>
          <w:divBdr>
            <w:top w:val="none" w:sz="0" w:space="0" w:color="auto"/>
            <w:left w:val="none" w:sz="0" w:space="0" w:color="auto"/>
            <w:bottom w:val="none" w:sz="0" w:space="0" w:color="auto"/>
            <w:right w:val="none" w:sz="0" w:space="0" w:color="auto"/>
          </w:divBdr>
        </w:div>
        <w:div w:id="1959868578">
          <w:marLeft w:val="480"/>
          <w:marRight w:val="0"/>
          <w:marTop w:val="0"/>
          <w:marBottom w:val="0"/>
          <w:divBdr>
            <w:top w:val="none" w:sz="0" w:space="0" w:color="auto"/>
            <w:left w:val="none" w:sz="0" w:space="0" w:color="auto"/>
            <w:bottom w:val="none" w:sz="0" w:space="0" w:color="auto"/>
            <w:right w:val="none" w:sz="0" w:space="0" w:color="auto"/>
          </w:divBdr>
        </w:div>
        <w:div w:id="1248080045">
          <w:marLeft w:val="480"/>
          <w:marRight w:val="0"/>
          <w:marTop w:val="0"/>
          <w:marBottom w:val="0"/>
          <w:divBdr>
            <w:top w:val="none" w:sz="0" w:space="0" w:color="auto"/>
            <w:left w:val="none" w:sz="0" w:space="0" w:color="auto"/>
            <w:bottom w:val="none" w:sz="0" w:space="0" w:color="auto"/>
            <w:right w:val="none" w:sz="0" w:space="0" w:color="auto"/>
          </w:divBdr>
        </w:div>
        <w:div w:id="1817648335">
          <w:marLeft w:val="480"/>
          <w:marRight w:val="0"/>
          <w:marTop w:val="0"/>
          <w:marBottom w:val="0"/>
          <w:divBdr>
            <w:top w:val="none" w:sz="0" w:space="0" w:color="auto"/>
            <w:left w:val="none" w:sz="0" w:space="0" w:color="auto"/>
            <w:bottom w:val="none" w:sz="0" w:space="0" w:color="auto"/>
            <w:right w:val="none" w:sz="0" w:space="0" w:color="auto"/>
          </w:divBdr>
        </w:div>
        <w:div w:id="1199926102">
          <w:marLeft w:val="480"/>
          <w:marRight w:val="0"/>
          <w:marTop w:val="0"/>
          <w:marBottom w:val="0"/>
          <w:divBdr>
            <w:top w:val="none" w:sz="0" w:space="0" w:color="auto"/>
            <w:left w:val="none" w:sz="0" w:space="0" w:color="auto"/>
            <w:bottom w:val="none" w:sz="0" w:space="0" w:color="auto"/>
            <w:right w:val="none" w:sz="0" w:space="0" w:color="auto"/>
          </w:divBdr>
        </w:div>
        <w:div w:id="1732344523">
          <w:marLeft w:val="480"/>
          <w:marRight w:val="0"/>
          <w:marTop w:val="0"/>
          <w:marBottom w:val="0"/>
          <w:divBdr>
            <w:top w:val="none" w:sz="0" w:space="0" w:color="auto"/>
            <w:left w:val="none" w:sz="0" w:space="0" w:color="auto"/>
            <w:bottom w:val="none" w:sz="0" w:space="0" w:color="auto"/>
            <w:right w:val="none" w:sz="0" w:space="0" w:color="auto"/>
          </w:divBdr>
        </w:div>
        <w:div w:id="1550725657">
          <w:marLeft w:val="480"/>
          <w:marRight w:val="0"/>
          <w:marTop w:val="0"/>
          <w:marBottom w:val="0"/>
          <w:divBdr>
            <w:top w:val="none" w:sz="0" w:space="0" w:color="auto"/>
            <w:left w:val="none" w:sz="0" w:space="0" w:color="auto"/>
            <w:bottom w:val="none" w:sz="0" w:space="0" w:color="auto"/>
            <w:right w:val="none" w:sz="0" w:space="0" w:color="auto"/>
          </w:divBdr>
        </w:div>
        <w:div w:id="2019695605">
          <w:marLeft w:val="480"/>
          <w:marRight w:val="0"/>
          <w:marTop w:val="0"/>
          <w:marBottom w:val="0"/>
          <w:divBdr>
            <w:top w:val="none" w:sz="0" w:space="0" w:color="auto"/>
            <w:left w:val="none" w:sz="0" w:space="0" w:color="auto"/>
            <w:bottom w:val="none" w:sz="0" w:space="0" w:color="auto"/>
            <w:right w:val="none" w:sz="0" w:space="0" w:color="auto"/>
          </w:divBdr>
        </w:div>
        <w:div w:id="524710448">
          <w:marLeft w:val="480"/>
          <w:marRight w:val="0"/>
          <w:marTop w:val="0"/>
          <w:marBottom w:val="0"/>
          <w:divBdr>
            <w:top w:val="none" w:sz="0" w:space="0" w:color="auto"/>
            <w:left w:val="none" w:sz="0" w:space="0" w:color="auto"/>
            <w:bottom w:val="none" w:sz="0" w:space="0" w:color="auto"/>
            <w:right w:val="none" w:sz="0" w:space="0" w:color="auto"/>
          </w:divBdr>
        </w:div>
        <w:div w:id="1168402853">
          <w:marLeft w:val="480"/>
          <w:marRight w:val="0"/>
          <w:marTop w:val="0"/>
          <w:marBottom w:val="0"/>
          <w:divBdr>
            <w:top w:val="none" w:sz="0" w:space="0" w:color="auto"/>
            <w:left w:val="none" w:sz="0" w:space="0" w:color="auto"/>
            <w:bottom w:val="none" w:sz="0" w:space="0" w:color="auto"/>
            <w:right w:val="none" w:sz="0" w:space="0" w:color="auto"/>
          </w:divBdr>
        </w:div>
        <w:div w:id="2102604742">
          <w:marLeft w:val="480"/>
          <w:marRight w:val="0"/>
          <w:marTop w:val="0"/>
          <w:marBottom w:val="0"/>
          <w:divBdr>
            <w:top w:val="none" w:sz="0" w:space="0" w:color="auto"/>
            <w:left w:val="none" w:sz="0" w:space="0" w:color="auto"/>
            <w:bottom w:val="none" w:sz="0" w:space="0" w:color="auto"/>
            <w:right w:val="none" w:sz="0" w:space="0" w:color="auto"/>
          </w:divBdr>
        </w:div>
        <w:div w:id="1375040081">
          <w:marLeft w:val="480"/>
          <w:marRight w:val="0"/>
          <w:marTop w:val="0"/>
          <w:marBottom w:val="0"/>
          <w:divBdr>
            <w:top w:val="none" w:sz="0" w:space="0" w:color="auto"/>
            <w:left w:val="none" w:sz="0" w:space="0" w:color="auto"/>
            <w:bottom w:val="none" w:sz="0" w:space="0" w:color="auto"/>
            <w:right w:val="none" w:sz="0" w:space="0" w:color="auto"/>
          </w:divBdr>
        </w:div>
        <w:div w:id="996500083">
          <w:marLeft w:val="480"/>
          <w:marRight w:val="0"/>
          <w:marTop w:val="0"/>
          <w:marBottom w:val="0"/>
          <w:divBdr>
            <w:top w:val="none" w:sz="0" w:space="0" w:color="auto"/>
            <w:left w:val="none" w:sz="0" w:space="0" w:color="auto"/>
            <w:bottom w:val="none" w:sz="0" w:space="0" w:color="auto"/>
            <w:right w:val="none" w:sz="0" w:space="0" w:color="auto"/>
          </w:divBdr>
        </w:div>
        <w:div w:id="2022581025">
          <w:marLeft w:val="480"/>
          <w:marRight w:val="0"/>
          <w:marTop w:val="0"/>
          <w:marBottom w:val="0"/>
          <w:divBdr>
            <w:top w:val="none" w:sz="0" w:space="0" w:color="auto"/>
            <w:left w:val="none" w:sz="0" w:space="0" w:color="auto"/>
            <w:bottom w:val="none" w:sz="0" w:space="0" w:color="auto"/>
            <w:right w:val="none" w:sz="0" w:space="0" w:color="auto"/>
          </w:divBdr>
        </w:div>
        <w:div w:id="1075400396">
          <w:marLeft w:val="480"/>
          <w:marRight w:val="0"/>
          <w:marTop w:val="0"/>
          <w:marBottom w:val="0"/>
          <w:divBdr>
            <w:top w:val="none" w:sz="0" w:space="0" w:color="auto"/>
            <w:left w:val="none" w:sz="0" w:space="0" w:color="auto"/>
            <w:bottom w:val="none" w:sz="0" w:space="0" w:color="auto"/>
            <w:right w:val="none" w:sz="0" w:space="0" w:color="auto"/>
          </w:divBdr>
        </w:div>
        <w:div w:id="389420542">
          <w:marLeft w:val="480"/>
          <w:marRight w:val="0"/>
          <w:marTop w:val="0"/>
          <w:marBottom w:val="0"/>
          <w:divBdr>
            <w:top w:val="none" w:sz="0" w:space="0" w:color="auto"/>
            <w:left w:val="none" w:sz="0" w:space="0" w:color="auto"/>
            <w:bottom w:val="none" w:sz="0" w:space="0" w:color="auto"/>
            <w:right w:val="none" w:sz="0" w:space="0" w:color="auto"/>
          </w:divBdr>
        </w:div>
      </w:divsChild>
    </w:div>
    <w:div w:id="775446466">
      <w:bodyDiv w:val="1"/>
      <w:marLeft w:val="0"/>
      <w:marRight w:val="0"/>
      <w:marTop w:val="0"/>
      <w:marBottom w:val="0"/>
      <w:divBdr>
        <w:top w:val="none" w:sz="0" w:space="0" w:color="auto"/>
        <w:left w:val="none" w:sz="0" w:space="0" w:color="auto"/>
        <w:bottom w:val="none" w:sz="0" w:space="0" w:color="auto"/>
        <w:right w:val="none" w:sz="0" w:space="0" w:color="auto"/>
      </w:divBdr>
      <w:divsChild>
        <w:div w:id="862935425">
          <w:marLeft w:val="480"/>
          <w:marRight w:val="0"/>
          <w:marTop w:val="0"/>
          <w:marBottom w:val="0"/>
          <w:divBdr>
            <w:top w:val="none" w:sz="0" w:space="0" w:color="auto"/>
            <w:left w:val="none" w:sz="0" w:space="0" w:color="auto"/>
            <w:bottom w:val="none" w:sz="0" w:space="0" w:color="auto"/>
            <w:right w:val="none" w:sz="0" w:space="0" w:color="auto"/>
          </w:divBdr>
        </w:div>
        <w:div w:id="1371146571">
          <w:marLeft w:val="480"/>
          <w:marRight w:val="0"/>
          <w:marTop w:val="0"/>
          <w:marBottom w:val="0"/>
          <w:divBdr>
            <w:top w:val="none" w:sz="0" w:space="0" w:color="auto"/>
            <w:left w:val="none" w:sz="0" w:space="0" w:color="auto"/>
            <w:bottom w:val="none" w:sz="0" w:space="0" w:color="auto"/>
            <w:right w:val="none" w:sz="0" w:space="0" w:color="auto"/>
          </w:divBdr>
        </w:div>
        <w:div w:id="2129468118">
          <w:marLeft w:val="480"/>
          <w:marRight w:val="0"/>
          <w:marTop w:val="0"/>
          <w:marBottom w:val="0"/>
          <w:divBdr>
            <w:top w:val="none" w:sz="0" w:space="0" w:color="auto"/>
            <w:left w:val="none" w:sz="0" w:space="0" w:color="auto"/>
            <w:bottom w:val="none" w:sz="0" w:space="0" w:color="auto"/>
            <w:right w:val="none" w:sz="0" w:space="0" w:color="auto"/>
          </w:divBdr>
        </w:div>
        <w:div w:id="475417750">
          <w:marLeft w:val="480"/>
          <w:marRight w:val="0"/>
          <w:marTop w:val="0"/>
          <w:marBottom w:val="0"/>
          <w:divBdr>
            <w:top w:val="none" w:sz="0" w:space="0" w:color="auto"/>
            <w:left w:val="none" w:sz="0" w:space="0" w:color="auto"/>
            <w:bottom w:val="none" w:sz="0" w:space="0" w:color="auto"/>
            <w:right w:val="none" w:sz="0" w:space="0" w:color="auto"/>
          </w:divBdr>
        </w:div>
        <w:div w:id="1134324767">
          <w:marLeft w:val="480"/>
          <w:marRight w:val="0"/>
          <w:marTop w:val="0"/>
          <w:marBottom w:val="0"/>
          <w:divBdr>
            <w:top w:val="none" w:sz="0" w:space="0" w:color="auto"/>
            <w:left w:val="none" w:sz="0" w:space="0" w:color="auto"/>
            <w:bottom w:val="none" w:sz="0" w:space="0" w:color="auto"/>
            <w:right w:val="none" w:sz="0" w:space="0" w:color="auto"/>
          </w:divBdr>
        </w:div>
        <w:div w:id="93718792">
          <w:marLeft w:val="480"/>
          <w:marRight w:val="0"/>
          <w:marTop w:val="0"/>
          <w:marBottom w:val="0"/>
          <w:divBdr>
            <w:top w:val="none" w:sz="0" w:space="0" w:color="auto"/>
            <w:left w:val="none" w:sz="0" w:space="0" w:color="auto"/>
            <w:bottom w:val="none" w:sz="0" w:space="0" w:color="auto"/>
            <w:right w:val="none" w:sz="0" w:space="0" w:color="auto"/>
          </w:divBdr>
        </w:div>
        <w:div w:id="188421101">
          <w:marLeft w:val="480"/>
          <w:marRight w:val="0"/>
          <w:marTop w:val="0"/>
          <w:marBottom w:val="0"/>
          <w:divBdr>
            <w:top w:val="none" w:sz="0" w:space="0" w:color="auto"/>
            <w:left w:val="none" w:sz="0" w:space="0" w:color="auto"/>
            <w:bottom w:val="none" w:sz="0" w:space="0" w:color="auto"/>
            <w:right w:val="none" w:sz="0" w:space="0" w:color="auto"/>
          </w:divBdr>
        </w:div>
        <w:div w:id="1901205056">
          <w:marLeft w:val="480"/>
          <w:marRight w:val="0"/>
          <w:marTop w:val="0"/>
          <w:marBottom w:val="0"/>
          <w:divBdr>
            <w:top w:val="none" w:sz="0" w:space="0" w:color="auto"/>
            <w:left w:val="none" w:sz="0" w:space="0" w:color="auto"/>
            <w:bottom w:val="none" w:sz="0" w:space="0" w:color="auto"/>
            <w:right w:val="none" w:sz="0" w:space="0" w:color="auto"/>
          </w:divBdr>
        </w:div>
        <w:div w:id="879049650">
          <w:marLeft w:val="480"/>
          <w:marRight w:val="0"/>
          <w:marTop w:val="0"/>
          <w:marBottom w:val="0"/>
          <w:divBdr>
            <w:top w:val="none" w:sz="0" w:space="0" w:color="auto"/>
            <w:left w:val="none" w:sz="0" w:space="0" w:color="auto"/>
            <w:bottom w:val="none" w:sz="0" w:space="0" w:color="auto"/>
            <w:right w:val="none" w:sz="0" w:space="0" w:color="auto"/>
          </w:divBdr>
        </w:div>
        <w:div w:id="1144542379">
          <w:marLeft w:val="480"/>
          <w:marRight w:val="0"/>
          <w:marTop w:val="0"/>
          <w:marBottom w:val="0"/>
          <w:divBdr>
            <w:top w:val="none" w:sz="0" w:space="0" w:color="auto"/>
            <w:left w:val="none" w:sz="0" w:space="0" w:color="auto"/>
            <w:bottom w:val="none" w:sz="0" w:space="0" w:color="auto"/>
            <w:right w:val="none" w:sz="0" w:space="0" w:color="auto"/>
          </w:divBdr>
        </w:div>
        <w:div w:id="963345939">
          <w:marLeft w:val="480"/>
          <w:marRight w:val="0"/>
          <w:marTop w:val="0"/>
          <w:marBottom w:val="0"/>
          <w:divBdr>
            <w:top w:val="none" w:sz="0" w:space="0" w:color="auto"/>
            <w:left w:val="none" w:sz="0" w:space="0" w:color="auto"/>
            <w:bottom w:val="none" w:sz="0" w:space="0" w:color="auto"/>
            <w:right w:val="none" w:sz="0" w:space="0" w:color="auto"/>
          </w:divBdr>
        </w:div>
        <w:div w:id="1347058959">
          <w:marLeft w:val="480"/>
          <w:marRight w:val="0"/>
          <w:marTop w:val="0"/>
          <w:marBottom w:val="0"/>
          <w:divBdr>
            <w:top w:val="none" w:sz="0" w:space="0" w:color="auto"/>
            <w:left w:val="none" w:sz="0" w:space="0" w:color="auto"/>
            <w:bottom w:val="none" w:sz="0" w:space="0" w:color="auto"/>
            <w:right w:val="none" w:sz="0" w:space="0" w:color="auto"/>
          </w:divBdr>
        </w:div>
        <w:div w:id="1590503501">
          <w:marLeft w:val="480"/>
          <w:marRight w:val="0"/>
          <w:marTop w:val="0"/>
          <w:marBottom w:val="0"/>
          <w:divBdr>
            <w:top w:val="none" w:sz="0" w:space="0" w:color="auto"/>
            <w:left w:val="none" w:sz="0" w:space="0" w:color="auto"/>
            <w:bottom w:val="none" w:sz="0" w:space="0" w:color="auto"/>
            <w:right w:val="none" w:sz="0" w:space="0" w:color="auto"/>
          </w:divBdr>
        </w:div>
        <w:div w:id="531841313">
          <w:marLeft w:val="480"/>
          <w:marRight w:val="0"/>
          <w:marTop w:val="0"/>
          <w:marBottom w:val="0"/>
          <w:divBdr>
            <w:top w:val="none" w:sz="0" w:space="0" w:color="auto"/>
            <w:left w:val="none" w:sz="0" w:space="0" w:color="auto"/>
            <w:bottom w:val="none" w:sz="0" w:space="0" w:color="auto"/>
            <w:right w:val="none" w:sz="0" w:space="0" w:color="auto"/>
          </w:divBdr>
        </w:div>
        <w:div w:id="631786026">
          <w:marLeft w:val="480"/>
          <w:marRight w:val="0"/>
          <w:marTop w:val="0"/>
          <w:marBottom w:val="0"/>
          <w:divBdr>
            <w:top w:val="none" w:sz="0" w:space="0" w:color="auto"/>
            <w:left w:val="none" w:sz="0" w:space="0" w:color="auto"/>
            <w:bottom w:val="none" w:sz="0" w:space="0" w:color="auto"/>
            <w:right w:val="none" w:sz="0" w:space="0" w:color="auto"/>
          </w:divBdr>
        </w:div>
        <w:div w:id="1075469190">
          <w:marLeft w:val="480"/>
          <w:marRight w:val="0"/>
          <w:marTop w:val="0"/>
          <w:marBottom w:val="0"/>
          <w:divBdr>
            <w:top w:val="none" w:sz="0" w:space="0" w:color="auto"/>
            <w:left w:val="none" w:sz="0" w:space="0" w:color="auto"/>
            <w:bottom w:val="none" w:sz="0" w:space="0" w:color="auto"/>
            <w:right w:val="none" w:sz="0" w:space="0" w:color="auto"/>
          </w:divBdr>
        </w:div>
        <w:div w:id="948199585">
          <w:marLeft w:val="480"/>
          <w:marRight w:val="0"/>
          <w:marTop w:val="0"/>
          <w:marBottom w:val="0"/>
          <w:divBdr>
            <w:top w:val="none" w:sz="0" w:space="0" w:color="auto"/>
            <w:left w:val="none" w:sz="0" w:space="0" w:color="auto"/>
            <w:bottom w:val="none" w:sz="0" w:space="0" w:color="auto"/>
            <w:right w:val="none" w:sz="0" w:space="0" w:color="auto"/>
          </w:divBdr>
        </w:div>
        <w:div w:id="367805225">
          <w:marLeft w:val="480"/>
          <w:marRight w:val="0"/>
          <w:marTop w:val="0"/>
          <w:marBottom w:val="0"/>
          <w:divBdr>
            <w:top w:val="none" w:sz="0" w:space="0" w:color="auto"/>
            <w:left w:val="none" w:sz="0" w:space="0" w:color="auto"/>
            <w:bottom w:val="none" w:sz="0" w:space="0" w:color="auto"/>
            <w:right w:val="none" w:sz="0" w:space="0" w:color="auto"/>
          </w:divBdr>
        </w:div>
        <w:div w:id="615065839">
          <w:marLeft w:val="480"/>
          <w:marRight w:val="0"/>
          <w:marTop w:val="0"/>
          <w:marBottom w:val="0"/>
          <w:divBdr>
            <w:top w:val="none" w:sz="0" w:space="0" w:color="auto"/>
            <w:left w:val="none" w:sz="0" w:space="0" w:color="auto"/>
            <w:bottom w:val="none" w:sz="0" w:space="0" w:color="auto"/>
            <w:right w:val="none" w:sz="0" w:space="0" w:color="auto"/>
          </w:divBdr>
        </w:div>
        <w:div w:id="2128501473">
          <w:marLeft w:val="480"/>
          <w:marRight w:val="0"/>
          <w:marTop w:val="0"/>
          <w:marBottom w:val="0"/>
          <w:divBdr>
            <w:top w:val="none" w:sz="0" w:space="0" w:color="auto"/>
            <w:left w:val="none" w:sz="0" w:space="0" w:color="auto"/>
            <w:bottom w:val="none" w:sz="0" w:space="0" w:color="auto"/>
            <w:right w:val="none" w:sz="0" w:space="0" w:color="auto"/>
          </w:divBdr>
        </w:div>
        <w:div w:id="334187500">
          <w:marLeft w:val="480"/>
          <w:marRight w:val="0"/>
          <w:marTop w:val="0"/>
          <w:marBottom w:val="0"/>
          <w:divBdr>
            <w:top w:val="none" w:sz="0" w:space="0" w:color="auto"/>
            <w:left w:val="none" w:sz="0" w:space="0" w:color="auto"/>
            <w:bottom w:val="none" w:sz="0" w:space="0" w:color="auto"/>
            <w:right w:val="none" w:sz="0" w:space="0" w:color="auto"/>
          </w:divBdr>
        </w:div>
      </w:divsChild>
    </w:div>
    <w:div w:id="796989882">
      <w:bodyDiv w:val="1"/>
      <w:marLeft w:val="0"/>
      <w:marRight w:val="0"/>
      <w:marTop w:val="0"/>
      <w:marBottom w:val="0"/>
      <w:divBdr>
        <w:top w:val="none" w:sz="0" w:space="0" w:color="auto"/>
        <w:left w:val="none" w:sz="0" w:space="0" w:color="auto"/>
        <w:bottom w:val="none" w:sz="0" w:space="0" w:color="auto"/>
        <w:right w:val="none" w:sz="0" w:space="0" w:color="auto"/>
      </w:divBdr>
    </w:div>
    <w:div w:id="807747853">
      <w:bodyDiv w:val="1"/>
      <w:marLeft w:val="0"/>
      <w:marRight w:val="0"/>
      <w:marTop w:val="0"/>
      <w:marBottom w:val="0"/>
      <w:divBdr>
        <w:top w:val="none" w:sz="0" w:space="0" w:color="auto"/>
        <w:left w:val="none" w:sz="0" w:space="0" w:color="auto"/>
        <w:bottom w:val="none" w:sz="0" w:space="0" w:color="auto"/>
        <w:right w:val="none" w:sz="0" w:space="0" w:color="auto"/>
      </w:divBdr>
      <w:divsChild>
        <w:div w:id="461116593">
          <w:marLeft w:val="480"/>
          <w:marRight w:val="0"/>
          <w:marTop w:val="0"/>
          <w:marBottom w:val="0"/>
          <w:divBdr>
            <w:top w:val="none" w:sz="0" w:space="0" w:color="auto"/>
            <w:left w:val="none" w:sz="0" w:space="0" w:color="auto"/>
            <w:bottom w:val="none" w:sz="0" w:space="0" w:color="auto"/>
            <w:right w:val="none" w:sz="0" w:space="0" w:color="auto"/>
          </w:divBdr>
        </w:div>
        <w:div w:id="1630817790">
          <w:marLeft w:val="480"/>
          <w:marRight w:val="0"/>
          <w:marTop w:val="0"/>
          <w:marBottom w:val="0"/>
          <w:divBdr>
            <w:top w:val="none" w:sz="0" w:space="0" w:color="auto"/>
            <w:left w:val="none" w:sz="0" w:space="0" w:color="auto"/>
            <w:bottom w:val="none" w:sz="0" w:space="0" w:color="auto"/>
            <w:right w:val="none" w:sz="0" w:space="0" w:color="auto"/>
          </w:divBdr>
        </w:div>
        <w:div w:id="888033702">
          <w:marLeft w:val="480"/>
          <w:marRight w:val="0"/>
          <w:marTop w:val="0"/>
          <w:marBottom w:val="0"/>
          <w:divBdr>
            <w:top w:val="none" w:sz="0" w:space="0" w:color="auto"/>
            <w:left w:val="none" w:sz="0" w:space="0" w:color="auto"/>
            <w:bottom w:val="none" w:sz="0" w:space="0" w:color="auto"/>
            <w:right w:val="none" w:sz="0" w:space="0" w:color="auto"/>
          </w:divBdr>
        </w:div>
        <w:div w:id="1815751940">
          <w:marLeft w:val="480"/>
          <w:marRight w:val="0"/>
          <w:marTop w:val="0"/>
          <w:marBottom w:val="0"/>
          <w:divBdr>
            <w:top w:val="none" w:sz="0" w:space="0" w:color="auto"/>
            <w:left w:val="none" w:sz="0" w:space="0" w:color="auto"/>
            <w:bottom w:val="none" w:sz="0" w:space="0" w:color="auto"/>
            <w:right w:val="none" w:sz="0" w:space="0" w:color="auto"/>
          </w:divBdr>
        </w:div>
        <w:div w:id="60257725">
          <w:marLeft w:val="480"/>
          <w:marRight w:val="0"/>
          <w:marTop w:val="0"/>
          <w:marBottom w:val="0"/>
          <w:divBdr>
            <w:top w:val="none" w:sz="0" w:space="0" w:color="auto"/>
            <w:left w:val="none" w:sz="0" w:space="0" w:color="auto"/>
            <w:bottom w:val="none" w:sz="0" w:space="0" w:color="auto"/>
            <w:right w:val="none" w:sz="0" w:space="0" w:color="auto"/>
          </w:divBdr>
        </w:div>
        <w:div w:id="110128942">
          <w:marLeft w:val="480"/>
          <w:marRight w:val="0"/>
          <w:marTop w:val="0"/>
          <w:marBottom w:val="0"/>
          <w:divBdr>
            <w:top w:val="none" w:sz="0" w:space="0" w:color="auto"/>
            <w:left w:val="none" w:sz="0" w:space="0" w:color="auto"/>
            <w:bottom w:val="none" w:sz="0" w:space="0" w:color="auto"/>
            <w:right w:val="none" w:sz="0" w:space="0" w:color="auto"/>
          </w:divBdr>
        </w:div>
        <w:div w:id="1796561247">
          <w:marLeft w:val="480"/>
          <w:marRight w:val="0"/>
          <w:marTop w:val="0"/>
          <w:marBottom w:val="0"/>
          <w:divBdr>
            <w:top w:val="none" w:sz="0" w:space="0" w:color="auto"/>
            <w:left w:val="none" w:sz="0" w:space="0" w:color="auto"/>
            <w:bottom w:val="none" w:sz="0" w:space="0" w:color="auto"/>
            <w:right w:val="none" w:sz="0" w:space="0" w:color="auto"/>
          </w:divBdr>
        </w:div>
        <w:div w:id="648169736">
          <w:marLeft w:val="480"/>
          <w:marRight w:val="0"/>
          <w:marTop w:val="0"/>
          <w:marBottom w:val="0"/>
          <w:divBdr>
            <w:top w:val="none" w:sz="0" w:space="0" w:color="auto"/>
            <w:left w:val="none" w:sz="0" w:space="0" w:color="auto"/>
            <w:bottom w:val="none" w:sz="0" w:space="0" w:color="auto"/>
            <w:right w:val="none" w:sz="0" w:space="0" w:color="auto"/>
          </w:divBdr>
        </w:div>
        <w:div w:id="1419522805">
          <w:marLeft w:val="480"/>
          <w:marRight w:val="0"/>
          <w:marTop w:val="0"/>
          <w:marBottom w:val="0"/>
          <w:divBdr>
            <w:top w:val="none" w:sz="0" w:space="0" w:color="auto"/>
            <w:left w:val="none" w:sz="0" w:space="0" w:color="auto"/>
            <w:bottom w:val="none" w:sz="0" w:space="0" w:color="auto"/>
            <w:right w:val="none" w:sz="0" w:space="0" w:color="auto"/>
          </w:divBdr>
        </w:div>
        <w:div w:id="1734888512">
          <w:marLeft w:val="480"/>
          <w:marRight w:val="0"/>
          <w:marTop w:val="0"/>
          <w:marBottom w:val="0"/>
          <w:divBdr>
            <w:top w:val="none" w:sz="0" w:space="0" w:color="auto"/>
            <w:left w:val="none" w:sz="0" w:space="0" w:color="auto"/>
            <w:bottom w:val="none" w:sz="0" w:space="0" w:color="auto"/>
            <w:right w:val="none" w:sz="0" w:space="0" w:color="auto"/>
          </w:divBdr>
        </w:div>
        <w:div w:id="1343051080">
          <w:marLeft w:val="480"/>
          <w:marRight w:val="0"/>
          <w:marTop w:val="0"/>
          <w:marBottom w:val="0"/>
          <w:divBdr>
            <w:top w:val="none" w:sz="0" w:space="0" w:color="auto"/>
            <w:left w:val="none" w:sz="0" w:space="0" w:color="auto"/>
            <w:bottom w:val="none" w:sz="0" w:space="0" w:color="auto"/>
            <w:right w:val="none" w:sz="0" w:space="0" w:color="auto"/>
          </w:divBdr>
        </w:div>
        <w:div w:id="1576552615">
          <w:marLeft w:val="480"/>
          <w:marRight w:val="0"/>
          <w:marTop w:val="0"/>
          <w:marBottom w:val="0"/>
          <w:divBdr>
            <w:top w:val="none" w:sz="0" w:space="0" w:color="auto"/>
            <w:left w:val="none" w:sz="0" w:space="0" w:color="auto"/>
            <w:bottom w:val="none" w:sz="0" w:space="0" w:color="auto"/>
            <w:right w:val="none" w:sz="0" w:space="0" w:color="auto"/>
          </w:divBdr>
        </w:div>
        <w:div w:id="1398285744">
          <w:marLeft w:val="480"/>
          <w:marRight w:val="0"/>
          <w:marTop w:val="0"/>
          <w:marBottom w:val="0"/>
          <w:divBdr>
            <w:top w:val="none" w:sz="0" w:space="0" w:color="auto"/>
            <w:left w:val="none" w:sz="0" w:space="0" w:color="auto"/>
            <w:bottom w:val="none" w:sz="0" w:space="0" w:color="auto"/>
            <w:right w:val="none" w:sz="0" w:space="0" w:color="auto"/>
          </w:divBdr>
        </w:div>
        <w:div w:id="1609506909">
          <w:marLeft w:val="480"/>
          <w:marRight w:val="0"/>
          <w:marTop w:val="0"/>
          <w:marBottom w:val="0"/>
          <w:divBdr>
            <w:top w:val="none" w:sz="0" w:space="0" w:color="auto"/>
            <w:left w:val="none" w:sz="0" w:space="0" w:color="auto"/>
            <w:bottom w:val="none" w:sz="0" w:space="0" w:color="auto"/>
            <w:right w:val="none" w:sz="0" w:space="0" w:color="auto"/>
          </w:divBdr>
        </w:div>
        <w:div w:id="595020580">
          <w:marLeft w:val="480"/>
          <w:marRight w:val="0"/>
          <w:marTop w:val="0"/>
          <w:marBottom w:val="0"/>
          <w:divBdr>
            <w:top w:val="none" w:sz="0" w:space="0" w:color="auto"/>
            <w:left w:val="none" w:sz="0" w:space="0" w:color="auto"/>
            <w:bottom w:val="none" w:sz="0" w:space="0" w:color="auto"/>
            <w:right w:val="none" w:sz="0" w:space="0" w:color="auto"/>
          </w:divBdr>
        </w:div>
        <w:div w:id="867794022">
          <w:marLeft w:val="480"/>
          <w:marRight w:val="0"/>
          <w:marTop w:val="0"/>
          <w:marBottom w:val="0"/>
          <w:divBdr>
            <w:top w:val="none" w:sz="0" w:space="0" w:color="auto"/>
            <w:left w:val="none" w:sz="0" w:space="0" w:color="auto"/>
            <w:bottom w:val="none" w:sz="0" w:space="0" w:color="auto"/>
            <w:right w:val="none" w:sz="0" w:space="0" w:color="auto"/>
          </w:divBdr>
        </w:div>
        <w:div w:id="73208149">
          <w:marLeft w:val="480"/>
          <w:marRight w:val="0"/>
          <w:marTop w:val="0"/>
          <w:marBottom w:val="0"/>
          <w:divBdr>
            <w:top w:val="none" w:sz="0" w:space="0" w:color="auto"/>
            <w:left w:val="none" w:sz="0" w:space="0" w:color="auto"/>
            <w:bottom w:val="none" w:sz="0" w:space="0" w:color="auto"/>
            <w:right w:val="none" w:sz="0" w:space="0" w:color="auto"/>
          </w:divBdr>
        </w:div>
        <w:div w:id="95103137">
          <w:marLeft w:val="480"/>
          <w:marRight w:val="0"/>
          <w:marTop w:val="0"/>
          <w:marBottom w:val="0"/>
          <w:divBdr>
            <w:top w:val="none" w:sz="0" w:space="0" w:color="auto"/>
            <w:left w:val="none" w:sz="0" w:space="0" w:color="auto"/>
            <w:bottom w:val="none" w:sz="0" w:space="0" w:color="auto"/>
            <w:right w:val="none" w:sz="0" w:space="0" w:color="auto"/>
          </w:divBdr>
        </w:div>
      </w:divsChild>
    </w:div>
    <w:div w:id="816721969">
      <w:bodyDiv w:val="1"/>
      <w:marLeft w:val="0"/>
      <w:marRight w:val="0"/>
      <w:marTop w:val="0"/>
      <w:marBottom w:val="0"/>
      <w:divBdr>
        <w:top w:val="none" w:sz="0" w:space="0" w:color="auto"/>
        <w:left w:val="none" w:sz="0" w:space="0" w:color="auto"/>
        <w:bottom w:val="none" w:sz="0" w:space="0" w:color="auto"/>
        <w:right w:val="none" w:sz="0" w:space="0" w:color="auto"/>
      </w:divBdr>
      <w:divsChild>
        <w:div w:id="547768249">
          <w:marLeft w:val="480"/>
          <w:marRight w:val="0"/>
          <w:marTop w:val="0"/>
          <w:marBottom w:val="0"/>
          <w:divBdr>
            <w:top w:val="none" w:sz="0" w:space="0" w:color="auto"/>
            <w:left w:val="none" w:sz="0" w:space="0" w:color="auto"/>
            <w:bottom w:val="none" w:sz="0" w:space="0" w:color="auto"/>
            <w:right w:val="none" w:sz="0" w:space="0" w:color="auto"/>
          </w:divBdr>
        </w:div>
        <w:div w:id="411897483">
          <w:marLeft w:val="480"/>
          <w:marRight w:val="0"/>
          <w:marTop w:val="0"/>
          <w:marBottom w:val="0"/>
          <w:divBdr>
            <w:top w:val="none" w:sz="0" w:space="0" w:color="auto"/>
            <w:left w:val="none" w:sz="0" w:space="0" w:color="auto"/>
            <w:bottom w:val="none" w:sz="0" w:space="0" w:color="auto"/>
            <w:right w:val="none" w:sz="0" w:space="0" w:color="auto"/>
          </w:divBdr>
        </w:div>
        <w:div w:id="2057075269">
          <w:marLeft w:val="480"/>
          <w:marRight w:val="0"/>
          <w:marTop w:val="0"/>
          <w:marBottom w:val="0"/>
          <w:divBdr>
            <w:top w:val="none" w:sz="0" w:space="0" w:color="auto"/>
            <w:left w:val="none" w:sz="0" w:space="0" w:color="auto"/>
            <w:bottom w:val="none" w:sz="0" w:space="0" w:color="auto"/>
            <w:right w:val="none" w:sz="0" w:space="0" w:color="auto"/>
          </w:divBdr>
        </w:div>
        <w:div w:id="1719083632">
          <w:marLeft w:val="480"/>
          <w:marRight w:val="0"/>
          <w:marTop w:val="0"/>
          <w:marBottom w:val="0"/>
          <w:divBdr>
            <w:top w:val="none" w:sz="0" w:space="0" w:color="auto"/>
            <w:left w:val="none" w:sz="0" w:space="0" w:color="auto"/>
            <w:bottom w:val="none" w:sz="0" w:space="0" w:color="auto"/>
            <w:right w:val="none" w:sz="0" w:space="0" w:color="auto"/>
          </w:divBdr>
        </w:div>
        <w:div w:id="591546594">
          <w:marLeft w:val="480"/>
          <w:marRight w:val="0"/>
          <w:marTop w:val="0"/>
          <w:marBottom w:val="0"/>
          <w:divBdr>
            <w:top w:val="none" w:sz="0" w:space="0" w:color="auto"/>
            <w:left w:val="none" w:sz="0" w:space="0" w:color="auto"/>
            <w:bottom w:val="none" w:sz="0" w:space="0" w:color="auto"/>
            <w:right w:val="none" w:sz="0" w:space="0" w:color="auto"/>
          </w:divBdr>
        </w:div>
        <w:div w:id="821193885">
          <w:marLeft w:val="480"/>
          <w:marRight w:val="0"/>
          <w:marTop w:val="0"/>
          <w:marBottom w:val="0"/>
          <w:divBdr>
            <w:top w:val="none" w:sz="0" w:space="0" w:color="auto"/>
            <w:left w:val="none" w:sz="0" w:space="0" w:color="auto"/>
            <w:bottom w:val="none" w:sz="0" w:space="0" w:color="auto"/>
            <w:right w:val="none" w:sz="0" w:space="0" w:color="auto"/>
          </w:divBdr>
        </w:div>
        <w:div w:id="1549416685">
          <w:marLeft w:val="480"/>
          <w:marRight w:val="0"/>
          <w:marTop w:val="0"/>
          <w:marBottom w:val="0"/>
          <w:divBdr>
            <w:top w:val="none" w:sz="0" w:space="0" w:color="auto"/>
            <w:left w:val="none" w:sz="0" w:space="0" w:color="auto"/>
            <w:bottom w:val="none" w:sz="0" w:space="0" w:color="auto"/>
            <w:right w:val="none" w:sz="0" w:space="0" w:color="auto"/>
          </w:divBdr>
        </w:div>
        <w:div w:id="2119786789">
          <w:marLeft w:val="480"/>
          <w:marRight w:val="0"/>
          <w:marTop w:val="0"/>
          <w:marBottom w:val="0"/>
          <w:divBdr>
            <w:top w:val="none" w:sz="0" w:space="0" w:color="auto"/>
            <w:left w:val="none" w:sz="0" w:space="0" w:color="auto"/>
            <w:bottom w:val="none" w:sz="0" w:space="0" w:color="auto"/>
            <w:right w:val="none" w:sz="0" w:space="0" w:color="auto"/>
          </w:divBdr>
        </w:div>
        <w:div w:id="1572352179">
          <w:marLeft w:val="480"/>
          <w:marRight w:val="0"/>
          <w:marTop w:val="0"/>
          <w:marBottom w:val="0"/>
          <w:divBdr>
            <w:top w:val="none" w:sz="0" w:space="0" w:color="auto"/>
            <w:left w:val="none" w:sz="0" w:space="0" w:color="auto"/>
            <w:bottom w:val="none" w:sz="0" w:space="0" w:color="auto"/>
            <w:right w:val="none" w:sz="0" w:space="0" w:color="auto"/>
          </w:divBdr>
        </w:div>
        <w:div w:id="1438867058">
          <w:marLeft w:val="480"/>
          <w:marRight w:val="0"/>
          <w:marTop w:val="0"/>
          <w:marBottom w:val="0"/>
          <w:divBdr>
            <w:top w:val="none" w:sz="0" w:space="0" w:color="auto"/>
            <w:left w:val="none" w:sz="0" w:space="0" w:color="auto"/>
            <w:bottom w:val="none" w:sz="0" w:space="0" w:color="auto"/>
            <w:right w:val="none" w:sz="0" w:space="0" w:color="auto"/>
          </w:divBdr>
        </w:div>
        <w:div w:id="1378117784">
          <w:marLeft w:val="480"/>
          <w:marRight w:val="0"/>
          <w:marTop w:val="0"/>
          <w:marBottom w:val="0"/>
          <w:divBdr>
            <w:top w:val="none" w:sz="0" w:space="0" w:color="auto"/>
            <w:left w:val="none" w:sz="0" w:space="0" w:color="auto"/>
            <w:bottom w:val="none" w:sz="0" w:space="0" w:color="auto"/>
            <w:right w:val="none" w:sz="0" w:space="0" w:color="auto"/>
          </w:divBdr>
        </w:div>
        <w:div w:id="817921344">
          <w:marLeft w:val="480"/>
          <w:marRight w:val="0"/>
          <w:marTop w:val="0"/>
          <w:marBottom w:val="0"/>
          <w:divBdr>
            <w:top w:val="none" w:sz="0" w:space="0" w:color="auto"/>
            <w:left w:val="none" w:sz="0" w:space="0" w:color="auto"/>
            <w:bottom w:val="none" w:sz="0" w:space="0" w:color="auto"/>
            <w:right w:val="none" w:sz="0" w:space="0" w:color="auto"/>
          </w:divBdr>
        </w:div>
        <w:div w:id="578251145">
          <w:marLeft w:val="480"/>
          <w:marRight w:val="0"/>
          <w:marTop w:val="0"/>
          <w:marBottom w:val="0"/>
          <w:divBdr>
            <w:top w:val="none" w:sz="0" w:space="0" w:color="auto"/>
            <w:left w:val="none" w:sz="0" w:space="0" w:color="auto"/>
            <w:bottom w:val="none" w:sz="0" w:space="0" w:color="auto"/>
            <w:right w:val="none" w:sz="0" w:space="0" w:color="auto"/>
          </w:divBdr>
        </w:div>
        <w:div w:id="1514805111">
          <w:marLeft w:val="480"/>
          <w:marRight w:val="0"/>
          <w:marTop w:val="0"/>
          <w:marBottom w:val="0"/>
          <w:divBdr>
            <w:top w:val="none" w:sz="0" w:space="0" w:color="auto"/>
            <w:left w:val="none" w:sz="0" w:space="0" w:color="auto"/>
            <w:bottom w:val="none" w:sz="0" w:space="0" w:color="auto"/>
            <w:right w:val="none" w:sz="0" w:space="0" w:color="auto"/>
          </w:divBdr>
        </w:div>
        <w:div w:id="1046488331">
          <w:marLeft w:val="480"/>
          <w:marRight w:val="0"/>
          <w:marTop w:val="0"/>
          <w:marBottom w:val="0"/>
          <w:divBdr>
            <w:top w:val="none" w:sz="0" w:space="0" w:color="auto"/>
            <w:left w:val="none" w:sz="0" w:space="0" w:color="auto"/>
            <w:bottom w:val="none" w:sz="0" w:space="0" w:color="auto"/>
            <w:right w:val="none" w:sz="0" w:space="0" w:color="auto"/>
          </w:divBdr>
        </w:div>
        <w:div w:id="476991572">
          <w:marLeft w:val="480"/>
          <w:marRight w:val="0"/>
          <w:marTop w:val="0"/>
          <w:marBottom w:val="0"/>
          <w:divBdr>
            <w:top w:val="none" w:sz="0" w:space="0" w:color="auto"/>
            <w:left w:val="none" w:sz="0" w:space="0" w:color="auto"/>
            <w:bottom w:val="none" w:sz="0" w:space="0" w:color="auto"/>
            <w:right w:val="none" w:sz="0" w:space="0" w:color="auto"/>
          </w:divBdr>
        </w:div>
        <w:div w:id="1130128949">
          <w:marLeft w:val="480"/>
          <w:marRight w:val="0"/>
          <w:marTop w:val="0"/>
          <w:marBottom w:val="0"/>
          <w:divBdr>
            <w:top w:val="none" w:sz="0" w:space="0" w:color="auto"/>
            <w:left w:val="none" w:sz="0" w:space="0" w:color="auto"/>
            <w:bottom w:val="none" w:sz="0" w:space="0" w:color="auto"/>
            <w:right w:val="none" w:sz="0" w:space="0" w:color="auto"/>
          </w:divBdr>
        </w:div>
      </w:divsChild>
    </w:div>
    <w:div w:id="821628539">
      <w:bodyDiv w:val="1"/>
      <w:marLeft w:val="0"/>
      <w:marRight w:val="0"/>
      <w:marTop w:val="0"/>
      <w:marBottom w:val="0"/>
      <w:divBdr>
        <w:top w:val="none" w:sz="0" w:space="0" w:color="auto"/>
        <w:left w:val="none" w:sz="0" w:space="0" w:color="auto"/>
        <w:bottom w:val="none" w:sz="0" w:space="0" w:color="auto"/>
        <w:right w:val="none" w:sz="0" w:space="0" w:color="auto"/>
      </w:divBdr>
      <w:divsChild>
        <w:div w:id="681976606">
          <w:marLeft w:val="480"/>
          <w:marRight w:val="0"/>
          <w:marTop w:val="0"/>
          <w:marBottom w:val="0"/>
          <w:divBdr>
            <w:top w:val="none" w:sz="0" w:space="0" w:color="auto"/>
            <w:left w:val="none" w:sz="0" w:space="0" w:color="auto"/>
            <w:bottom w:val="none" w:sz="0" w:space="0" w:color="auto"/>
            <w:right w:val="none" w:sz="0" w:space="0" w:color="auto"/>
          </w:divBdr>
        </w:div>
        <w:div w:id="1494102429">
          <w:marLeft w:val="480"/>
          <w:marRight w:val="0"/>
          <w:marTop w:val="0"/>
          <w:marBottom w:val="0"/>
          <w:divBdr>
            <w:top w:val="none" w:sz="0" w:space="0" w:color="auto"/>
            <w:left w:val="none" w:sz="0" w:space="0" w:color="auto"/>
            <w:bottom w:val="none" w:sz="0" w:space="0" w:color="auto"/>
            <w:right w:val="none" w:sz="0" w:space="0" w:color="auto"/>
          </w:divBdr>
        </w:div>
        <w:div w:id="2089812741">
          <w:marLeft w:val="480"/>
          <w:marRight w:val="0"/>
          <w:marTop w:val="0"/>
          <w:marBottom w:val="0"/>
          <w:divBdr>
            <w:top w:val="none" w:sz="0" w:space="0" w:color="auto"/>
            <w:left w:val="none" w:sz="0" w:space="0" w:color="auto"/>
            <w:bottom w:val="none" w:sz="0" w:space="0" w:color="auto"/>
            <w:right w:val="none" w:sz="0" w:space="0" w:color="auto"/>
          </w:divBdr>
        </w:div>
        <w:div w:id="1559706497">
          <w:marLeft w:val="480"/>
          <w:marRight w:val="0"/>
          <w:marTop w:val="0"/>
          <w:marBottom w:val="0"/>
          <w:divBdr>
            <w:top w:val="none" w:sz="0" w:space="0" w:color="auto"/>
            <w:left w:val="none" w:sz="0" w:space="0" w:color="auto"/>
            <w:bottom w:val="none" w:sz="0" w:space="0" w:color="auto"/>
            <w:right w:val="none" w:sz="0" w:space="0" w:color="auto"/>
          </w:divBdr>
        </w:div>
        <w:div w:id="1413310556">
          <w:marLeft w:val="480"/>
          <w:marRight w:val="0"/>
          <w:marTop w:val="0"/>
          <w:marBottom w:val="0"/>
          <w:divBdr>
            <w:top w:val="none" w:sz="0" w:space="0" w:color="auto"/>
            <w:left w:val="none" w:sz="0" w:space="0" w:color="auto"/>
            <w:bottom w:val="none" w:sz="0" w:space="0" w:color="auto"/>
            <w:right w:val="none" w:sz="0" w:space="0" w:color="auto"/>
          </w:divBdr>
        </w:div>
        <w:div w:id="721515057">
          <w:marLeft w:val="480"/>
          <w:marRight w:val="0"/>
          <w:marTop w:val="0"/>
          <w:marBottom w:val="0"/>
          <w:divBdr>
            <w:top w:val="none" w:sz="0" w:space="0" w:color="auto"/>
            <w:left w:val="none" w:sz="0" w:space="0" w:color="auto"/>
            <w:bottom w:val="none" w:sz="0" w:space="0" w:color="auto"/>
            <w:right w:val="none" w:sz="0" w:space="0" w:color="auto"/>
          </w:divBdr>
        </w:div>
        <w:div w:id="1823041950">
          <w:marLeft w:val="480"/>
          <w:marRight w:val="0"/>
          <w:marTop w:val="0"/>
          <w:marBottom w:val="0"/>
          <w:divBdr>
            <w:top w:val="none" w:sz="0" w:space="0" w:color="auto"/>
            <w:left w:val="none" w:sz="0" w:space="0" w:color="auto"/>
            <w:bottom w:val="none" w:sz="0" w:space="0" w:color="auto"/>
            <w:right w:val="none" w:sz="0" w:space="0" w:color="auto"/>
          </w:divBdr>
        </w:div>
        <w:div w:id="1863664480">
          <w:marLeft w:val="480"/>
          <w:marRight w:val="0"/>
          <w:marTop w:val="0"/>
          <w:marBottom w:val="0"/>
          <w:divBdr>
            <w:top w:val="none" w:sz="0" w:space="0" w:color="auto"/>
            <w:left w:val="none" w:sz="0" w:space="0" w:color="auto"/>
            <w:bottom w:val="none" w:sz="0" w:space="0" w:color="auto"/>
            <w:right w:val="none" w:sz="0" w:space="0" w:color="auto"/>
          </w:divBdr>
        </w:div>
        <w:div w:id="1425415273">
          <w:marLeft w:val="480"/>
          <w:marRight w:val="0"/>
          <w:marTop w:val="0"/>
          <w:marBottom w:val="0"/>
          <w:divBdr>
            <w:top w:val="none" w:sz="0" w:space="0" w:color="auto"/>
            <w:left w:val="none" w:sz="0" w:space="0" w:color="auto"/>
            <w:bottom w:val="none" w:sz="0" w:space="0" w:color="auto"/>
            <w:right w:val="none" w:sz="0" w:space="0" w:color="auto"/>
          </w:divBdr>
        </w:div>
        <w:div w:id="143398081">
          <w:marLeft w:val="480"/>
          <w:marRight w:val="0"/>
          <w:marTop w:val="0"/>
          <w:marBottom w:val="0"/>
          <w:divBdr>
            <w:top w:val="none" w:sz="0" w:space="0" w:color="auto"/>
            <w:left w:val="none" w:sz="0" w:space="0" w:color="auto"/>
            <w:bottom w:val="none" w:sz="0" w:space="0" w:color="auto"/>
            <w:right w:val="none" w:sz="0" w:space="0" w:color="auto"/>
          </w:divBdr>
        </w:div>
        <w:div w:id="760032376">
          <w:marLeft w:val="480"/>
          <w:marRight w:val="0"/>
          <w:marTop w:val="0"/>
          <w:marBottom w:val="0"/>
          <w:divBdr>
            <w:top w:val="none" w:sz="0" w:space="0" w:color="auto"/>
            <w:left w:val="none" w:sz="0" w:space="0" w:color="auto"/>
            <w:bottom w:val="none" w:sz="0" w:space="0" w:color="auto"/>
            <w:right w:val="none" w:sz="0" w:space="0" w:color="auto"/>
          </w:divBdr>
        </w:div>
        <w:div w:id="156729242">
          <w:marLeft w:val="480"/>
          <w:marRight w:val="0"/>
          <w:marTop w:val="0"/>
          <w:marBottom w:val="0"/>
          <w:divBdr>
            <w:top w:val="none" w:sz="0" w:space="0" w:color="auto"/>
            <w:left w:val="none" w:sz="0" w:space="0" w:color="auto"/>
            <w:bottom w:val="none" w:sz="0" w:space="0" w:color="auto"/>
            <w:right w:val="none" w:sz="0" w:space="0" w:color="auto"/>
          </w:divBdr>
        </w:div>
        <w:div w:id="1823767640">
          <w:marLeft w:val="480"/>
          <w:marRight w:val="0"/>
          <w:marTop w:val="0"/>
          <w:marBottom w:val="0"/>
          <w:divBdr>
            <w:top w:val="none" w:sz="0" w:space="0" w:color="auto"/>
            <w:left w:val="none" w:sz="0" w:space="0" w:color="auto"/>
            <w:bottom w:val="none" w:sz="0" w:space="0" w:color="auto"/>
            <w:right w:val="none" w:sz="0" w:space="0" w:color="auto"/>
          </w:divBdr>
        </w:div>
        <w:div w:id="1786805368">
          <w:marLeft w:val="480"/>
          <w:marRight w:val="0"/>
          <w:marTop w:val="0"/>
          <w:marBottom w:val="0"/>
          <w:divBdr>
            <w:top w:val="none" w:sz="0" w:space="0" w:color="auto"/>
            <w:left w:val="none" w:sz="0" w:space="0" w:color="auto"/>
            <w:bottom w:val="none" w:sz="0" w:space="0" w:color="auto"/>
            <w:right w:val="none" w:sz="0" w:space="0" w:color="auto"/>
          </w:divBdr>
        </w:div>
      </w:divsChild>
    </w:div>
    <w:div w:id="828444094">
      <w:bodyDiv w:val="1"/>
      <w:marLeft w:val="0"/>
      <w:marRight w:val="0"/>
      <w:marTop w:val="0"/>
      <w:marBottom w:val="0"/>
      <w:divBdr>
        <w:top w:val="none" w:sz="0" w:space="0" w:color="auto"/>
        <w:left w:val="none" w:sz="0" w:space="0" w:color="auto"/>
        <w:bottom w:val="none" w:sz="0" w:space="0" w:color="auto"/>
        <w:right w:val="none" w:sz="0" w:space="0" w:color="auto"/>
      </w:divBdr>
    </w:div>
    <w:div w:id="828591935">
      <w:bodyDiv w:val="1"/>
      <w:marLeft w:val="0"/>
      <w:marRight w:val="0"/>
      <w:marTop w:val="0"/>
      <w:marBottom w:val="0"/>
      <w:divBdr>
        <w:top w:val="none" w:sz="0" w:space="0" w:color="auto"/>
        <w:left w:val="none" w:sz="0" w:space="0" w:color="auto"/>
        <w:bottom w:val="none" w:sz="0" w:space="0" w:color="auto"/>
        <w:right w:val="none" w:sz="0" w:space="0" w:color="auto"/>
      </w:divBdr>
    </w:div>
    <w:div w:id="831869255">
      <w:bodyDiv w:val="1"/>
      <w:marLeft w:val="0"/>
      <w:marRight w:val="0"/>
      <w:marTop w:val="0"/>
      <w:marBottom w:val="0"/>
      <w:divBdr>
        <w:top w:val="none" w:sz="0" w:space="0" w:color="auto"/>
        <w:left w:val="none" w:sz="0" w:space="0" w:color="auto"/>
        <w:bottom w:val="none" w:sz="0" w:space="0" w:color="auto"/>
        <w:right w:val="none" w:sz="0" w:space="0" w:color="auto"/>
      </w:divBdr>
      <w:divsChild>
        <w:div w:id="1355157974">
          <w:marLeft w:val="480"/>
          <w:marRight w:val="0"/>
          <w:marTop w:val="0"/>
          <w:marBottom w:val="0"/>
          <w:divBdr>
            <w:top w:val="none" w:sz="0" w:space="0" w:color="auto"/>
            <w:left w:val="none" w:sz="0" w:space="0" w:color="auto"/>
            <w:bottom w:val="none" w:sz="0" w:space="0" w:color="auto"/>
            <w:right w:val="none" w:sz="0" w:space="0" w:color="auto"/>
          </w:divBdr>
        </w:div>
        <w:div w:id="1208033709">
          <w:marLeft w:val="480"/>
          <w:marRight w:val="0"/>
          <w:marTop w:val="0"/>
          <w:marBottom w:val="0"/>
          <w:divBdr>
            <w:top w:val="none" w:sz="0" w:space="0" w:color="auto"/>
            <w:left w:val="none" w:sz="0" w:space="0" w:color="auto"/>
            <w:bottom w:val="none" w:sz="0" w:space="0" w:color="auto"/>
            <w:right w:val="none" w:sz="0" w:space="0" w:color="auto"/>
          </w:divBdr>
        </w:div>
        <w:div w:id="91362005">
          <w:marLeft w:val="480"/>
          <w:marRight w:val="0"/>
          <w:marTop w:val="0"/>
          <w:marBottom w:val="0"/>
          <w:divBdr>
            <w:top w:val="none" w:sz="0" w:space="0" w:color="auto"/>
            <w:left w:val="none" w:sz="0" w:space="0" w:color="auto"/>
            <w:bottom w:val="none" w:sz="0" w:space="0" w:color="auto"/>
            <w:right w:val="none" w:sz="0" w:space="0" w:color="auto"/>
          </w:divBdr>
        </w:div>
        <w:div w:id="77559234">
          <w:marLeft w:val="480"/>
          <w:marRight w:val="0"/>
          <w:marTop w:val="0"/>
          <w:marBottom w:val="0"/>
          <w:divBdr>
            <w:top w:val="none" w:sz="0" w:space="0" w:color="auto"/>
            <w:left w:val="none" w:sz="0" w:space="0" w:color="auto"/>
            <w:bottom w:val="none" w:sz="0" w:space="0" w:color="auto"/>
            <w:right w:val="none" w:sz="0" w:space="0" w:color="auto"/>
          </w:divBdr>
        </w:div>
        <w:div w:id="1227377943">
          <w:marLeft w:val="480"/>
          <w:marRight w:val="0"/>
          <w:marTop w:val="0"/>
          <w:marBottom w:val="0"/>
          <w:divBdr>
            <w:top w:val="none" w:sz="0" w:space="0" w:color="auto"/>
            <w:left w:val="none" w:sz="0" w:space="0" w:color="auto"/>
            <w:bottom w:val="none" w:sz="0" w:space="0" w:color="auto"/>
            <w:right w:val="none" w:sz="0" w:space="0" w:color="auto"/>
          </w:divBdr>
        </w:div>
        <w:div w:id="371733142">
          <w:marLeft w:val="480"/>
          <w:marRight w:val="0"/>
          <w:marTop w:val="0"/>
          <w:marBottom w:val="0"/>
          <w:divBdr>
            <w:top w:val="none" w:sz="0" w:space="0" w:color="auto"/>
            <w:left w:val="none" w:sz="0" w:space="0" w:color="auto"/>
            <w:bottom w:val="none" w:sz="0" w:space="0" w:color="auto"/>
            <w:right w:val="none" w:sz="0" w:space="0" w:color="auto"/>
          </w:divBdr>
        </w:div>
        <w:div w:id="1265386418">
          <w:marLeft w:val="480"/>
          <w:marRight w:val="0"/>
          <w:marTop w:val="0"/>
          <w:marBottom w:val="0"/>
          <w:divBdr>
            <w:top w:val="none" w:sz="0" w:space="0" w:color="auto"/>
            <w:left w:val="none" w:sz="0" w:space="0" w:color="auto"/>
            <w:bottom w:val="none" w:sz="0" w:space="0" w:color="auto"/>
            <w:right w:val="none" w:sz="0" w:space="0" w:color="auto"/>
          </w:divBdr>
        </w:div>
        <w:div w:id="584919821">
          <w:marLeft w:val="480"/>
          <w:marRight w:val="0"/>
          <w:marTop w:val="0"/>
          <w:marBottom w:val="0"/>
          <w:divBdr>
            <w:top w:val="none" w:sz="0" w:space="0" w:color="auto"/>
            <w:left w:val="none" w:sz="0" w:space="0" w:color="auto"/>
            <w:bottom w:val="none" w:sz="0" w:space="0" w:color="auto"/>
            <w:right w:val="none" w:sz="0" w:space="0" w:color="auto"/>
          </w:divBdr>
        </w:div>
        <w:div w:id="856651539">
          <w:marLeft w:val="480"/>
          <w:marRight w:val="0"/>
          <w:marTop w:val="0"/>
          <w:marBottom w:val="0"/>
          <w:divBdr>
            <w:top w:val="none" w:sz="0" w:space="0" w:color="auto"/>
            <w:left w:val="none" w:sz="0" w:space="0" w:color="auto"/>
            <w:bottom w:val="none" w:sz="0" w:space="0" w:color="auto"/>
            <w:right w:val="none" w:sz="0" w:space="0" w:color="auto"/>
          </w:divBdr>
        </w:div>
        <w:div w:id="1360931229">
          <w:marLeft w:val="480"/>
          <w:marRight w:val="0"/>
          <w:marTop w:val="0"/>
          <w:marBottom w:val="0"/>
          <w:divBdr>
            <w:top w:val="none" w:sz="0" w:space="0" w:color="auto"/>
            <w:left w:val="none" w:sz="0" w:space="0" w:color="auto"/>
            <w:bottom w:val="none" w:sz="0" w:space="0" w:color="auto"/>
            <w:right w:val="none" w:sz="0" w:space="0" w:color="auto"/>
          </w:divBdr>
        </w:div>
        <w:div w:id="2024242684">
          <w:marLeft w:val="480"/>
          <w:marRight w:val="0"/>
          <w:marTop w:val="0"/>
          <w:marBottom w:val="0"/>
          <w:divBdr>
            <w:top w:val="none" w:sz="0" w:space="0" w:color="auto"/>
            <w:left w:val="none" w:sz="0" w:space="0" w:color="auto"/>
            <w:bottom w:val="none" w:sz="0" w:space="0" w:color="auto"/>
            <w:right w:val="none" w:sz="0" w:space="0" w:color="auto"/>
          </w:divBdr>
        </w:div>
        <w:div w:id="1663972662">
          <w:marLeft w:val="480"/>
          <w:marRight w:val="0"/>
          <w:marTop w:val="0"/>
          <w:marBottom w:val="0"/>
          <w:divBdr>
            <w:top w:val="none" w:sz="0" w:space="0" w:color="auto"/>
            <w:left w:val="none" w:sz="0" w:space="0" w:color="auto"/>
            <w:bottom w:val="none" w:sz="0" w:space="0" w:color="auto"/>
            <w:right w:val="none" w:sz="0" w:space="0" w:color="auto"/>
          </w:divBdr>
        </w:div>
        <w:div w:id="1812209485">
          <w:marLeft w:val="480"/>
          <w:marRight w:val="0"/>
          <w:marTop w:val="0"/>
          <w:marBottom w:val="0"/>
          <w:divBdr>
            <w:top w:val="none" w:sz="0" w:space="0" w:color="auto"/>
            <w:left w:val="none" w:sz="0" w:space="0" w:color="auto"/>
            <w:bottom w:val="none" w:sz="0" w:space="0" w:color="auto"/>
            <w:right w:val="none" w:sz="0" w:space="0" w:color="auto"/>
          </w:divBdr>
        </w:div>
        <w:div w:id="1814178075">
          <w:marLeft w:val="480"/>
          <w:marRight w:val="0"/>
          <w:marTop w:val="0"/>
          <w:marBottom w:val="0"/>
          <w:divBdr>
            <w:top w:val="none" w:sz="0" w:space="0" w:color="auto"/>
            <w:left w:val="none" w:sz="0" w:space="0" w:color="auto"/>
            <w:bottom w:val="none" w:sz="0" w:space="0" w:color="auto"/>
            <w:right w:val="none" w:sz="0" w:space="0" w:color="auto"/>
          </w:divBdr>
        </w:div>
        <w:div w:id="372535845">
          <w:marLeft w:val="480"/>
          <w:marRight w:val="0"/>
          <w:marTop w:val="0"/>
          <w:marBottom w:val="0"/>
          <w:divBdr>
            <w:top w:val="none" w:sz="0" w:space="0" w:color="auto"/>
            <w:left w:val="none" w:sz="0" w:space="0" w:color="auto"/>
            <w:bottom w:val="none" w:sz="0" w:space="0" w:color="auto"/>
            <w:right w:val="none" w:sz="0" w:space="0" w:color="auto"/>
          </w:divBdr>
        </w:div>
        <w:div w:id="301278108">
          <w:marLeft w:val="480"/>
          <w:marRight w:val="0"/>
          <w:marTop w:val="0"/>
          <w:marBottom w:val="0"/>
          <w:divBdr>
            <w:top w:val="none" w:sz="0" w:space="0" w:color="auto"/>
            <w:left w:val="none" w:sz="0" w:space="0" w:color="auto"/>
            <w:bottom w:val="none" w:sz="0" w:space="0" w:color="auto"/>
            <w:right w:val="none" w:sz="0" w:space="0" w:color="auto"/>
          </w:divBdr>
        </w:div>
      </w:divsChild>
    </w:div>
    <w:div w:id="836268507">
      <w:bodyDiv w:val="1"/>
      <w:marLeft w:val="0"/>
      <w:marRight w:val="0"/>
      <w:marTop w:val="0"/>
      <w:marBottom w:val="0"/>
      <w:divBdr>
        <w:top w:val="none" w:sz="0" w:space="0" w:color="auto"/>
        <w:left w:val="none" w:sz="0" w:space="0" w:color="auto"/>
        <w:bottom w:val="none" w:sz="0" w:space="0" w:color="auto"/>
        <w:right w:val="none" w:sz="0" w:space="0" w:color="auto"/>
      </w:divBdr>
      <w:divsChild>
        <w:div w:id="21983196">
          <w:marLeft w:val="480"/>
          <w:marRight w:val="0"/>
          <w:marTop w:val="0"/>
          <w:marBottom w:val="0"/>
          <w:divBdr>
            <w:top w:val="none" w:sz="0" w:space="0" w:color="auto"/>
            <w:left w:val="none" w:sz="0" w:space="0" w:color="auto"/>
            <w:bottom w:val="none" w:sz="0" w:space="0" w:color="auto"/>
            <w:right w:val="none" w:sz="0" w:space="0" w:color="auto"/>
          </w:divBdr>
        </w:div>
        <w:div w:id="2054765384">
          <w:marLeft w:val="480"/>
          <w:marRight w:val="0"/>
          <w:marTop w:val="0"/>
          <w:marBottom w:val="0"/>
          <w:divBdr>
            <w:top w:val="none" w:sz="0" w:space="0" w:color="auto"/>
            <w:left w:val="none" w:sz="0" w:space="0" w:color="auto"/>
            <w:bottom w:val="none" w:sz="0" w:space="0" w:color="auto"/>
            <w:right w:val="none" w:sz="0" w:space="0" w:color="auto"/>
          </w:divBdr>
        </w:div>
        <w:div w:id="1584950134">
          <w:marLeft w:val="480"/>
          <w:marRight w:val="0"/>
          <w:marTop w:val="0"/>
          <w:marBottom w:val="0"/>
          <w:divBdr>
            <w:top w:val="none" w:sz="0" w:space="0" w:color="auto"/>
            <w:left w:val="none" w:sz="0" w:space="0" w:color="auto"/>
            <w:bottom w:val="none" w:sz="0" w:space="0" w:color="auto"/>
            <w:right w:val="none" w:sz="0" w:space="0" w:color="auto"/>
          </w:divBdr>
        </w:div>
        <w:div w:id="890382089">
          <w:marLeft w:val="480"/>
          <w:marRight w:val="0"/>
          <w:marTop w:val="0"/>
          <w:marBottom w:val="0"/>
          <w:divBdr>
            <w:top w:val="none" w:sz="0" w:space="0" w:color="auto"/>
            <w:left w:val="none" w:sz="0" w:space="0" w:color="auto"/>
            <w:bottom w:val="none" w:sz="0" w:space="0" w:color="auto"/>
            <w:right w:val="none" w:sz="0" w:space="0" w:color="auto"/>
          </w:divBdr>
        </w:div>
        <w:div w:id="327179099">
          <w:marLeft w:val="480"/>
          <w:marRight w:val="0"/>
          <w:marTop w:val="0"/>
          <w:marBottom w:val="0"/>
          <w:divBdr>
            <w:top w:val="none" w:sz="0" w:space="0" w:color="auto"/>
            <w:left w:val="none" w:sz="0" w:space="0" w:color="auto"/>
            <w:bottom w:val="none" w:sz="0" w:space="0" w:color="auto"/>
            <w:right w:val="none" w:sz="0" w:space="0" w:color="auto"/>
          </w:divBdr>
        </w:div>
        <w:div w:id="1566378622">
          <w:marLeft w:val="480"/>
          <w:marRight w:val="0"/>
          <w:marTop w:val="0"/>
          <w:marBottom w:val="0"/>
          <w:divBdr>
            <w:top w:val="none" w:sz="0" w:space="0" w:color="auto"/>
            <w:left w:val="none" w:sz="0" w:space="0" w:color="auto"/>
            <w:bottom w:val="none" w:sz="0" w:space="0" w:color="auto"/>
            <w:right w:val="none" w:sz="0" w:space="0" w:color="auto"/>
          </w:divBdr>
        </w:div>
        <w:div w:id="460728267">
          <w:marLeft w:val="480"/>
          <w:marRight w:val="0"/>
          <w:marTop w:val="0"/>
          <w:marBottom w:val="0"/>
          <w:divBdr>
            <w:top w:val="none" w:sz="0" w:space="0" w:color="auto"/>
            <w:left w:val="none" w:sz="0" w:space="0" w:color="auto"/>
            <w:bottom w:val="none" w:sz="0" w:space="0" w:color="auto"/>
            <w:right w:val="none" w:sz="0" w:space="0" w:color="auto"/>
          </w:divBdr>
        </w:div>
        <w:div w:id="449708354">
          <w:marLeft w:val="480"/>
          <w:marRight w:val="0"/>
          <w:marTop w:val="0"/>
          <w:marBottom w:val="0"/>
          <w:divBdr>
            <w:top w:val="none" w:sz="0" w:space="0" w:color="auto"/>
            <w:left w:val="none" w:sz="0" w:space="0" w:color="auto"/>
            <w:bottom w:val="none" w:sz="0" w:space="0" w:color="auto"/>
            <w:right w:val="none" w:sz="0" w:space="0" w:color="auto"/>
          </w:divBdr>
        </w:div>
        <w:div w:id="1534148164">
          <w:marLeft w:val="480"/>
          <w:marRight w:val="0"/>
          <w:marTop w:val="0"/>
          <w:marBottom w:val="0"/>
          <w:divBdr>
            <w:top w:val="none" w:sz="0" w:space="0" w:color="auto"/>
            <w:left w:val="none" w:sz="0" w:space="0" w:color="auto"/>
            <w:bottom w:val="none" w:sz="0" w:space="0" w:color="auto"/>
            <w:right w:val="none" w:sz="0" w:space="0" w:color="auto"/>
          </w:divBdr>
        </w:div>
        <w:div w:id="1188253494">
          <w:marLeft w:val="480"/>
          <w:marRight w:val="0"/>
          <w:marTop w:val="0"/>
          <w:marBottom w:val="0"/>
          <w:divBdr>
            <w:top w:val="none" w:sz="0" w:space="0" w:color="auto"/>
            <w:left w:val="none" w:sz="0" w:space="0" w:color="auto"/>
            <w:bottom w:val="none" w:sz="0" w:space="0" w:color="auto"/>
            <w:right w:val="none" w:sz="0" w:space="0" w:color="auto"/>
          </w:divBdr>
        </w:div>
        <w:div w:id="1493452419">
          <w:marLeft w:val="480"/>
          <w:marRight w:val="0"/>
          <w:marTop w:val="0"/>
          <w:marBottom w:val="0"/>
          <w:divBdr>
            <w:top w:val="none" w:sz="0" w:space="0" w:color="auto"/>
            <w:left w:val="none" w:sz="0" w:space="0" w:color="auto"/>
            <w:bottom w:val="none" w:sz="0" w:space="0" w:color="auto"/>
            <w:right w:val="none" w:sz="0" w:space="0" w:color="auto"/>
          </w:divBdr>
        </w:div>
        <w:div w:id="468861753">
          <w:marLeft w:val="480"/>
          <w:marRight w:val="0"/>
          <w:marTop w:val="0"/>
          <w:marBottom w:val="0"/>
          <w:divBdr>
            <w:top w:val="none" w:sz="0" w:space="0" w:color="auto"/>
            <w:left w:val="none" w:sz="0" w:space="0" w:color="auto"/>
            <w:bottom w:val="none" w:sz="0" w:space="0" w:color="auto"/>
            <w:right w:val="none" w:sz="0" w:space="0" w:color="auto"/>
          </w:divBdr>
        </w:div>
        <w:div w:id="1997031281">
          <w:marLeft w:val="480"/>
          <w:marRight w:val="0"/>
          <w:marTop w:val="0"/>
          <w:marBottom w:val="0"/>
          <w:divBdr>
            <w:top w:val="none" w:sz="0" w:space="0" w:color="auto"/>
            <w:left w:val="none" w:sz="0" w:space="0" w:color="auto"/>
            <w:bottom w:val="none" w:sz="0" w:space="0" w:color="auto"/>
            <w:right w:val="none" w:sz="0" w:space="0" w:color="auto"/>
          </w:divBdr>
        </w:div>
        <w:div w:id="1338117846">
          <w:marLeft w:val="480"/>
          <w:marRight w:val="0"/>
          <w:marTop w:val="0"/>
          <w:marBottom w:val="0"/>
          <w:divBdr>
            <w:top w:val="none" w:sz="0" w:space="0" w:color="auto"/>
            <w:left w:val="none" w:sz="0" w:space="0" w:color="auto"/>
            <w:bottom w:val="none" w:sz="0" w:space="0" w:color="auto"/>
            <w:right w:val="none" w:sz="0" w:space="0" w:color="auto"/>
          </w:divBdr>
        </w:div>
        <w:div w:id="599989381">
          <w:marLeft w:val="480"/>
          <w:marRight w:val="0"/>
          <w:marTop w:val="0"/>
          <w:marBottom w:val="0"/>
          <w:divBdr>
            <w:top w:val="none" w:sz="0" w:space="0" w:color="auto"/>
            <w:left w:val="none" w:sz="0" w:space="0" w:color="auto"/>
            <w:bottom w:val="none" w:sz="0" w:space="0" w:color="auto"/>
            <w:right w:val="none" w:sz="0" w:space="0" w:color="auto"/>
          </w:divBdr>
        </w:div>
        <w:div w:id="494078932">
          <w:marLeft w:val="480"/>
          <w:marRight w:val="0"/>
          <w:marTop w:val="0"/>
          <w:marBottom w:val="0"/>
          <w:divBdr>
            <w:top w:val="none" w:sz="0" w:space="0" w:color="auto"/>
            <w:left w:val="none" w:sz="0" w:space="0" w:color="auto"/>
            <w:bottom w:val="none" w:sz="0" w:space="0" w:color="auto"/>
            <w:right w:val="none" w:sz="0" w:space="0" w:color="auto"/>
          </w:divBdr>
        </w:div>
        <w:div w:id="1532256014">
          <w:marLeft w:val="480"/>
          <w:marRight w:val="0"/>
          <w:marTop w:val="0"/>
          <w:marBottom w:val="0"/>
          <w:divBdr>
            <w:top w:val="none" w:sz="0" w:space="0" w:color="auto"/>
            <w:left w:val="none" w:sz="0" w:space="0" w:color="auto"/>
            <w:bottom w:val="none" w:sz="0" w:space="0" w:color="auto"/>
            <w:right w:val="none" w:sz="0" w:space="0" w:color="auto"/>
          </w:divBdr>
        </w:div>
        <w:div w:id="776143234">
          <w:marLeft w:val="480"/>
          <w:marRight w:val="0"/>
          <w:marTop w:val="0"/>
          <w:marBottom w:val="0"/>
          <w:divBdr>
            <w:top w:val="none" w:sz="0" w:space="0" w:color="auto"/>
            <w:left w:val="none" w:sz="0" w:space="0" w:color="auto"/>
            <w:bottom w:val="none" w:sz="0" w:space="0" w:color="auto"/>
            <w:right w:val="none" w:sz="0" w:space="0" w:color="auto"/>
          </w:divBdr>
        </w:div>
        <w:div w:id="1843398489">
          <w:marLeft w:val="480"/>
          <w:marRight w:val="0"/>
          <w:marTop w:val="0"/>
          <w:marBottom w:val="0"/>
          <w:divBdr>
            <w:top w:val="none" w:sz="0" w:space="0" w:color="auto"/>
            <w:left w:val="none" w:sz="0" w:space="0" w:color="auto"/>
            <w:bottom w:val="none" w:sz="0" w:space="0" w:color="auto"/>
            <w:right w:val="none" w:sz="0" w:space="0" w:color="auto"/>
          </w:divBdr>
        </w:div>
        <w:div w:id="2053578404">
          <w:marLeft w:val="480"/>
          <w:marRight w:val="0"/>
          <w:marTop w:val="0"/>
          <w:marBottom w:val="0"/>
          <w:divBdr>
            <w:top w:val="none" w:sz="0" w:space="0" w:color="auto"/>
            <w:left w:val="none" w:sz="0" w:space="0" w:color="auto"/>
            <w:bottom w:val="none" w:sz="0" w:space="0" w:color="auto"/>
            <w:right w:val="none" w:sz="0" w:space="0" w:color="auto"/>
          </w:divBdr>
        </w:div>
        <w:div w:id="2053479">
          <w:marLeft w:val="480"/>
          <w:marRight w:val="0"/>
          <w:marTop w:val="0"/>
          <w:marBottom w:val="0"/>
          <w:divBdr>
            <w:top w:val="none" w:sz="0" w:space="0" w:color="auto"/>
            <w:left w:val="none" w:sz="0" w:space="0" w:color="auto"/>
            <w:bottom w:val="none" w:sz="0" w:space="0" w:color="auto"/>
            <w:right w:val="none" w:sz="0" w:space="0" w:color="auto"/>
          </w:divBdr>
        </w:div>
        <w:div w:id="67004451">
          <w:marLeft w:val="480"/>
          <w:marRight w:val="0"/>
          <w:marTop w:val="0"/>
          <w:marBottom w:val="0"/>
          <w:divBdr>
            <w:top w:val="none" w:sz="0" w:space="0" w:color="auto"/>
            <w:left w:val="none" w:sz="0" w:space="0" w:color="auto"/>
            <w:bottom w:val="none" w:sz="0" w:space="0" w:color="auto"/>
            <w:right w:val="none" w:sz="0" w:space="0" w:color="auto"/>
          </w:divBdr>
        </w:div>
      </w:divsChild>
    </w:div>
    <w:div w:id="848105120">
      <w:bodyDiv w:val="1"/>
      <w:marLeft w:val="0"/>
      <w:marRight w:val="0"/>
      <w:marTop w:val="0"/>
      <w:marBottom w:val="0"/>
      <w:divBdr>
        <w:top w:val="none" w:sz="0" w:space="0" w:color="auto"/>
        <w:left w:val="none" w:sz="0" w:space="0" w:color="auto"/>
        <w:bottom w:val="none" w:sz="0" w:space="0" w:color="auto"/>
        <w:right w:val="none" w:sz="0" w:space="0" w:color="auto"/>
      </w:divBdr>
      <w:divsChild>
        <w:div w:id="1979147526">
          <w:marLeft w:val="480"/>
          <w:marRight w:val="0"/>
          <w:marTop w:val="0"/>
          <w:marBottom w:val="0"/>
          <w:divBdr>
            <w:top w:val="none" w:sz="0" w:space="0" w:color="auto"/>
            <w:left w:val="none" w:sz="0" w:space="0" w:color="auto"/>
            <w:bottom w:val="none" w:sz="0" w:space="0" w:color="auto"/>
            <w:right w:val="none" w:sz="0" w:space="0" w:color="auto"/>
          </w:divBdr>
        </w:div>
        <w:div w:id="1145008684">
          <w:marLeft w:val="480"/>
          <w:marRight w:val="0"/>
          <w:marTop w:val="0"/>
          <w:marBottom w:val="0"/>
          <w:divBdr>
            <w:top w:val="none" w:sz="0" w:space="0" w:color="auto"/>
            <w:left w:val="none" w:sz="0" w:space="0" w:color="auto"/>
            <w:bottom w:val="none" w:sz="0" w:space="0" w:color="auto"/>
            <w:right w:val="none" w:sz="0" w:space="0" w:color="auto"/>
          </w:divBdr>
        </w:div>
        <w:div w:id="527258497">
          <w:marLeft w:val="480"/>
          <w:marRight w:val="0"/>
          <w:marTop w:val="0"/>
          <w:marBottom w:val="0"/>
          <w:divBdr>
            <w:top w:val="none" w:sz="0" w:space="0" w:color="auto"/>
            <w:left w:val="none" w:sz="0" w:space="0" w:color="auto"/>
            <w:bottom w:val="none" w:sz="0" w:space="0" w:color="auto"/>
            <w:right w:val="none" w:sz="0" w:space="0" w:color="auto"/>
          </w:divBdr>
        </w:div>
        <w:div w:id="783891486">
          <w:marLeft w:val="480"/>
          <w:marRight w:val="0"/>
          <w:marTop w:val="0"/>
          <w:marBottom w:val="0"/>
          <w:divBdr>
            <w:top w:val="none" w:sz="0" w:space="0" w:color="auto"/>
            <w:left w:val="none" w:sz="0" w:space="0" w:color="auto"/>
            <w:bottom w:val="none" w:sz="0" w:space="0" w:color="auto"/>
            <w:right w:val="none" w:sz="0" w:space="0" w:color="auto"/>
          </w:divBdr>
        </w:div>
        <w:div w:id="1905485936">
          <w:marLeft w:val="480"/>
          <w:marRight w:val="0"/>
          <w:marTop w:val="0"/>
          <w:marBottom w:val="0"/>
          <w:divBdr>
            <w:top w:val="none" w:sz="0" w:space="0" w:color="auto"/>
            <w:left w:val="none" w:sz="0" w:space="0" w:color="auto"/>
            <w:bottom w:val="none" w:sz="0" w:space="0" w:color="auto"/>
            <w:right w:val="none" w:sz="0" w:space="0" w:color="auto"/>
          </w:divBdr>
        </w:div>
        <w:div w:id="805859776">
          <w:marLeft w:val="480"/>
          <w:marRight w:val="0"/>
          <w:marTop w:val="0"/>
          <w:marBottom w:val="0"/>
          <w:divBdr>
            <w:top w:val="none" w:sz="0" w:space="0" w:color="auto"/>
            <w:left w:val="none" w:sz="0" w:space="0" w:color="auto"/>
            <w:bottom w:val="none" w:sz="0" w:space="0" w:color="auto"/>
            <w:right w:val="none" w:sz="0" w:space="0" w:color="auto"/>
          </w:divBdr>
        </w:div>
        <w:div w:id="121847450">
          <w:marLeft w:val="480"/>
          <w:marRight w:val="0"/>
          <w:marTop w:val="0"/>
          <w:marBottom w:val="0"/>
          <w:divBdr>
            <w:top w:val="none" w:sz="0" w:space="0" w:color="auto"/>
            <w:left w:val="none" w:sz="0" w:space="0" w:color="auto"/>
            <w:bottom w:val="none" w:sz="0" w:space="0" w:color="auto"/>
            <w:right w:val="none" w:sz="0" w:space="0" w:color="auto"/>
          </w:divBdr>
        </w:div>
      </w:divsChild>
    </w:div>
    <w:div w:id="897279237">
      <w:bodyDiv w:val="1"/>
      <w:marLeft w:val="0"/>
      <w:marRight w:val="0"/>
      <w:marTop w:val="0"/>
      <w:marBottom w:val="0"/>
      <w:divBdr>
        <w:top w:val="none" w:sz="0" w:space="0" w:color="auto"/>
        <w:left w:val="none" w:sz="0" w:space="0" w:color="auto"/>
        <w:bottom w:val="none" w:sz="0" w:space="0" w:color="auto"/>
        <w:right w:val="none" w:sz="0" w:space="0" w:color="auto"/>
      </w:divBdr>
      <w:divsChild>
        <w:div w:id="1047679787">
          <w:marLeft w:val="480"/>
          <w:marRight w:val="0"/>
          <w:marTop w:val="0"/>
          <w:marBottom w:val="0"/>
          <w:divBdr>
            <w:top w:val="none" w:sz="0" w:space="0" w:color="auto"/>
            <w:left w:val="none" w:sz="0" w:space="0" w:color="auto"/>
            <w:bottom w:val="none" w:sz="0" w:space="0" w:color="auto"/>
            <w:right w:val="none" w:sz="0" w:space="0" w:color="auto"/>
          </w:divBdr>
        </w:div>
        <w:div w:id="1249920833">
          <w:marLeft w:val="480"/>
          <w:marRight w:val="0"/>
          <w:marTop w:val="0"/>
          <w:marBottom w:val="0"/>
          <w:divBdr>
            <w:top w:val="none" w:sz="0" w:space="0" w:color="auto"/>
            <w:left w:val="none" w:sz="0" w:space="0" w:color="auto"/>
            <w:bottom w:val="none" w:sz="0" w:space="0" w:color="auto"/>
            <w:right w:val="none" w:sz="0" w:space="0" w:color="auto"/>
          </w:divBdr>
        </w:div>
        <w:div w:id="614361187">
          <w:marLeft w:val="480"/>
          <w:marRight w:val="0"/>
          <w:marTop w:val="0"/>
          <w:marBottom w:val="0"/>
          <w:divBdr>
            <w:top w:val="none" w:sz="0" w:space="0" w:color="auto"/>
            <w:left w:val="none" w:sz="0" w:space="0" w:color="auto"/>
            <w:bottom w:val="none" w:sz="0" w:space="0" w:color="auto"/>
            <w:right w:val="none" w:sz="0" w:space="0" w:color="auto"/>
          </w:divBdr>
        </w:div>
        <w:div w:id="993800924">
          <w:marLeft w:val="480"/>
          <w:marRight w:val="0"/>
          <w:marTop w:val="0"/>
          <w:marBottom w:val="0"/>
          <w:divBdr>
            <w:top w:val="none" w:sz="0" w:space="0" w:color="auto"/>
            <w:left w:val="none" w:sz="0" w:space="0" w:color="auto"/>
            <w:bottom w:val="none" w:sz="0" w:space="0" w:color="auto"/>
            <w:right w:val="none" w:sz="0" w:space="0" w:color="auto"/>
          </w:divBdr>
        </w:div>
        <w:div w:id="1143472529">
          <w:marLeft w:val="480"/>
          <w:marRight w:val="0"/>
          <w:marTop w:val="0"/>
          <w:marBottom w:val="0"/>
          <w:divBdr>
            <w:top w:val="none" w:sz="0" w:space="0" w:color="auto"/>
            <w:left w:val="none" w:sz="0" w:space="0" w:color="auto"/>
            <w:bottom w:val="none" w:sz="0" w:space="0" w:color="auto"/>
            <w:right w:val="none" w:sz="0" w:space="0" w:color="auto"/>
          </w:divBdr>
        </w:div>
        <w:div w:id="718212931">
          <w:marLeft w:val="480"/>
          <w:marRight w:val="0"/>
          <w:marTop w:val="0"/>
          <w:marBottom w:val="0"/>
          <w:divBdr>
            <w:top w:val="none" w:sz="0" w:space="0" w:color="auto"/>
            <w:left w:val="none" w:sz="0" w:space="0" w:color="auto"/>
            <w:bottom w:val="none" w:sz="0" w:space="0" w:color="auto"/>
            <w:right w:val="none" w:sz="0" w:space="0" w:color="auto"/>
          </w:divBdr>
        </w:div>
        <w:div w:id="123039160">
          <w:marLeft w:val="480"/>
          <w:marRight w:val="0"/>
          <w:marTop w:val="0"/>
          <w:marBottom w:val="0"/>
          <w:divBdr>
            <w:top w:val="none" w:sz="0" w:space="0" w:color="auto"/>
            <w:left w:val="none" w:sz="0" w:space="0" w:color="auto"/>
            <w:bottom w:val="none" w:sz="0" w:space="0" w:color="auto"/>
            <w:right w:val="none" w:sz="0" w:space="0" w:color="auto"/>
          </w:divBdr>
        </w:div>
        <w:div w:id="1180698799">
          <w:marLeft w:val="480"/>
          <w:marRight w:val="0"/>
          <w:marTop w:val="0"/>
          <w:marBottom w:val="0"/>
          <w:divBdr>
            <w:top w:val="none" w:sz="0" w:space="0" w:color="auto"/>
            <w:left w:val="none" w:sz="0" w:space="0" w:color="auto"/>
            <w:bottom w:val="none" w:sz="0" w:space="0" w:color="auto"/>
            <w:right w:val="none" w:sz="0" w:space="0" w:color="auto"/>
          </w:divBdr>
        </w:div>
        <w:div w:id="736587395">
          <w:marLeft w:val="480"/>
          <w:marRight w:val="0"/>
          <w:marTop w:val="0"/>
          <w:marBottom w:val="0"/>
          <w:divBdr>
            <w:top w:val="none" w:sz="0" w:space="0" w:color="auto"/>
            <w:left w:val="none" w:sz="0" w:space="0" w:color="auto"/>
            <w:bottom w:val="none" w:sz="0" w:space="0" w:color="auto"/>
            <w:right w:val="none" w:sz="0" w:space="0" w:color="auto"/>
          </w:divBdr>
        </w:div>
        <w:div w:id="984435478">
          <w:marLeft w:val="480"/>
          <w:marRight w:val="0"/>
          <w:marTop w:val="0"/>
          <w:marBottom w:val="0"/>
          <w:divBdr>
            <w:top w:val="none" w:sz="0" w:space="0" w:color="auto"/>
            <w:left w:val="none" w:sz="0" w:space="0" w:color="auto"/>
            <w:bottom w:val="none" w:sz="0" w:space="0" w:color="auto"/>
            <w:right w:val="none" w:sz="0" w:space="0" w:color="auto"/>
          </w:divBdr>
        </w:div>
      </w:divsChild>
    </w:div>
    <w:div w:id="897982173">
      <w:bodyDiv w:val="1"/>
      <w:marLeft w:val="0"/>
      <w:marRight w:val="0"/>
      <w:marTop w:val="0"/>
      <w:marBottom w:val="0"/>
      <w:divBdr>
        <w:top w:val="none" w:sz="0" w:space="0" w:color="auto"/>
        <w:left w:val="none" w:sz="0" w:space="0" w:color="auto"/>
        <w:bottom w:val="none" w:sz="0" w:space="0" w:color="auto"/>
        <w:right w:val="none" w:sz="0" w:space="0" w:color="auto"/>
      </w:divBdr>
      <w:divsChild>
        <w:div w:id="754744044">
          <w:marLeft w:val="480"/>
          <w:marRight w:val="0"/>
          <w:marTop w:val="0"/>
          <w:marBottom w:val="0"/>
          <w:divBdr>
            <w:top w:val="none" w:sz="0" w:space="0" w:color="auto"/>
            <w:left w:val="none" w:sz="0" w:space="0" w:color="auto"/>
            <w:bottom w:val="none" w:sz="0" w:space="0" w:color="auto"/>
            <w:right w:val="none" w:sz="0" w:space="0" w:color="auto"/>
          </w:divBdr>
        </w:div>
        <w:div w:id="1502087573">
          <w:marLeft w:val="480"/>
          <w:marRight w:val="0"/>
          <w:marTop w:val="0"/>
          <w:marBottom w:val="0"/>
          <w:divBdr>
            <w:top w:val="none" w:sz="0" w:space="0" w:color="auto"/>
            <w:left w:val="none" w:sz="0" w:space="0" w:color="auto"/>
            <w:bottom w:val="none" w:sz="0" w:space="0" w:color="auto"/>
            <w:right w:val="none" w:sz="0" w:space="0" w:color="auto"/>
          </w:divBdr>
        </w:div>
        <w:div w:id="686058346">
          <w:marLeft w:val="480"/>
          <w:marRight w:val="0"/>
          <w:marTop w:val="0"/>
          <w:marBottom w:val="0"/>
          <w:divBdr>
            <w:top w:val="none" w:sz="0" w:space="0" w:color="auto"/>
            <w:left w:val="none" w:sz="0" w:space="0" w:color="auto"/>
            <w:bottom w:val="none" w:sz="0" w:space="0" w:color="auto"/>
            <w:right w:val="none" w:sz="0" w:space="0" w:color="auto"/>
          </w:divBdr>
        </w:div>
        <w:div w:id="2058313837">
          <w:marLeft w:val="480"/>
          <w:marRight w:val="0"/>
          <w:marTop w:val="0"/>
          <w:marBottom w:val="0"/>
          <w:divBdr>
            <w:top w:val="none" w:sz="0" w:space="0" w:color="auto"/>
            <w:left w:val="none" w:sz="0" w:space="0" w:color="auto"/>
            <w:bottom w:val="none" w:sz="0" w:space="0" w:color="auto"/>
            <w:right w:val="none" w:sz="0" w:space="0" w:color="auto"/>
          </w:divBdr>
        </w:div>
        <w:div w:id="1521629033">
          <w:marLeft w:val="480"/>
          <w:marRight w:val="0"/>
          <w:marTop w:val="0"/>
          <w:marBottom w:val="0"/>
          <w:divBdr>
            <w:top w:val="none" w:sz="0" w:space="0" w:color="auto"/>
            <w:left w:val="none" w:sz="0" w:space="0" w:color="auto"/>
            <w:bottom w:val="none" w:sz="0" w:space="0" w:color="auto"/>
            <w:right w:val="none" w:sz="0" w:space="0" w:color="auto"/>
          </w:divBdr>
        </w:div>
        <w:div w:id="1428620182">
          <w:marLeft w:val="480"/>
          <w:marRight w:val="0"/>
          <w:marTop w:val="0"/>
          <w:marBottom w:val="0"/>
          <w:divBdr>
            <w:top w:val="none" w:sz="0" w:space="0" w:color="auto"/>
            <w:left w:val="none" w:sz="0" w:space="0" w:color="auto"/>
            <w:bottom w:val="none" w:sz="0" w:space="0" w:color="auto"/>
            <w:right w:val="none" w:sz="0" w:space="0" w:color="auto"/>
          </w:divBdr>
        </w:div>
        <w:div w:id="202446733">
          <w:marLeft w:val="480"/>
          <w:marRight w:val="0"/>
          <w:marTop w:val="0"/>
          <w:marBottom w:val="0"/>
          <w:divBdr>
            <w:top w:val="none" w:sz="0" w:space="0" w:color="auto"/>
            <w:left w:val="none" w:sz="0" w:space="0" w:color="auto"/>
            <w:bottom w:val="none" w:sz="0" w:space="0" w:color="auto"/>
            <w:right w:val="none" w:sz="0" w:space="0" w:color="auto"/>
          </w:divBdr>
        </w:div>
        <w:div w:id="148177642">
          <w:marLeft w:val="480"/>
          <w:marRight w:val="0"/>
          <w:marTop w:val="0"/>
          <w:marBottom w:val="0"/>
          <w:divBdr>
            <w:top w:val="none" w:sz="0" w:space="0" w:color="auto"/>
            <w:left w:val="none" w:sz="0" w:space="0" w:color="auto"/>
            <w:bottom w:val="none" w:sz="0" w:space="0" w:color="auto"/>
            <w:right w:val="none" w:sz="0" w:space="0" w:color="auto"/>
          </w:divBdr>
        </w:div>
        <w:div w:id="1355688325">
          <w:marLeft w:val="480"/>
          <w:marRight w:val="0"/>
          <w:marTop w:val="0"/>
          <w:marBottom w:val="0"/>
          <w:divBdr>
            <w:top w:val="none" w:sz="0" w:space="0" w:color="auto"/>
            <w:left w:val="none" w:sz="0" w:space="0" w:color="auto"/>
            <w:bottom w:val="none" w:sz="0" w:space="0" w:color="auto"/>
            <w:right w:val="none" w:sz="0" w:space="0" w:color="auto"/>
          </w:divBdr>
        </w:div>
        <w:div w:id="1742362629">
          <w:marLeft w:val="480"/>
          <w:marRight w:val="0"/>
          <w:marTop w:val="0"/>
          <w:marBottom w:val="0"/>
          <w:divBdr>
            <w:top w:val="none" w:sz="0" w:space="0" w:color="auto"/>
            <w:left w:val="none" w:sz="0" w:space="0" w:color="auto"/>
            <w:bottom w:val="none" w:sz="0" w:space="0" w:color="auto"/>
            <w:right w:val="none" w:sz="0" w:space="0" w:color="auto"/>
          </w:divBdr>
        </w:div>
        <w:div w:id="1199509636">
          <w:marLeft w:val="480"/>
          <w:marRight w:val="0"/>
          <w:marTop w:val="0"/>
          <w:marBottom w:val="0"/>
          <w:divBdr>
            <w:top w:val="none" w:sz="0" w:space="0" w:color="auto"/>
            <w:left w:val="none" w:sz="0" w:space="0" w:color="auto"/>
            <w:bottom w:val="none" w:sz="0" w:space="0" w:color="auto"/>
            <w:right w:val="none" w:sz="0" w:space="0" w:color="auto"/>
          </w:divBdr>
        </w:div>
      </w:divsChild>
    </w:div>
    <w:div w:id="943266934">
      <w:bodyDiv w:val="1"/>
      <w:marLeft w:val="0"/>
      <w:marRight w:val="0"/>
      <w:marTop w:val="0"/>
      <w:marBottom w:val="0"/>
      <w:divBdr>
        <w:top w:val="none" w:sz="0" w:space="0" w:color="auto"/>
        <w:left w:val="none" w:sz="0" w:space="0" w:color="auto"/>
        <w:bottom w:val="none" w:sz="0" w:space="0" w:color="auto"/>
        <w:right w:val="none" w:sz="0" w:space="0" w:color="auto"/>
      </w:divBdr>
    </w:div>
    <w:div w:id="950015319">
      <w:bodyDiv w:val="1"/>
      <w:marLeft w:val="0"/>
      <w:marRight w:val="0"/>
      <w:marTop w:val="0"/>
      <w:marBottom w:val="0"/>
      <w:divBdr>
        <w:top w:val="none" w:sz="0" w:space="0" w:color="auto"/>
        <w:left w:val="none" w:sz="0" w:space="0" w:color="auto"/>
        <w:bottom w:val="none" w:sz="0" w:space="0" w:color="auto"/>
        <w:right w:val="none" w:sz="0" w:space="0" w:color="auto"/>
      </w:divBdr>
      <w:divsChild>
        <w:div w:id="2005473815">
          <w:marLeft w:val="480"/>
          <w:marRight w:val="0"/>
          <w:marTop w:val="0"/>
          <w:marBottom w:val="0"/>
          <w:divBdr>
            <w:top w:val="none" w:sz="0" w:space="0" w:color="auto"/>
            <w:left w:val="none" w:sz="0" w:space="0" w:color="auto"/>
            <w:bottom w:val="none" w:sz="0" w:space="0" w:color="auto"/>
            <w:right w:val="none" w:sz="0" w:space="0" w:color="auto"/>
          </w:divBdr>
        </w:div>
        <w:div w:id="1754818787">
          <w:marLeft w:val="480"/>
          <w:marRight w:val="0"/>
          <w:marTop w:val="0"/>
          <w:marBottom w:val="0"/>
          <w:divBdr>
            <w:top w:val="none" w:sz="0" w:space="0" w:color="auto"/>
            <w:left w:val="none" w:sz="0" w:space="0" w:color="auto"/>
            <w:bottom w:val="none" w:sz="0" w:space="0" w:color="auto"/>
            <w:right w:val="none" w:sz="0" w:space="0" w:color="auto"/>
          </w:divBdr>
        </w:div>
        <w:div w:id="1806383777">
          <w:marLeft w:val="480"/>
          <w:marRight w:val="0"/>
          <w:marTop w:val="0"/>
          <w:marBottom w:val="0"/>
          <w:divBdr>
            <w:top w:val="none" w:sz="0" w:space="0" w:color="auto"/>
            <w:left w:val="none" w:sz="0" w:space="0" w:color="auto"/>
            <w:bottom w:val="none" w:sz="0" w:space="0" w:color="auto"/>
            <w:right w:val="none" w:sz="0" w:space="0" w:color="auto"/>
          </w:divBdr>
        </w:div>
        <w:div w:id="1088231067">
          <w:marLeft w:val="480"/>
          <w:marRight w:val="0"/>
          <w:marTop w:val="0"/>
          <w:marBottom w:val="0"/>
          <w:divBdr>
            <w:top w:val="none" w:sz="0" w:space="0" w:color="auto"/>
            <w:left w:val="none" w:sz="0" w:space="0" w:color="auto"/>
            <w:bottom w:val="none" w:sz="0" w:space="0" w:color="auto"/>
            <w:right w:val="none" w:sz="0" w:space="0" w:color="auto"/>
          </w:divBdr>
        </w:div>
        <w:div w:id="1495564064">
          <w:marLeft w:val="480"/>
          <w:marRight w:val="0"/>
          <w:marTop w:val="0"/>
          <w:marBottom w:val="0"/>
          <w:divBdr>
            <w:top w:val="none" w:sz="0" w:space="0" w:color="auto"/>
            <w:left w:val="none" w:sz="0" w:space="0" w:color="auto"/>
            <w:bottom w:val="none" w:sz="0" w:space="0" w:color="auto"/>
            <w:right w:val="none" w:sz="0" w:space="0" w:color="auto"/>
          </w:divBdr>
        </w:div>
        <w:div w:id="162553631">
          <w:marLeft w:val="480"/>
          <w:marRight w:val="0"/>
          <w:marTop w:val="0"/>
          <w:marBottom w:val="0"/>
          <w:divBdr>
            <w:top w:val="none" w:sz="0" w:space="0" w:color="auto"/>
            <w:left w:val="none" w:sz="0" w:space="0" w:color="auto"/>
            <w:bottom w:val="none" w:sz="0" w:space="0" w:color="auto"/>
            <w:right w:val="none" w:sz="0" w:space="0" w:color="auto"/>
          </w:divBdr>
        </w:div>
        <w:div w:id="1473213720">
          <w:marLeft w:val="480"/>
          <w:marRight w:val="0"/>
          <w:marTop w:val="0"/>
          <w:marBottom w:val="0"/>
          <w:divBdr>
            <w:top w:val="none" w:sz="0" w:space="0" w:color="auto"/>
            <w:left w:val="none" w:sz="0" w:space="0" w:color="auto"/>
            <w:bottom w:val="none" w:sz="0" w:space="0" w:color="auto"/>
            <w:right w:val="none" w:sz="0" w:space="0" w:color="auto"/>
          </w:divBdr>
        </w:div>
        <w:div w:id="1102802327">
          <w:marLeft w:val="480"/>
          <w:marRight w:val="0"/>
          <w:marTop w:val="0"/>
          <w:marBottom w:val="0"/>
          <w:divBdr>
            <w:top w:val="none" w:sz="0" w:space="0" w:color="auto"/>
            <w:left w:val="none" w:sz="0" w:space="0" w:color="auto"/>
            <w:bottom w:val="none" w:sz="0" w:space="0" w:color="auto"/>
            <w:right w:val="none" w:sz="0" w:space="0" w:color="auto"/>
          </w:divBdr>
        </w:div>
        <w:div w:id="1420296837">
          <w:marLeft w:val="480"/>
          <w:marRight w:val="0"/>
          <w:marTop w:val="0"/>
          <w:marBottom w:val="0"/>
          <w:divBdr>
            <w:top w:val="none" w:sz="0" w:space="0" w:color="auto"/>
            <w:left w:val="none" w:sz="0" w:space="0" w:color="auto"/>
            <w:bottom w:val="none" w:sz="0" w:space="0" w:color="auto"/>
            <w:right w:val="none" w:sz="0" w:space="0" w:color="auto"/>
          </w:divBdr>
        </w:div>
        <w:div w:id="971247792">
          <w:marLeft w:val="480"/>
          <w:marRight w:val="0"/>
          <w:marTop w:val="0"/>
          <w:marBottom w:val="0"/>
          <w:divBdr>
            <w:top w:val="none" w:sz="0" w:space="0" w:color="auto"/>
            <w:left w:val="none" w:sz="0" w:space="0" w:color="auto"/>
            <w:bottom w:val="none" w:sz="0" w:space="0" w:color="auto"/>
            <w:right w:val="none" w:sz="0" w:space="0" w:color="auto"/>
          </w:divBdr>
        </w:div>
      </w:divsChild>
    </w:div>
    <w:div w:id="950359852">
      <w:bodyDiv w:val="1"/>
      <w:marLeft w:val="0"/>
      <w:marRight w:val="0"/>
      <w:marTop w:val="0"/>
      <w:marBottom w:val="0"/>
      <w:divBdr>
        <w:top w:val="none" w:sz="0" w:space="0" w:color="auto"/>
        <w:left w:val="none" w:sz="0" w:space="0" w:color="auto"/>
        <w:bottom w:val="none" w:sz="0" w:space="0" w:color="auto"/>
        <w:right w:val="none" w:sz="0" w:space="0" w:color="auto"/>
      </w:divBdr>
      <w:divsChild>
        <w:div w:id="1427112174">
          <w:marLeft w:val="480"/>
          <w:marRight w:val="0"/>
          <w:marTop w:val="0"/>
          <w:marBottom w:val="0"/>
          <w:divBdr>
            <w:top w:val="none" w:sz="0" w:space="0" w:color="auto"/>
            <w:left w:val="none" w:sz="0" w:space="0" w:color="auto"/>
            <w:bottom w:val="none" w:sz="0" w:space="0" w:color="auto"/>
            <w:right w:val="none" w:sz="0" w:space="0" w:color="auto"/>
          </w:divBdr>
        </w:div>
        <w:div w:id="877427820">
          <w:marLeft w:val="480"/>
          <w:marRight w:val="0"/>
          <w:marTop w:val="0"/>
          <w:marBottom w:val="0"/>
          <w:divBdr>
            <w:top w:val="none" w:sz="0" w:space="0" w:color="auto"/>
            <w:left w:val="none" w:sz="0" w:space="0" w:color="auto"/>
            <w:bottom w:val="none" w:sz="0" w:space="0" w:color="auto"/>
            <w:right w:val="none" w:sz="0" w:space="0" w:color="auto"/>
          </w:divBdr>
        </w:div>
        <w:div w:id="1553884839">
          <w:marLeft w:val="480"/>
          <w:marRight w:val="0"/>
          <w:marTop w:val="0"/>
          <w:marBottom w:val="0"/>
          <w:divBdr>
            <w:top w:val="none" w:sz="0" w:space="0" w:color="auto"/>
            <w:left w:val="none" w:sz="0" w:space="0" w:color="auto"/>
            <w:bottom w:val="none" w:sz="0" w:space="0" w:color="auto"/>
            <w:right w:val="none" w:sz="0" w:space="0" w:color="auto"/>
          </w:divBdr>
        </w:div>
        <w:div w:id="690373079">
          <w:marLeft w:val="480"/>
          <w:marRight w:val="0"/>
          <w:marTop w:val="0"/>
          <w:marBottom w:val="0"/>
          <w:divBdr>
            <w:top w:val="none" w:sz="0" w:space="0" w:color="auto"/>
            <w:left w:val="none" w:sz="0" w:space="0" w:color="auto"/>
            <w:bottom w:val="none" w:sz="0" w:space="0" w:color="auto"/>
            <w:right w:val="none" w:sz="0" w:space="0" w:color="auto"/>
          </w:divBdr>
        </w:div>
        <w:div w:id="1651787129">
          <w:marLeft w:val="480"/>
          <w:marRight w:val="0"/>
          <w:marTop w:val="0"/>
          <w:marBottom w:val="0"/>
          <w:divBdr>
            <w:top w:val="none" w:sz="0" w:space="0" w:color="auto"/>
            <w:left w:val="none" w:sz="0" w:space="0" w:color="auto"/>
            <w:bottom w:val="none" w:sz="0" w:space="0" w:color="auto"/>
            <w:right w:val="none" w:sz="0" w:space="0" w:color="auto"/>
          </w:divBdr>
        </w:div>
        <w:div w:id="1113864547">
          <w:marLeft w:val="480"/>
          <w:marRight w:val="0"/>
          <w:marTop w:val="0"/>
          <w:marBottom w:val="0"/>
          <w:divBdr>
            <w:top w:val="none" w:sz="0" w:space="0" w:color="auto"/>
            <w:left w:val="none" w:sz="0" w:space="0" w:color="auto"/>
            <w:bottom w:val="none" w:sz="0" w:space="0" w:color="auto"/>
            <w:right w:val="none" w:sz="0" w:space="0" w:color="auto"/>
          </w:divBdr>
        </w:div>
        <w:div w:id="668605653">
          <w:marLeft w:val="480"/>
          <w:marRight w:val="0"/>
          <w:marTop w:val="0"/>
          <w:marBottom w:val="0"/>
          <w:divBdr>
            <w:top w:val="none" w:sz="0" w:space="0" w:color="auto"/>
            <w:left w:val="none" w:sz="0" w:space="0" w:color="auto"/>
            <w:bottom w:val="none" w:sz="0" w:space="0" w:color="auto"/>
            <w:right w:val="none" w:sz="0" w:space="0" w:color="auto"/>
          </w:divBdr>
        </w:div>
        <w:div w:id="401417790">
          <w:marLeft w:val="480"/>
          <w:marRight w:val="0"/>
          <w:marTop w:val="0"/>
          <w:marBottom w:val="0"/>
          <w:divBdr>
            <w:top w:val="none" w:sz="0" w:space="0" w:color="auto"/>
            <w:left w:val="none" w:sz="0" w:space="0" w:color="auto"/>
            <w:bottom w:val="none" w:sz="0" w:space="0" w:color="auto"/>
            <w:right w:val="none" w:sz="0" w:space="0" w:color="auto"/>
          </w:divBdr>
        </w:div>
      </w:divsChild>
    </w:div>
    <w:div w:id="975179972">
      <w:bodyDiv w:val="1"/>
      <w:marLeft w:val="0"/>
      <w:marRight w:val="0"/>
      <w:marTop w:val="0"/>
      <w:marBottom w:val="0"/>
      <w:divBdr>
        <w:top w:val="none" w:sz="0" w:space="0" w:color="auto"/>
        <w:left w:val="none" w:sz="0" w:space="0" w:color="auto"/>
        <w:bottom w:val="none" w:sz="0" w:space="0" w:color="auto"/>
        <w:right w:val="none" w:sz="0" w:space="0" w:color="auto"/>
      </w:divBdr>
    </w:div>
    <w:div w:id="988169771">
      <w:bodyDiv w:val="1"/>
      <w:marLeft w:val="0"/>
      <w:marRight w:val="0"/>
      <w:marTop w:val="0"/>
      <w:marBottom w:val="0"/>
      <w:divBdr>
        <w:top w:val="none" w:sz="0" w:space="0" w:color="auto"/>
        <w:left w:val="none" w:sz="0" w:space="0" w:color="auto"/>
        <w:bottom w:val="none" w:sz="0" w:space="0" w:color="auto"/>
        <w:right w:val="none" w:sz="0" w:space="0" w:color="auto"/>
      </w:divBdr>
      <w:divsChild>
        <w:div w:id="295259501">
          <w:marLeft w:val="480"/>
          <w:marRight w:val="0"/>
          <w:marTop w:val="0"/>
          <w:marBottom w:val="0"/>
          <w:divBdr>
            <w:top w:val="none" w:sz="0" w:space="0" w:color="auto"/>
            <w:left w:val="none" w:sz="0" w:space="0" w:color="auto"/>
            <w:bottom w:val="none" w:sz="0" w:space="0" w:color="auto"/>
            <w:right w:val="none" w:sz="0" w:space="0" w:color="auto"/>
          </w:divBdr>
        </w:div>
        <w:div w:id="1671954703">
          <w:marLeft w:val="480"/>
          <w:marRight w:val="0"/>
          <w:marTop w:val="0"/>
          <w:marBottom w:val="0"/>
          <w:divBdr>
            <w:top w:val="none" w:sz="0" w:space="0" w:color="auto"/>
            <w:left w:val="none" w:sz="0" w:space="0" w:color="auto"/>
            <w:bottom w:val="none" w:sz="0" w:space="0" w:color="auto"/>
            <w:right w:val="none" w:sz="0" w:space="0" w:color="auto"/>
          </w:divBdr>
        </w:div>
        <w:div w:id="494415104">
          <w:marLeft w:val="480"/>
          <w:marRight w:val="0"/>
          <w:marTop w:val="0"/>
          <w:marBottom w:val="0"/>
          <w:divBdr>
            <w:top w:val="none" w:sz="0" w:space="0" w:color="auto"/>
            <w:left w:val="none" w:sz="0" w:space="0" w:color="auto"/>
            <w:bottom w:val="none" w:sz="0" w:space="0" w:color="auto"/>
            <w:right w:val="none" w:sz="0" w:space="0" w:color="auto"/>
          </w:divBdr>
        </w:div>
        <w:div w:id="1814905799">
          <w:marLeft w:val="480"/>
          <w:marRight w:val="0"/>
          <w:marTop w:val="0"/>
          <w:marBottom w:val="0"/>
          <w:divBdr>
            <w:top w:val="none" w:sz="0" w:space="0" w:color="auto"/>
            <w:left w:val="none" w:sz="0" w:space="0" w:color="auto"/>
            <w:bottom w:val="none" w:sz="0" w:space="0" w:color="auto"/>
            <w:right w:val="none" w:sz="0" w:space="0" w:color="auto"/>
          </w:divBdr>
        </w:div>
        <w:div w:id="1111362506">
          <w:marLeft w:val="480"/>
          <w:marRight w:val="0"/>
          <w:marTop w:val="0"/>
          <w:marBottom w:val="0"/>
          <w:divBdr>
            <w:top w:val="none" w:sz="0" w:space="0" w:color="auto"/>
            <w:left w:val="none" w:sz="0" w:space="0" w:color="auto"/>
            <w:bottom w:val="none" w:sz="0" w:space="0" w:color="auto"/>
            <w:right w:val="none" w:sz="0" w:space="0" w:color="auto"/>
          </w:divBdr>
        </w:div>
        <w:div w:id="1413887819">
          <w:marLeft w:val="480"/>
          <w:marRight w:val="0"/>
          <w:marTop w:val="0"/>
          <w:marBottom w:val="0"/>
          <w:divBdr>
            <w:top w:val="none" w:sz="0" w:space="0" w:color="auto"/>
            <w:left w:val="none" w:sz="0" w:space="0" w:color="auto"/>
            <w:bottom w:val="none" w:sz="0" w:space="0" w:color="auto"/>
            <w:right w:val="none" w:sz="0" w:space="0" w:color="auto"/>
          </w:divBdr>
        </w:div>
        <w:div w:id="1284926797">
          <w:marLeft w:val="480"/>
          <w:marRight w:val="0"/>
          <w:marTop w:val="0"/>
          <w:marBottom w:val="0"/>
          <w:divBdr>
            <w:top w:val="none" w:sz="0" w:space="0" w:color="auto"/>
            <w:left w:val="none" w:sz="0" w:space="0" w:color="auto"/>
            <w:bottom w:val="none" w:sz="0" w:space="0" w:color="auto"/>
            <w:right w:val="none" w:sz="0" w:space="0" w:color="auto"/>
          </w:divBdr>
        </w:div>
        <w:div w:id="1159149336">
          <w:marLeft w:val="480"/>
          <w:marRight w:val="0"/>
          <w:marTop w:val="0"/>
          <w:marBottom w:val="0"/>
          <w:divBdr>
            <w:top w:val="none" w:sz="0" w:space="0" w:color="auto"/>
            <w:left w:val="none" w:sz="0" w:space="0" w:color="auto"/>
            <w:bottom w:val="none" w:sz="0" w:space="0" w:color="auto"/>
            <w:right w:val="none" w:sz="0" w:space="0" w:color="auto"/>
          </w:divBdr>
        </w:div>
        <w:div w:id="737630356">
          <w:marLeft w:val="480"/>
          <w:marRight w:val="0"/>
          <w:marTop w:val="0"/>
          <w:marBottom w:val="0"/>
          <w:divBdr>
            <w:top w:val="none" w:sz="0" w:space="0" w:color="auto"/>
            <w:left w:val="none" w:sz="0" w:space="0" w:color="auto"/>
            <w:bottom w:val="none" w:sz="0" w:space="0" w:color="auto"/>
            <w:right w:val="none" w:sz="0" w:space="0" w:color="auto"/>
          </w:divBdr>
        </w:div>
        <w:div w:id="1439331555">
          <w:marLeft w:val="480"/>
          <w:marRight w:val="0"/>
          <w:marTop w:val="0"/>
          <w:marBottom w:val="0"/>
          <w:divBdr>
            <w:top w:val="none" w:sz="0" w:space="0" w:color="auto"/>
            <w:left w:val="none" w:sz="0" w:space="0" w:color="auto"/>
            <w:bottom w:val="none" w:sz="0" w:space="0" w:color="auto"/>
            <w:right w:val="none" w:sz="0" w:space="0" w:color="auto"/>
          </w:divBdr>
        </w:div>
        <w:div w:id="1167482501">
          <w:marLeft w:val="480"/>
          <w:marRight w:val="0"/>
          <w:marTop w:val="0"/>
          <w:marBottom w:val="0"/>
          <w:divBdr>
            <w:top w:val="none" w:sz="0" w:space="0" w:color="auto"/>
            <w:left w:val="none" w:sz="0" w:space="0" w:color="auto"/>
            <w:bottom w:val="none" w:sz="0" w:space="0" w:color="auto"/>
            <w:right w:val="none" w:sz="0" w:space="0" w:color="auto"/>
          </w:divBdr>
        </w:div>
        <w:div w:id="1239905255">
          <w:marLeft w:val="480"/>
          <w:marRight w:val="0"/>
          <w:marTop w:val="0"/>
          <w:marBottom w:val="0"/>
          <w:divBdr>
            <w:top w:val="none" w:sz="0" w:space="0" w:color="auto"/>
            <w:left w:val="none" w:sz="0" w:space="0" w:color="auto"/>
            <w:bottom w:val="none" w:sz="0" w:space="0" w:color="auto"/>
            <w:right w:val="none" w:sz="0" w:space="0" w:color="auto"/>
          </w:divBdr>
        </w:div>
        <w:div w:id="401760012">
          <w:marLeft w:val="480"/>
          <w:marRight w:val="0"/>
          <w:marTop w:val="0"/>
          <w:marBottom w:val="0"/>
          <w:divBdr>
            <w:top w:val="none" w:sz="0" w:space="0" w:color="auto"/>
            <w:left w:val="none" w:sz="0" w:space="0" w:color="auto"/>
            <w:bottom w:val="none" w:sz="0" w:space="0" w:color="auto"/>
            <w:right w:val="none" w:sz="0" w:space="0" w:color="auto"/>
          </w:divBdr>
        </w:div>
        <w:div w:id="62682460">
          <w:marLeft w:val="480"/>
          <w:marRight w:val="0"/>
          <w:marTop w:val="0"/>
          <w:marBottom w:val="0"/>
          <w:divBdr>
            <w:top w:val="none" w:sz="0" w:space="0" w:color="auto"/>
            <w:left w:val="none" w:sz="0" w:space="0" w:color="auto"/>
            <w:bottom w:val="none" w:sz="0" w:space="0" w:color="auto"/>
            <w:right w:val="none" w:sz="0" w:space="0" w:color="auto"/>
          </w:divBdr>
        </w:div>
        <w:div w:id="2072343334">
          <w:marLeft w:val="480"/>
          <w:marRight w:val="0"/>
          <w:marTop w:val="0"/>
          <w:marBottom w:val="0"/>
          <w:divBdr>
            <w:top w:val="none" w:sz="0" w:space="0" w:color="auto"/>
            <w:left w:val="none" w:sz="0" w:space="0" w:color="auto"/>
            <w:bottom w:val="none" w:sz="0" w:space="0" w:color="auto"/>
            <w:right w:val="none" w:sz="0" w:space="0" w:color="auto"/>
          </w:divBdr>
        </w:div>
        <w:div w:id="864442795">
          <w:marLeft w:val="480"/>
          <w:marRight w:val="0"/>
          <w:marTop w:val="0"/>
          <w:marBottom w:val="0"/>
          <w:divBdr>
            <w:top w:val="none" w:sz="0" w:space="0" w:color="auto"/>
            <w:left w:val="none" w:sz="0" w:space="0" w:color="auto"/>
            <w:bottom w:val="none" w:sz="0" w:space="0" w:color="auto"/>
            <w:right w:val="none" w:sz="0" w:space="0" w:color="auto"/>
          </w:divBdr>
        </w:div>
        <w:div w:id="526917376">
          <w:marLeft w:val="480"/>
          <w:marRight w:val="0"/>
          <w:marTop w:val="0"/>
          <w:marBottom w:val="0"/>
          <w:divBdr>
            <w:top w:val="none" w:sz="0" w:space="0" w:color="auto"/>
            <w:left w:val="none" w:sz="0" w:space="0" w:color="auto"/>
            <w:bottom w:val="none" w:sz="0" w:space="0" w:color="auto"/>
            <w:right w:val="none" w:sz="0" w:space="0" w:color="auto"/>
          </w:divBdr>
        </w:div>
        <w:div w:id="1200777629">
          <w:marLeft w:val="480"/>
          <w:marRight w:val="0"/>
          <w:marTop w:val="0"/>
          <w:marBottom w:val="0"/>
          <w:divBdr>
            <w:top w:val="none" w:sz="0" w:space="0" w:color="auto"/>
            <w:left w:val="none" w:sz="0" w:space="0" w:color="auto"/>
            <w:bottom w:val="none" w:sz="0" w:space="0" w:color="auto"/>
            <w:right w:val="none" w:sz="0" w:space="0" w:color="auto"/>
          </w:divBdr>
        </w:div>
        <w:div w:id="1216818221">
          <w:marLeft w:val="480"/>
          <w:marRight w:val="0"/>
          <w:marTop w:val="0"/>
          <w:marBottom w:val="0"/>
          <w:divBdr>
            <w:top w:val="none" w:sz="0" w:space="0" w:color="auto"/>
            <w:left w:val="none" w:sz="0" w:space="0" w:color="auto"/>
            <w:bottom w:val="none" w:sz="0" w:space="0" w:color="auto"/>
            <w:right w:val="none" w:sz="0" w:space="0" w:color="auto"/>
          </w:divBdr>
        </w:div>
        <w:div w:id="1607928073">
          <w:marLeft w:val="480"/>
          <w:marRight w:val="0"/>
          <w:marTop w:val="0"/>
          <w:marBottom w:val="0"/>
          <w:divBdr>
            <w:top w:val="none" w:sz="0" w:space="0" w:color="auto"/>
            <w:left w:val="none" w:sz="0" w:space="0" w:color="auto"/>
            <w:bottom w:val="none" w:sz="0" w:space="0" w:color="auto"/>
            <w:right w:val="none" w:sz="0" w:space="0" w:color="auto"/>
          </w:divBdr>
        </w:div>
        <w:div w:id="391078401">
          <w:marLeft w:val="480"/>
          <w:marRight w:val="0"/>
          <w:marTop w:val="0"/>
          <w:marBottom w:val="0"/>
          <w:divBdr>
            <w:top w:val="none" w:sz="0" w:space="0" w:color="auto"/>
            <w:left w:val="none" w:sz="0" w:space="0" w:color="auto"/>
            <w:bottom w:val="none" w:sz="0" w:space="0" w:color="auto"/>
            <w:right w:val="none" w:sz="0" w:space="0" w:color="auto"/>
          </w:divBdr>
        </w:div>
        <w:div w:id="1548302370">
          <w:marLeft w:val="480"/>
          <w:marRight w:val="0"/>
          <w:marTop w:val="0"/>
          <w:marBottom w:val="0"/>
          <w:divBdr>
            <w:top w:val="none" w:sz="0" w:space="0" w:color="auto"/>
            <w:left w:val="none" w:sz="0" w:space="0" w:color="auto"/>
            <w:bottom w:val="none" w:sz="0" w:space="0" w:color="auto"/>
            <w:right w:val="none" w:sz="0" w:space="0" w:color="auto"/>
          </w:divBdr>
        </w:div>
        <w:div w:id="2136756354">
          <w:marLeft w:val="480"/>
          <w:marRight w:val="0"/>
          <w:marTop w:val="0"/>
          <w:marBottom w:val="0"/>
          <w:divBdr>
            <w:top w:val="none" w:sz="0" w:space="0" w:color="auto"/>
            <w:left w:val="none" w:sz="0" w:space="0" w:color="auto"/>
            <w:bottom w:val="none" w:sz="0" w:space="0" w:color="auto"/>
            <w:right w:val="none" w:sz="0" w:space="0" w:color="auto"/>
          </w:divBdr>
        </w:div>
        <w:div w:id="767969753">
          <w:marLeft w:val="480"/>
          <w:marRight w:val="0"/>
          <w:marTop w:val="0"/>
          <w:marBottom w:val="0"/>
          <w:divBdr>
            <w:top w:val="none" w:sz="0" w:space="0" w:color="auto"/>
            <w:left w:val="none" w:sz="0" w:space="0" w:color="auto"/>
            <w:bottom w:val="none" w:sz="0" w:space="0" w:color="auto"/>
            <w:right w:val="none" w:sz="0" w:space="0" w:color="auto"/>
          </w:divBdr>
        </w:div>
        <w:div w:id="486361330">
          <w:marLeft w:val="480"/>
          <w:marRight w:val="0"/>
          <w:marTop w:val="0"/>
          <w:marBottom w:val="0"/>
          <w:divBdr>
            <w:top w:val="none" w:sz="0" w:space="0" w:color="auto"/>
            <w:left w:val="none" w:sz="0" w:space="0" w:color="auto"/>
            <w:bottom w:val="none" w:sz="0" w:space="0" w:color="auto"/>
            <w:right w:val="none" w:sz="0" w:space="0" w:color="auto"/>
          </w:divBdr>
        </w:div>
        <w:div w:id="2116509814">
          <w:marLeft w:val="480"/>
          <w:marRight w:val="0"/>
          <w:marTop w:val="0"/>
          <w:marBottom w:val="0"/>
          <w:divBdr>
            <w:top w:val="none" w:sz="0" w:space="0" w:color="auto"/>
            <w:left w:val="none" w:sz="0" w:space="0" w:color="auto"/>
            <w:bottom w:val="none" w:sz="0" w:space="0" w:color="auto"/>
            <w:right w:val="none" w:sz="0" w:space="0" w:color="auto"/>
          </w:divBdr>
        </w:div>
      </w:divsChild>
    </w:div>
    <w:div w:id="999970075">
      <w:bodyDiv w:val="1"/>
      <w:marLeft w:val="0"/>
      <w:marRight w:val="0"/>
      <w:marTop w:val="0"/>
      <w:marBottom w:val="0"/>
      <w:divBdr>
        <w:top w:val="none" w:sz="0" w:space="0" w:color="auto"/>
        <w:left w:val="none" w:sz="0" w:space="0" w:color="auto"/>
        <w:bottom w:val="none" w:sz="0" w:space="0" w:color="auto"/>
        <w:right w:val="none" w:sz="0" w:space="0" w:color="auto"/>
      </w:divBdr>
      <w:divsChild>
        <w:div w:id="1308435182">
          <w:marLeft w:val="480"/>
          <w:marRight w:val="0"/>
          <w:marTop w:val="0"/>
          <w:marBottom w:val="0"/>
          <w:divBdr>
            <w:top w:val="none" w:sz="0" w:space="0" w:color="auto"/>
            <w:left w:val="none" w:sz="0" w:space="0" w:color="auto"/>
            <w:bottom w:val="none" w:sz="0" w:space="0" w:color="auto"/>
            <w:right w:val="none" w:sz="0" w:space="0" w:color="auto"/>
          </w:divBdr>
        </w:div>
        <w:div w:id="263996430">
          <w:marLeft w:val="480"/>
          <w:marRight w:val="0"/>
          <w:marTop w:val="0"/>
          <w:marBottom w:val="0"/>
          <w:divBdr>
            <w:top w:val="none" w:sz="0" w:space="0" w:color="auto"/>
            <w:left w:val="none" w:sz="0" w:space="0" w:color="auto"/>
            <w:bottom w:val="none" w:sz="0" w:space="0" w:color="auto"/>
            <w:right w:val="none" w:sz="0" w:space="0" w:color="auto"/>
          </w:divBdr>
        </w:div>
        <w:div w:id="1648124914">
          <w:marLeft w:val="480"/>
          <w:marRight w:val="0"/>
          <w:marTop w:val="0"/>
          <w:marBottom w:val="0"/>
          <w:divBdr>
            <w:top w:val="none" w:sz="0" w:space="0" w:color="auto"/>
            <w:left w:val="none" w:sz="0" w:space="0" w:color="auto"/>
            <w:bottom w:val="none" w:sz="0" w:space="0" w:color="auto"/>
            <w:right w:val="none" w:sz="0" w:space="0" w:color="auto"/>
          </w:divBdr>
        </w:div>
        <w:div w:id="1769034649">
          <w:marLeft w:val="480"/>
          <w:marRight w:val="0"/>
          <w:marTop w:val="0"/>
          <w:marBottom w:val="0"/>
          <w:divBdr>
            <w:top w:val="none" w:sz="0" w:space="0" w:color="auto"/>
            <w:left w:val="none" w:sz="0" w:space="0" w:color="auto"/>
            <w:bottom w:val="none" w:sz="0" w:space="0" w:color="auto"/>
            <w:right w:val="none" w:sz="0" w:space="0" w:color="auto"/>
          </w:divBdr>
        </w:div>
        <w:div w:id="820536737">
          <w:marLeft w:val="480"/>
          <w:marRight w:val="0"/>
          <w:marTop w:val="0"/>
          <w:marBottom w:val="0"/>
          <w:divBdr>
            <w:top w:val="none" w:sz="0" w:space="0" w:color="auto"/>
            <w:left w:val="none" w:sz="0" w:space="0" w:color="auto"/>
            <w:bottom w:val="none" w:sz="0" w:space="0" w:color="auto"/>
            <w:right w:val="none" w:sz="0" w:space="0" w:color="auto"/>
          </w:divBdr>
        </w:div>
        <w:div w:id="34042241">
          <w:marLeft w:val="480"/>
          <w:marRight w:val="0"/>
          <w:marTop w:val="0"/>
          <w:marBottom w:val="0"/>
          <w:divBdr>
            <w:top w:val="none" w:sz="0" w:space="0" w:color="auto"/>
            <w:left w:val="none" w:sz="0" w:space="0" w:color="auto"/>
            <w:bottom w:val="none" w:sz="0" w:space="0" w:color="auto"/>
            <w:right w:val="none" w:sz="0" w:space="0" w:color="auto"/>
          </w:divBdr>
        </w:div>
        <w:div w:id="316157831">
          <w:marLeft w:val="480"/>
          <w:marRight w:val="0"/>
          <w:marTop w:val="0"/>
          <w:marBottom w:val="0"/>
          <w:divBdr>
            <w:top w:val="none" w:sz="0" w:space="0" w:color="auto"/>
            <w:left w:val="none" w:sz="0" w:space="0" w:color="auto"/>
            <w:bottom w:val="none" w:sz="0" w:space="0" w:color="auto"/>
            <w:right w:val="none" w:sz="0" w:space="0" w:color="auto"/>
          </w:divBdr>
        </w:div>
        <w:div w:id="1834176193">
          <w:marLeft w:val="480"/>
          <w:marRight w:val="0"/>
          <w:marTop w:val="0"/>
          <w:marBottom w:val="0"/>
          <w:divBdr>
            <w:top w:val="none" w:sz="0" w:space="0" w:color="auto"/>
            <w:left w:val="none" w:sz="0" w:space="0" w:color="auto"/>
            <w:bottom w:val="none" w:sz="0" w:space="0" w:color="auto"/>
            <w:right w:val="none" w:sz="0" w:space="0" w:color="auto"/>
          </w:divBdr>
        </w:div>
        <w:div w:id="1447504176">
          <w:marLeft w:val="480"/>
          <w:marRight w:val="0"/>
          <w:marTop w:val="0"/>
          <w:marBottom w:val="0"/>
          <w:divBdr>
            <w:top w:val="none" w:sz="0" w:space="0" w:color="auto"/>
            <w:left w:val="none" w:sz="0" w:space="0" w:color="auto"/>
            <w:bottom w:val="none" w:sz="0" w:space="0" w:color="auto"/>
            <w:right w:val="none" w:sz="0" w:space="0" w:color="auto"/>
          </w:divBdr>
        </w:div>
        <w:div w:id="539125592">
          <w:marLeft w:val="480"/>
          <w:marRight w:val="0"/>
          <w:marTop w:val="0"/>
          <w:marBottom w:val="0"/>
          <w:divBdr>
            <w:top w:val="none" w:sz="0" w:space="0" w:color="auto"/>
            <w:left w:val="none" w:sz="0" w:space="0" w:color="auto"/>
            <w:bottom w:val="none" w:sz="0" w:space="0" w:color="auto"/>
            <w:right w:val="none" w:sz="0" w:space="0" w:color="auto"/>
          </w:divBdr>
        </w:div>
        <w:div w:id="946735319">
          <w:marLeft w:val="480"/>
          <w:marRight w:val="0"/>
          <w:marTop w:val="0"/>
          <w:marBottom w:val="0"/>
          <w:divBdr>
            <w:top w:val="none" w:sz="0" w:space="0" w:color="auto"/>
            <w:left w:val="none" w:sz="0" w:space="0" w:color="auto"/>
            <w:bottom w:val="none" w:sz="0" w:space="0" w:color="auto"/>
            <w:right w:val="none" w:sz="0" w:space="0" w:color="auto"/>
          </w:divBdr>
        </w:div>
      </w:divsChild>
    </w:div>
    <w:div w:id="1007093899">
      <w:bodyDiv w:val="1"/>
      <w:marLeft w:val="0"/>
      <w:marRight w:val="0"/>
      <w:marTop w:val="0"/>
      <w:marBottom w:val="0"/>
      <w:divBdr>
        <w:top w:val="none" w:sz="0" w:space="0" w:color="auto"/>
        <w:left w:val="none" w:sz="0" w:space="0" w:color="auto"/>
        <w:bottom w:val="none" w:sz="0" w:space="0" w:color="auto"/>
        <w:right w:val="none" w:sz="0" w:space="0" w:color="auto"/>
      </w:divBdr>
      <w:divsChild>
        <w:div w:id="255403854">
          <w:marLeft w:val="480"/>
          <w:marRight w:val="0"/>
          <w:marTop w:val="0"/>
          <w:marBottom w:val="0"/>
          <w:divBdr>
            <w:top w:val="none" w:sz="0" w:space="0" w:color="auto"/>
            <w:left w:val="none" w:sz="0" w:space="0" w:color="auto"/>
            <w:bottom w:val="none" w:sz="0" w:space="0" w:color="auto"/>
            <w:right w:val="none" w:sz="0" w:space="0" w:color="auto"/>
          </w:divBdr>
        </w:div>
        <w:div w:id="1835028959">
          <w:marLeft w:val="480"/>
          <w:marRight w:val="0"/>
          <w:marTop w:val="0"/>
          <w:marBottom w:val="0"/>
          <w:divBdr>
            <w:top w:val="none" w:sz="0" w:space="0" w:color="auto"/>
            <w:left w:val="none" w:sz="0" w:space="0" w:color="auto"/>
            <w:bottom w:val="none" w:sz="0" w:space="0" w:color="auto"/>
            <w:right w:val="none" w:sz="0" w:space="0" w:color="auto"/>
          </w:divBdr>
        </w:div>
        <w:div w:id="1983189919">
          <w:marLeft w:val="480"/>
          <w:marRight w:val="0"/>
          <w:marTop w:val="0"/>
          <w:marBottom w:val="0"/>
          <w:divBdr>
            <w:top w:val="none" w:sz="0" w:space="0" w:color="auto"/>
            <w:left w:val="none" w:sz="0" w:space="0" w:color="auto"/>
            <w:bottom w:val="none" w:sz="0" w:space="0" w:color="auto"/>
            <w:right w:val="none" w:sz="0" w:space="0" w:color="auto"/>
          </w:divBdr>
        </w:div>
      </w:divsChild>
    </w:div>
    <w:div w:id="1042294123">
      <w:bodyDiv w:val="1"/>
      <w:marLeft w:val="0"/>
      <w:marRight w:val="0"/>
      <w:marTop w:val="0"/>
      <w:marBottom w:val="0"/>
      <w:divBdr>
        <w:top w:val="none" w:sz="0" w:space="0" w:color="auto"/>
        <w:left w:val="none" w:sz="0" w:space="0" w:color="auto"/>
        <w:bottom w:val="none" w:sz="0" w:space="0" w:color="auto"/>
        <w:right w:val="none" w:sz="0" w:space="0" w:color="auto"/>
      </w:divBdr>
      <w:divsChild>
        <w:div w:id="1844733562">
          <w:marLeft w:val="480"/>
          <w:marRight w:val="0"/>
          <w:marTop w:val="0"/>
          <w:marBottom w:val="0"/>
          <w:divBdr>
            <w:top w:val="none" w:sz="0" w:space="0" w:color="auto"/>
            <w:left w:val="none" w:sz="0" w:space="0" w:color="auto"/>
            <w:bottom w:val="none" w:sz="0" w:space="0" w:color="auto"/>
            <w:right w:val="none" w:sz="0" w:space="0" w:color="auto"/>
          </w:divBdr>
        </w:div>
        <w:div w:id="113641678">
          <w:marLeft w:val="480"/>
          <w:marRight w:val="0"/>
          <w:marTop w:val="0"/>
          <w:marBottom w:val="0"/>
          <w:divBdr>
            <w:top w:val="none" w:sz="0" w:space="0" w:color="auto"/>
            <w:left w:val="none" w:sz="0" w:space="0" w:color="auto"/>
            <w:bottom w:val="none" w:sz="0" w:space="0" w:color="auto"/>
            <w:right w:val="none" w:sz="0" w:space="0" w:color="auto"/>
          </w:divBdr>
        </w:div>
        <w:div w:id="1315720660">
          <w:marLeft w:val="480"/>
          <w:marRight w:val="0"/>
          <w:marTop w:val="0"/>
          <w:marBottom w:val="0"/>
          <w:divBdr>
            <w:top w:val="none" w:sz="0" w:space="0" w:color="auto"/>
            <w:left w:val="none" w:sz="0" w:space="0" w:color="auto"/>
            <w:bottom w:val="none" w:sz="0" w:space="0" w:color="auto"/>
            <w:right w:val="none" w:sz="0" w:space="0" w:color="auto"/>
          </w:divBdr>
        </w:div>
        <w:div w:id="1782841587">
          <w:marLeft w:val="480"/>
          <w:marRight w:val="0"/>
          <w:marTop w:val="0"/>
          <w:marBottom w:val="0"/>
          <w:divBdr>
            <w:top w:val="none" w:sz="0" w:space="0" w:color="auto"/>
            <w:left w:val="none" w:sz="0" w:space="0" w:color="auto"/>
            <w:bottom w:val="none" w:sz="0" w:space="0" w:color="auto"/>
            <w:right w:val="none" w:sz="0" w:space="0" w:color="auto"/>
          </w:divBdr>
        </w:div>
        <w:div w:id="2077319146">
          <w:marLeft w:val="480"/>
          <w:marRight w:val="0"/>
          <w:marTop w:val="0"/>
          <w:marBottom w:val="0"/>
          <w:divBdr>
            <w:top w:val="none" w:sz="0" w:space="0" w:color="auto"/>
            <w:left w:val="none" w:sz="0" w:space="0" w:color="auto"/>
            <w:bottom w:val="none" w:sz="0" w:space="0" w:color="auto"/>
            <w:right w:val="none" w:sz="0" w:space="0" w:color="auto"/>
          </w:divBdr>
        </w:div>
        <w:div w:id="856970438">
          <w:marLeft w:val="480"/>
          <w:marRight w:val="0"/>
          <w:marTop w:val="0"/>
          <w:marBottom w:val="0"/>
          <w:divBdr>
            <w:top w:val="none" w:sz="0" w:space="0" w:color="auto"/>
            <w:left w:val="none" w:sz="0" w:space="0" w:color="auto"/>
            <w:bottom w:val="none" w:sz="0" w:space="0" w:color="auto"/>
            <w:right w:val="none" w:sz="0" w:space="0" w:color="auto"/>
          </w:divBdr>
        </w:div>
        <w:div w:id="1578782811">
          <w:marLeft w:val="480"/>
          <w:marRight w:val="0"/>
          <w:marTop w:val="0"/>
          <w:marBottom w:val="0"/>
          <w:divBdr>
            <w:top w:val="none" w:sz="0" w:space="0" w:color="auto"/>
            <w:left w:val="none" w:sz="0" w:space="0" w:color="auto"/>
            <w:bottom w:val="none" w:sz="0" w:space="0" w:color="auto"/>
            <w:right w:val="none" w:sz="0" w:space="0" w:color="auto"/>
          </w:divBdr>
        </w:div>
        <w:div w:id="1299148801">
          <w:marLeft w:val="480"/>
          <w:marRight w:val="0"/>
          <w:marTop w:val="0"/>
          <w:marBottom w:val="0"/>
          <w:divBdr>
            <w:top w:val="none" w:sz="0" w:space="0" w:color="auto"/>
            <w:left w:val="none" w:sz="0" w:space="0" w:color="auto"/>
            <w:bottom w:val="none" w:sz="0" w:space="0" w:color="auto"/>
            <w:right w:val="none" w:sz="0" w:space="0" w:color="auto"/>
          </w:divBdr>
        </w:div>
        <w:div w:id="2139031843">
          <w:marLeft w:val="480"/>
          <w:marRight w:val="0"/>
          <w:marTop w:val="0"/>
          <w:marBottom w:val="0"/>
          <w:divBdr>
            <w:top w:val="none" w:sz="0" w:space="0" w:color="auto"/>
            <w:left w:val="none" w:sz="0" w:space="0" w:color="auto"/>
            <w:bottom w:val="none" w:sz="0" w:space="0" w:color="auto"/>
            <w:right w:val="none" w:sz="0" w:space="0" w:color="auto"/>
          </w:divBdr>
        </w:div>
        <w:div w:id="444008346">
          <w:marLeft w:val="480"/>
          <w:marRight w:val="0"/>
          <w:marTop w:val="0"/>
          <w:marBottom w:val="0"/>
          <w:divBdr>
            <w:top w:val="none" w:sz="0" w:space="0" w:color="auto"/>
            <w:left w:val="none" w:sz="0" w:space="0" w:color="auto"/>
            <w:bottom w:val="none" w:sz="0" w:space="0" w:color="auto"/>
            <w:right w:val="none" w:sz="0" w:space="0" w:color="auto"/>
          </w:divBdr>
        </w:div>
        <w:div w:id="815072671">
          <w:marLeft w:val="480"/>
          <w:marRight w:val="0"/>
          <w:marTop w:val="0"/>
          <w:marBottom w:val="0"/>
          <w:divBdr>
            <w:top w:val="none" w:sz="0" w:space="0" w:color="auto"/>
            <w:left w:val="none" w:sz="0" w:space="0" w:color="auto"/>
            <w:bottom w:val="none" w:sz="0" w:space="0" w:color="auto"/>
            <w:right w:val="none" w:sz="0" w:space="0" w:color="auto"/>
          </w:divBdr>
        </w:div>
        <w:div w:id="930284900">
          <w:marLeft w:val="480"/>
          <w:marRight w:val="0"/>
          <w:marTop w:val="0"/>
          <w:marBottom w:val="0"/>
          <w:divBdr>
            <w:top w:val="none" w:sz="0" w:space="0" w:color="auto"/>
            <w:left w:val="none" w:sz="0" w:space="0" w:color="auto"/>
            <w:bottom w:val="none" w:sz="0" w:space="0" w:color="auto"/>
            <w:right w:val="none" w:sz="0" w:space="0" w:color="auto"/>
          </w:divBdr>
        </w:div>
        <w:div w:id="1525250334">
          <w:marLeft w:val="480"/>
          <w:marRight w:val="0"/>
          <w:marTop w:val="0"/>
          <w:marBottom w:val="0"/>
          <w:divBdr>
            <w:top w:val="none" w:sz="0" w:space="0" w:color="auto"/>
            <w:left w:val="none" w:sz="0" w:space="0" w:color="auto"/>
            <w:bottom w:val="none" w:sz="0" w:space="0" w:color="auto"/>
            <w:right w:val="none" w:sz="0" w:space="0" w:color="auto"/>
          </w:divBdr>
        </w:div>
        <w:div w:id="669913810">
          <w:marLeft w:val="480"/>
          <w:marRight w:val="0"/>
          <w:marTop w:val="0"/>
          <w:marBottom w:val="0"/>
          <w:divBdr>
            <w:top w:val="none" w:sz="0" w:space="0" w:color="auto"/>
            <w:left w:val="none" w:sz="0" w:space="0" w:color="auto"/>
            <w:bottom w:val="none" w:sz="0" w:space="0" w:color="auto"/>
            <w:right w:val="none" w:sz="0" w:space="0" w:color="auto"/>
          </w:divBdr>
        </w:div>
        <w:div w:id="382559315">
          <w:marLeft w:val="480"/>
          <w:marRight w:val="0"/>
          <w:marTop w:val="0"/>
          <w:marBottom w:val="0"/>
          <w:divBdr>
            <w:top w:val="none" w:sz="0" w:space="0" w:color="auto"/>
            <w:left w:val="none" w:sz="0" w:space="0" w:color="auto"/>
            <w:bottom w:val="none" w:sz="0" w:space="0" w:color="auto"/>
            <w:right w:val="none" w:sz="0" w:space="0" w:color="auto"/>
          </w:divBdr>
        </w:div>
        <w:div w:id="2052849750">
          <w:marLeft w:val="480"/>
          <w:marRight w:val="0"/>
          <w:marTop w:val="0"/>
          <w:marBottom w:val="0"/>
          <w:divBdr>
            <w:top w:val="none" w:sz="0" w:space="0" w:color="auto"/>
            <w:left w:val="none" w:sz="0" w:space="0" w:color="auto"/>
            <w:bottom w:val="none" w:sz="0" w:space="0" w:color="auto"/>
            <w:right w:val="none" w:sz="0" w:space="0" w:color="auto"/>
          </w:divBdr>
        </w:div>
        <w:div w:id="1826161731">
          <w:marLeft w:val="480"/>
          <w:marRight w:val="0"/>
          <w:marTop w:val="0"/>
          <w:marBottom w:val="0"/>
          <w:divBdr>
            <w:top w:val="none" w:sz="0" w:space="0" w:color="auto"/>
            <w:left w:val="none" w:sz="0" w:space="0" w:color="auto"/>
            <w:bottom w:val="none" w:sz="0" w:space="0" w:color="auto"/>
            <w:right w:val="none" w:sz="0" w:space="0" w:color="auto"/>
          </w:divBdr>
        </w:div>
        <w:div w:id="1988627036">
          <w:marLeft w:val="480"/>
          <w:marRight w:val="0"/>
          <w:marTop w:val="0"/>
          <w:marBottom w:val="0"/>
          <w:divBdr>
            <w:top w:val="none" w:sz="0" w:space="0" w:color="auto"/>
            <w:left w:val="none" w:sz="0" w:space="0" w:color="auto"/>
            <w:bottom w:val="none" w:sz="0" w:space="0" w:color="auto"/>
            <w:right w:val="none" w:sz="0" w:space="0" w:color="auto"/>
          </w:divBdr>
        </w:div>
        <w:div w:id="102111700">
          <w:marLeft w:val="480"/>
          <w:marRight w:val="0"/>
          <w:marTop w:val="0"/>
          <w:marBottom w:val="0"/>
          <w:divBdr>
            <w:top w:val="none" w:sz="0" w:space="0" w:color="auto"/>
            <w:left w:val="none" w:sz="0" w:space="0" w:color="auto"/>
            <w:bottom w:val="none" w:sz="0" w:space="0" w:color="auto"/>
            <w:right w:val="none" w:sz="0" w:space="0" w:color="auto"/>
          </w:divBdr>
        </w:div>
        <w:div w:id="1816683986">
          <w:marLeft w:val="480"/>
          <w:marRight w:val="0"/>
          <w:marTop w:val="0"/>
          <w:marBottom w:val="0"/>
          <w:divBdr>
            <w:top w:val="none" w:sz="0" w:space="0" w:color="auto"/>
            <w:left w:val="none" w:sz="0" w:space="0" w:color="auto"/>
            <w:bottom w:val="none" w:sz="0" w:space="0" w:color="auto"/>
            <w:right w:val="none" w:sz="0" w:space="0" w:color="auto"/>
          </w:divBdr>
        </w:div>
        <w:div w:id="1493568981">
          <w:marLeft w:val="480"/>
          <w:marRight w:val="0"/>
          <w:marTop w:val="0"/>
          <w:marBottom w:val="0"/>
          <w:divBdr>
            <w:top w:val="none" w:sz="0" w:space="0" w:color="auto"/>
            <w:left w:val="none" w:sz="0" w:space="0" w:color="auto"/>
            <w:bottom w:val="none" w:sz="0" w:space="0" w:color="auto"/>
            <w:right w:val="none" w:sz="0" w:space="0" w:color="auto"/>
          </w:divBdr>
        </w:div>
      </w:divsChild>
    </w:div>
    <w:div w:id="1058170696">
      <w:bodyDiv w:val="1"/>
      <w:marLeft w:val="0"/>
      <w:marRight w:val="0"/>
      <w:marTop w:val="0"/>
      <w:marBottom w:val="0"/>
      <w:divBdr>
        <w:top w:val="none" w:sz="0" w:space="0" w:color="auto"/>
        <w:left w:val="none" w:sz="0" w:space="0" w:color="auto"/>
        <w:bottom w:val="none" w:sz="0" w:space="0" w:color="auto"/>
        <w:right w:val="none" w:sz="0" w:space="0" w:color="auto"/>
      </w:divBdr>
    </w:div>
    <w:div w:id="1073164894">
      <w:bodyDiv w:val="1"/>
      <w:marLeft w:val="0"/>
      <w:marRight w:val="0"/>
      <w:marTop w:val="0"/>
      <w:marBottom w:val="0"/>
      <w:divBdr>
        <w:top w:val="none" w:sz="0" w:space="0" w:color="auto"/>
        <w:left w:val="none" w:sz="0" w:space="0" w:color="auto"/>
        <w:bottom w:val="none" w:sz="0" w:space="0" w:color="auto"/>
        <w:right w:val="none" w:sz="0" w:space="0" w:color="auto"/>
      </w:divBdr>
      <w:divsChild>
        <w:div w:id="597718060">
          <w:marLeft w:val="480"/>
          <w:marRight w:val="0"/>
          <w:marTop w:val="0"/>
          <w:marBottom w:val="0"/>
          <w:divBdr>
            <w:top w:val="none" w:sz="0" w:space="0" w:color="auto"/>
            <w:left w:val="none" w:sz="0" w:space="0" w:color="auto"/>
            <w:bottom w:val="none" w:sz="0" w:space="0" w:color="auto"/>
            <w:right w:val="none" w:sz="0" w:space="0" w:color="auto"/>
          </w:divBdr>
        </w:div>
        <w:div w:id="1413548201">
          <w:marLeft w:val="480"/>
          <w:marRight w:val="0"/>
          <w:marTop w:val="0"/>
          <w:marBottom w:val="0"/>
          <w:divBdr>
            <w:top w:val="none" w:sz="0" w:space="0" w:color="auto"/>
            <w:left w:val="none" w:sz="0" w:space="0" w:color="auto"/>
            <w:bottom w:val="none" w:sz="0" w:space="0" w:color="auto"/>
            <w:right w:val="none" w:sz="0" w:space="0" w:color="auto"/>
          </w:divBdr>
        </w:div>
        <w:div w:id="1155801320">
          <w:marLeft w:val="480"/>
          <w:marRight w:val="0"/>
          <w:marTop w:val="0"/>
          <w:marBottom w:val="0"/>
          <w:divBdr>
            <w:top w:val="none" w:sz="0" w:space="0" w:color="auto"/>
            <w:left w:val="none" w:sz="0" w:space="0" w:color="auto"/>
            <w:bottom w:val="none" w:sz="0" w:space="0" w:color="auto"/>
            <w:right w:val="none" w:sz="0" w:space="0" w:color="auto"/>
          </w:divBdr>
        </w:div>
        <w:div w:id="1882010770">
          <w:marLeft w:val="480"/>
          <w:marRight w:val="0"/>
          <w:marTop w:val="0"/>
          <w:marBottom w:val="0"/>
          <w:divBdr>
            <w:top w:val="none" w:sz="0" w:space="0" w:color="auto"/>
            <w:left w:val="none" w:sz="0" w:space="0" w:color="auto"/>
            <w:bottom w:val="none" w:sz="0" w:space="0" w:color="auto"/>
            <w:right w:val="none" w:sz="0" w:space="0" w:color="auto"/>
          </w:divBdr>
        </w:div>
        <w:div w:id="1874223765">
          <w:marLeft w:val="480"/>
          <w:marRight w:val="0"/>
          <w:marTop w:val="0"/>
          <w:marBottom w:val="0"/>
          <w:divBdr>
            <w:top w:val="none" w:sz="0" w:space="0" w:color="auto"/>
            <w:left w:val="none" w:sz="0" w:space="0" w:color="auto"/>
            <w:bottom w:val="none" w:sz="0" w:space="0" w:color="auto"/>
            <w:right w:val="none" w:sz="0" w:space="0" w:color="auto"/>
          </w:divBdr>
        </w:div>
        <w:div w:id="649098369">
          <w:marLeft w:val="480"/>
          <w:marRight w:val="0"/>
          <w:marTop w:val="0"/>
          <w:marBottom w:val="0"/>
          <w:divBdr>
            <w:top w:val="none" w:sz="0" w:space="0" w:color="auto"/>
            <w:left w:val="none" w:sz="0" w:space="0" w:color="auto"/>
            <w:bottom w:val="none" w:sz="0" w:space="0" w:color="auto"/>
            <w:right w:val="none" w:sz="0" w:space="0" w:color="auto"/>
          </w:divBdr>
        </w:div>
        <w:div w:id="647129391">
          <w:marLeft w:val="480"/>
          <w:marRight w:val="0"/>
          <w:marTop w:val="0"/>
          <w:marBottom w:val="0"/>
          <w:divBdr>
            <w:top w:val="none" w:sz="0" w:space="0" w:color="auto"/>
            <w:left w:val="none" w:sz="0" w:space="0" w:color="auto"/>
            <w:bottom w:val="none" w:sz="0" w:space="0" w:color="auto"/>
            <w:right w:val="none" w:sz="0" w:space="0" w:color="auto"/>
          </w:divBdr>
        </w:div>
        <w:div w:id="1653287822">
          <w:marLeft w:val="480"/>
          <w:marRight w:val="0"/>
          <w:marTop w:val="0"/>
          <w:marBottom w:val="0"/>
          <w:divBdr>
            <w:top w:val="none" w:sz="0" w:space="0" w:color="auto"/>
            <w:left w:val="none" w:sz="0" w:space="0" w:color="auto"/>
            <w:bottom w:val="none" w:sz="0" w:space="0" w:color="auto"/>
            <w:right w:val="none" w:sz="0" w:space="0" w:color="auto"/>
          </w:divBdr>
        </w:div>
        <w:div w:id="1927692324">
          <w:marLeft w:val="480"/>
          <w:marRight w:val="0"/>
          <w:marTop w:val="0"/>
          <w:marBottom w:val="0"/>
          <w:divBdr>
            <w:top w:val="none" w:sz="0" w:space="0" w:color="auto"/>
            <w:left w:val="none" w:sz="0" w:space="0" w:color="auto"/>
            <w:bottom w:val="none" w:sz="0" w:space="0" w:color="auto"/>
            <w:right w:val="none" w:sz="0" w:space="0" w:color="auto"/>
          </w:divBdr>
        </w:div>
        <w:div w:id="1320230080">
          <w:marLeft w:val="480"/>
          <w:marRight w:val="0"/>
          <w:marTop w:val="0"/>
          <w:marBottom w:val="0"/>
          <w:divBdr>
            <w:top w:val="none" w:sz="0" w:space="0" w:color="auto"/>
            <w:left w:val="none" w:sz="0" w:space="0" w:color="auto"/>
            <w:bottom w:val="none" w:sz="0" w:space="0" w:color="auto"/>
            <w:right w:val="none" w:sz="0" w:space="0" w:color="auto"/>
          </w:divBdr>
        </w:div>
        <w:div w:id="2245101">
          <w:marLeft w:val="480"/>
          <w:marRight w:val="0"/>
          <w:marTop w:val="0"/>
          <w:marBottom w:val="0"/>
          <w:divBdr>
            <w:top w:val="none" w:sz="0" w:space="0" w:color="auto"/>
            <w:left w:val="none" w:sz="0" w:space="0" w:color="auto"/>
            <w:bottom w:val="none" w:sz="0" w:space="0" w:color="auto"/>
            <w:right w:val="none" w:sz="0" w:space="0" w:color="auto"/>
          </w:divBdr>
        </w:div>
        <w:div w:id="1242181873">
          <w:marLeft w:val="480"/>
          <w:marRight w:val="0"/>
          <w:marTop w:val="0"/>
          <w:marBottom w:val="0"/>
          <w:divBdr>
            <w:top w:val="none" w:sz="0" w:space="0" w:color="auto"/>
            <w:left w:val="none" w:sz="0" w:space="0" w:color="auto"/>
            <w:bottom w:val="none" w:sz="0" w:space="0" w:color="auto"/>
            <w:right w:val="none" w:sz="0" w:space="0" w:color="auto"/>
          </w:divBdr>
        </w:div>
        <w:div w:id="313488888">
          <w:marLeft w:val="480"/>
          <w:marRight w:val="0"/>
          <w:marTop w:val="0"/>
          <w:marBottom w:val="0"/>
          <w:divBdr>
            <w:top w:val="none" w:sz="0" w:space="0" w:color="auto"/>
            <w:left w:val="none" w:sz="0" w:space="0" w:color="auto"/>
            <w:bottom w:val="none" w:sz="0" w:space="0" w:color="auto"/>
            <w:right w:val="none" w:sz="0" w:space="0" w:color="auto"/>
          </w:divBdr>
        </w:div>
        <w:div w:id="1577279219">
          <w:marLeft w:val="480"/>
          <w:marRight w:val="0"/>
          <w:marTop w:val="0"/>
          <w:marBottom w:val="0"/>
          <w:divBdr>
            <w:top w:val="none" w:sz="0" w:space="0" w:color="auto"/>
            <w:left w:val="none" w:sz="0" w:space="0" w:color="auto"/>
            <w:bottom w:val="none" w:sz="0" w:space="0" w:color="auto"/>
            <w:right w:val="none" w:sz="0" w:space="0" w:color="auto"/>
          </w:divBdr>
        </w:div>
        <w:div w:id="794952685">
          <w:marLeft w:val="480"/>
          <w:marRight w:val="0"/>
          <w:marTop w:val="0"/>
          <w:marBottom w:val="0"/>
          <w:divBdr>
            <w:top w:val="none" w:sz="0" w:space="0" w:color="auto"/>
            <w:left w:val="none" w:sz="0" w:space="0" w:color="auto"/>
            <w:bottom w:val="none" w:sz="0" w:space="0" w:color="auto"/>
            <w:right w:val="none" w:sz="0" w:space="0" w:color="auto"/>
          </w:divBdr>
        </w:div>
        <w:div w:id="704326394">
          <w:marLeft w:val="480"/>
          <w:marRight w:val="0"/>
          <w:marTop w:val="0"/>
          <w:marBottom w:val="0"/>
          <w:divBdr>
            <w:top w:val="none" w:sz="0" w:space="0" w:color="auto"/>
            <w:left w:val="none" w:sz="0" w:space="0" w:color="auto"/>
            <w:bottom w:val="none" w:sz="0" w:space="0" w:color="auto"/>
            <w:right w:val="none" w:sz="0" w:space="0" w:color="auto"/>
          </w:divBdr>
        </w:div>
        <w:div w:id="1146439134">
          <w:marLeft w:val="480"/>
          <w:marRight w:val="0"/>
          <w:marTop w:val="0"/>
          <w:marBottom w:val="0"/>
          <w:divBdr>
            <w:top w:val="none" w:sz="0" w:space="0" w:color="auto"/>
            <w:left w:val="none" w:sz="0" w:space="0" w:color="auto"/>
            <w:bottom w:val="none" w:sz="0" w:space="0" w:color="auto"/>
            <w:right w:val="none" w:sz="0" w:space="0" w:color="auto"/>
          </w:divBdr>
        </w:div>
        <w:div w:id="1820272062">
          <w:marLeft w:val="480"/>
          <w:marRight w:val="0"/>
          <w:marTop w:val="0"/>
          <w:marBottom w:val="0"/>
          <w:divBdr>
            <w:top w:val="none" w:sz="0" w:space="0" w:color="auto"/>
            <w:left w:val="none" w:sz="0" w:space="0" w:color="auto"/>
            <w:bottom w:val="none" w:sz="0" w:space="0" w:color="auto"/>
            <w:right w:val="none" w:sz="0" w:space="0" w:color="auto"/>
          </w:divBdr>
        </w:div>
        <w:div w:id="236020936">
          <w:marLeft w:val="480"/>
          <w:marRight w:val="0"/>
          <w:marTop w:val="0"/>
          <w:marBottom w:val="0"/>
          <w:divBdr>
            <w:top w:val="none" w:sz="0" w:space="0" w:color="auto"/>
            <w:left w:val="none" w:sz="0" w:space="0" w:color="auto"/>
            <w:bottom w:val="none" w:sz="0" w:space="0" w:color="auto"/>
            <w:right w:val="none" w:sz="0" w:space="0" w:color="auto"/>
          </w:divBdr>
        </w:div>
        <w:div w:id="1638221078">
          <w:marLeft w:val="480"/>
          <w:marRight w:val="0"/>
          <w:marTop w:val="0"/>
          <w:marBottom w:val="0"/>
          <w:divBdr>
            <w:top w:val="none" w:sz="0" w:space="0" w:color="auto"/>
            <w:left w:val="none" w:sz="0" w:space="0" w:color="auto"/>
            <w:bottom w:val="none" w:sz="0" w:space="0" w:color="auto"/>
            <w:right w:val="none" w:sz="0" w:space="0" w:color="auto"/>
          </w:divBdr>
        </w:div>
        <w:div w:id="2051832712">
          <w:marLeft w:val="480"/>
          <w:marRight w:val="0"/>
          <w:marTop w:val="0"/>
          <w:marBottom w:val="0"/>
          <w:divBdr>
            <w:top w:val="none" w:sz="0" w:space="0" w:color="auto"/>
            <w:left w:val="none" w:sz="0" w:space="0" w:color="auto"/>
            <w:bottom w:val="none" w:sz="0" w:space="0" w:color="auto"/>
            <w:right w:val="none" w:sz="0" w:space="0" w:color="auto"/>
          </w:divBdr>
        </w:div>
      </w:divsChild>
    </w:div>
    <w:div w:id="1074402008">
      <w:bodyDiv w:val="1"/>
      <w:marLeft w:val="0"/>
      <w:marRight w:val="0"/>
      <w:marTop w:val="0"/>
      <w:marBottom w:val="0"/>
      <w:divBdr>
        <w:top w:val="none" w:sz="0" w:space="0" w:color="auto"/>
        <w:left w:val="none" w:sz="0" w:space="0" w:color="auto"/>
        <w:bottom w:val="none" w:sz="0" w:space="0" w:color="auto"/>
        <w:right w:val="none" w:sz="0" w:space="0" w:color="auto"/>
      </w:divBdr>
      <w:divsChild>
        <w:div w:id="1146313023">
          <w:marLeft w:val="480"/>
          <w:marRight w:val="0"/>
          <w:marTop w:val="0"/>
          <w:marBottom w:val="0"/>
          <w:divBdr>
            <w:top w:val="none" w:sz="0" w:space="0" w:color="auto"/>
            <w:left w:val="none" w:sz="0" w:space="0" w:color="auto"/>
            <w:bottom w:val="none" w:sz="0" w:space="0" w:color="auto"/>
            <w:right w:val="none" w:sz="0" w:space="0" w:color="auto"/>
          </w:divBdr>
        </w:div>
        <w:div w:id="1786999368">
          <w:marLeft w:val="480"/>
          <w:marRight w:val="0"/>
          <w:marTop w:val="0"/>
          <w:marBottom w:val="0"/>
          <w:divBdr>
            <w:top w:val="none" w:sz="0" w:space="0" w:color="auto"/>
            <w:left w:val="none" w:sz="0" w:space="0" w:color="auto"/>
            <w:bottom w:val="none" w:sz="0" w:space="0" w:color="auto"/>
            <w:right w:val="none" w:sz="0" w:space="0" w:color="auto"/>
          </w:divBdr>
        </w:div>
        <w:div w:id="1570116993">
          <w:marLeft w:val="480"/>
          <w:marRight w:val="0"/>
          <w:marTop w:val="0"/>
          <w:marBottom w:val="0"/>
          <w:divBdr>
            <w:top w:val="none" w:sz="0" w:space="0" w:color="auto"/>
            <w:left w:val="none" w:sz="0" w:space="0" w:color="auto"/>
            <w:bottom w:val="none" w:sz="0" w:space="0" w:color="auto"/>
            <w:right w:val="none" w:sz="0" w:space="0" w:color="auto"/>
          </w:divBdr>
        </w:div>
        <w:div w:id="284850461">
          <w:marLeft w:val="480"/>
          <w:marRight w:val="0"/>
          <w:marTop w:val="0"/>
          <w:marBottom w:val="0"/>
          <w:divBdr>
            <w:top w:val="none" w:sz="0" w:space="0" w:color="auto"/>
            <w:left w:val="none" w:sz="0" w:space="0" w:color="auto"/>
            <w:bottom w:val="none" w:sz="0" w:space="0" w:color="auto"/>
            <w:right w:val="none" w:sz="0" w:space="0" w:color="auto"/>
          </w:divBdr>
        </w:div>
        <w:div w:id="1964539085">
          <w:marLeft w:val="480"/>
          <w:marRight w:val="0"/>
          <w:marTop w:val="0"/>
          <w:marBottom w:val="0"/>
          <w:divBdr>
            <w:top w:val="none" w:sz="0" w:space="0" w:color="auto"/>
            <w:left w:val="none" w:sz="0" w:space="0" w:color="auto"/>
            <w:bottom w:val="none" w:sz="0" w:space="0" w:color="auto"/>
            <w:right w:val="none" w:sz="0" w:space="0" w:color="auto"/>
          </w:divBdr>
        </w:div>
        <w:div w:id="8994949">
          <w:marLeft w:val="480"/>
          <w:marRight w:val="0"/>
          <w:marTop w:val="0"/>
          <w:marBottom w:val="0"/>
          <w:divBdr>
            <w:top w:val="none" w:sz="0" w:space="0" w:color="auto"/>
            <w:left w:val="none" w:sz="0" w:space="0" w:color="auto"/>
            <w:bottom w:val="none" w:sz="0" w:space="0" w:color="auto"/>
            <w:right w:val="none" w:sz="0" w:space="0" w:color="auto"/>
          </w:divBdr>
        </w:div>
        <w:div w:id="1482191083">
          <w:marLeft w:val="480"/>
          <w:marRight w:val="0"/>
          <w:marTop w:val="0"/>
          <w:marBottom w:val="0"/>
          <w:divBdr>
            <w:top w:val="none" w:sz="0" w:space="0" w:color="auto"/>
            <w:left w:val="none" w:sz="0" w:space="0" w:color="auto"/>
            <w:bottom w:val="none" w:sz="0" w:space="0" w:color="auto"/>
            <w:right w:val="none" w:sz="0" w:space="0" w:color="auto"/>
          </w:divBdr>
        </w:div>
        <w:div w:id="524290131">
          <w:marLeft w:val="480"/>
          <w:marRight w:val="0"/>
          <w:marTop w:val="0"/>
          <w:marBottom w:val="0"/>
          <w:divBdr>
            <w:top w:val="none" w:sz="0" w:space="0" w:color="auto"/>
            <w:left w:val="none" w:sz="0" w:space="0" w:color="auto"/>
            <w:bottom w:val="none" w:sz="0" w:space="0" w:color="auto"/>
            <w:right w:val="none" w:sz="0" w:space="0" w:color="auto"/>
          </w:divBdr>
        </w:div>
        <w:div w:id="1715151120">
          <w:marLeft w:val="480"/>
          <w:marRight w:val="0"/>
          <w:marTop w:val="0"/>
          <w:marBottom w:val="0"/>
          <w:divBdr>
            <w:top w:val="none" w:sz="0" w:space="0" w:color="auto"/>
            <w:left w:val="none" w:sz="0" w:space="0" w:color="auto"/>
            <w:bottom w:val="none" w:sz="0" w:space="0" w:color="auto"/>
            <w:right w:val="none" w:sz="0" w:space="0" w:color="auto"/>
          </w:divBdr>
        </w:div>
        <w:div w:id="2145390965">
          <w:marLeft w:val="480"/>
          <w:marRight w:val="0"/>
          <w:marTop w:val="0"/>
          <w:marBottom w:val="0"/>
          <w:divBdr>
            <w:top w:val="none" w:sz="0" w:space="0" w:color="auto"/>
            <w:left w:val="none" w:sz="0" w:space="0" w:color="auto"/>
            <w:bottom w:val="none" w:sz="0" w:space="0" w:color="auto"/>
            <w:right w:val="none" w:sz="0" w:space="0" w:color="auto"/>
          </w:divBdr>
        </w:div>
        <w:div w:id="952133424">
          <w:marLeft w:val="480"/>
          <w:marRight w:val="0"/>
          <w:marTop w:val="0"/>
          <w:marBottom w:val="0"/>
          <w:divBdr>
            <w:top w:val="none" w:sz="0" w:space="0" w:color="auto"/>
            <w:left w:val="none" w:sz="0" w:space="0" w:color="auto"/>
            <w:bottom w:val="none" w:sz="0" w:space="0" w:color="auto"/>
            <w:right w:val="none" w:sz="0" w:space="0" w:color="auto"/>
          </w:divBdr>
        </w:div>
        <w:div w:id="925311082">
          <w:marLeft w:val="480"/>
          <w:marRight w:val="0"/>
          <w:marTop w:val="0"/>
          <w:marBottom w:val="0"/>
          <w:divBdr>
            <w:top w:val="none" w:sz="0" w:space="0" w:color="auto"/>
            <w:left w:val="none" w:sz="0" w:space="0" w:color="auto"/>
            <w:bottom w:val="none" w:sz="0" w:space="0" w:color="auto"/>
            <w:right w:val="none" w:sz="0" w:space="0" w:color="auto"/>
          </w:divBdr>
        </w:div>
        <w:div w:id="360860869">
          <w:marLeft w:val="480"/>
          <w:marRight w:val="0"/>
          <w:marTop w:val="0"/>
          <w:marBottom w:val="0"/>
          <w:divBdr>
            <w:top w:val="none" w:sz="0" w:space="0" w:color="auto"/>
            <w:left w:val="none" w:sz="0" w:space="0" w:color="auto"/>
            <w:bottom w:val="none" w:sz="0" w:space="0" w:color="auto"/>
            <w:right w:val="none" w:sz="0" w:space="0" w:color="auto"/>
          </w:divBdr>
        </w:div>
        <w:div w:id="806050890">
          <w:marLeft w:val="480"/>
          <w:marRight w:val="0"/>
          <w:marTop w:val="0"/>
          <w:marBottom w:val="0"/>
          <w:divBdr>
            <w:top w:val="none" w:sz="0" w:space="0" w:color="auto"/>
            <w:left w:val="none" w:sz="0" w:space="0" w:color="auto"/>
            <w:bottom w:val="none" w:sz="0" w:space="0" w:color="auto"/>
            <w:right w:val="none" w:sz="0" w:space="0" w:color="auto"/>
          </w:divBdr>
        </w:div>
        <w:div w:id="596328976">
          <w:marLeft w:val="480"/>
          <w:marRight w:val="0"/>
          <w:marTop w:val="0"/>
          <w:marBottom w:val="0"/>
          <w:divBdr>
            <w:top w:val="none" w:sz="0" w:space="0" w:color="auto"/>
            <w:left w:val="none" w:sz="0" w:space="0" w:color="auto"/>
            <w:bottom w:val="none" w:sz="0" w:space="0" w:color="auto"/>
            <w:right w:val="none" w:sz="0" w:space="0" w:color="auto"/>
          </w:divBdr>
        </w:div>
        <w:div w:id="2122797633">
          <w:marLeft w:val="480"/>
          <w:marRight w:val="0"/>
          <w:marTop w:val="0"/>
          <w:marBottom w:val="0"/>
          <w:divBdr>
            <w:top w:val="none" w:sz="0" w:space="0" w:color="auto"/>
            <w:left w:val="none" w:sz="0" w:space="0" w:color="auto"/>
            <w:bottom w:val="none" w:sz="0" w:space="0" w:color="auto"/>
            <w:right w:val="none" w:sz="0" w:space="0" w:color="auto"/>
          </w:divBdr>
        </w:div>
        <w:div w:id="705449740">
          <w:marLeft w:val="480"/>
          <w:marRight w:val="0"/>
          <w:marTop w:val="0"/>
          <w:marBottom w:val="0"/>
          <w:divBdr>
            <w:top w:val="none" w:sz="0" w:space="0" w:color="auto"/>
            <w:left w:val="none" w:sz="0" w:space="0" w:color="auto"/>
            <w:bottom w:val="none" w:sz="0" w:space="0" w:color="auto"/>
            <w:right w:val="none" w:sz="0" w:space="0" w:color="auto"/>
          </w:divBdr>
        </w:div>
        <w:div w:id="628635793">
          <w:marLeft w:val="480"/>
          <w:marRight w:val="0"/>
          <w:marTop w:val="0"/>
          <w:marBottom w:val="0"/>
          <w:divBdr>
            <w:top w:val="none" w:sz="0" w:space="0" w:color="auto"/>
            <w:left w:val="none" w:sz="0" w:space="0" w:color="auto"/>
            <w:bottom w:val="none" w:sz="0" w:space="0" w:color="auto"/>
            <w:right w:val="none" w:sz="0" w:space="0" w:color="auto"/>
          </w:divBdr>
        </w:div>
        <w:div w:id="1004698311">
          <w:marLeft w:val="480"/>
          <w:marRight w:val="0"/>
          <w:marTop w:val="0"/>
          <w:marBottom w:val="0"/>
          <w:divBdr>
            <w:top w:val="none" w:sz="0" w:space="0" w:color="auto"/>
            <w:left w:val="none" w:sz="0" w:space="0" w:color="auto"/>
            <w:bottom w:val="none" w:sz="0" w:space="0" w:color="auto"/>
            <w:right w:val="none" w:sz="0" w:space="0" w:color="auto"/>
          </w:divBdr>
        </w:div>
        <w:div w:id="1556817726">
          <w:marLeft w:val="480"/>
          <w:marRight w:val="0"/>
          <w:marTop w:val="0"/>
          <w:marBottom w:val="0"/>
          <w:divBdr>
            <w:top w:val="none" w:sz="0" w:space="0" w:color="auto"/>
            <w:left w:val="none" w:sz="0" w:space="0" w:color="auto"/>
            <w:bottom w:val="none" w:sz="0" w:space="0" w:color="auto"/>
            <w:right w:val="none" w:sz="0" w:space="0" w:color="auto"/>
          </w:divBdr>
        </w:div>
        <w:div w:id="101069825">
          <w:marLeft w:val="480"/>
          <w:marRight w:val="0"/>
          <w:marTop w:val="0"/>
          <w:marBottom w:val="0"/>
          <w:divBdr>
            <w:top w:val="none" w:sz="0" w:space="0" w:color="auto"/>
            <w:left w:val="none" w:sz="0" w:space="0" w:color="auto"/>
            <w:bottom w:val="none" w:sz="0" w:space="0" w:color="auto"/>
            <w:right w:val="none" w:sz="0" w:space="0" w:color="auto"/>
          </w:divBdr>
        </w:div>
        <w:div w:id="747656836">
          <w:marLeft w:val="480"/>
          <w:marRight w:val="0"/>
          <w:marTop w:val="0"/>
          <w:marBottom w:val="0"/>
          <w:divBdr>
            <w:top w:val="none" w:sz="0" w:space="0" w:color="auto"/>
            <w:left w:val="none" w:sz="0" w:space="0" w:color="auto"/>
            <w:bottom w:val="none" w:sz="0" w:space="0" w:color="auto"/>
            <w:right w:val="none" w:sz="0" w:space="0" w:color="auto"/>
          </w:divBdr>
        </w:div>
        <w:div w:id="376707232">
          <w:marLeft w:val="480"/>
          <w:marRight w:val="0"/>
          <w:marTop w:val="0"/>
          <w:marBottom w:val="0"/>
          <w:divBdr>
            <w:top w:val="none" w:sz="0" w:space="0" w:color="auto"/>
            <w:left w:val="none" w:sz="0" w:space="0" w:color="auto"/>
            <w:bottom w:val="none" w:sz="0" w:space="0" w:color="auto"/>
            <w:right w:val="none" w:sz="0" w:space="0" w:color="auto"/>
          </w:divBdr>
        </w:div>
        <w:div w:id="1022518089">
          <w:marLeft w:val="480"/>
          <w:marRight w:val="0"/>
          <w:marTop w:val="0"/>
          <w:marBottom w:val="0"/>
          <w:divBdr>
            <w:top w:val="none" w:sz="0" w:space="0" w:color="auto"/>
            <w:left w:val="none" w:sz="0" w:space="0" w:color="auto"/>
            <w:bottom w:val="none" w:sz="0" w:space="0" w:color="auto"/>
            <w:right w:val="none" w:sz="0" w:space="0" w:color="auto"/>
          </w:divBdr>
        </w:div>
        <w:div w:id="502866860">
          <w:marLeft w:val="480"/>
          <w:marRight w:val="0"/>
          <w:marTop w:val="0"/>
          <w:marBottom w:val="0"/>
          <w:divBdr>
            <w:top w:val="none" w:sz="0" w:space="0" w:color="auto"/>
            <w:left w:val="none" w:sz="0" w:space="0" w:color="auto"/>
            <w:bottom w:val="none" w:sz="0" w:space="0" w:color="auto"/>
            <w:right w:val="none" w:sz="0" w:space="0" w:color="auto"/>
          </w:divBdr>
        </w:div>
        <w:div w:id="95490247">
          <w:marLeft w:val="480"/>
          <w:marRight w:val="0"/>
          <w:marTop w:val="0"/>
          <w:marBottom w:val="0"/>
          <w:divBdr>
            <w:top w:val="none" w:sz="0" w:space="0" w:color="auto"/>
            <w:left w:val="none" w:sz="0" w:space="0" w:color="auto"/>
            <w:bottom w:val="none" w:sz="0" w:space="0" w:color="auto"/>
            <w:right w:val="none" w:sz="0" w:space="0" w:color="auto"/>
          </w:divBdr>
        </w:div>
      </w:divsChild>
    </w:div>
    <w:div w:id="1078093417">
      <w:bodyDiv w:val="1"/>
      <w:marLeft w:val="0"/>
      <w:marRight w:val="0"/>
      <w:marTop w:val="0"/>
      <w:marBottom w:val="0"/>
      <w:divBdr>
        <w:top w:val="none" w:sz="0" w:space="0" w:color="auto"/>
        <w:left w:val="none" w:sz="0" w:space="0" w:color="auto"/>
        <w:bottom w:val="none" w:sz="0" w:space="0" w:color="auto"/>
        <w:right w:val="none" w:sz="0" w:space="0" w:color="auto"/>
      </w:divBdr>
    </w:div>
    <w:div w:id="1095782479">
      <w:bodyDiv w:val="1"/>
      <w:marLeft w:val="0"/>
      <w:marRight w:val="0"/>
      <w:marTop w:val="0"/>
      <w:marBottom w:val="0"/>
      <w:divBdr>
        <w:top w:val="none" w:sz="0" w:space="0" w:color="auto"/>
        <w:left w:val="none" w:sz="0" w:space="0" w:color="auto"/>
        <w:bottom w:val="none" w:sz="0" w:space="0" w:color="auto"/>
        <w:right w:val="none" w:sz="0" w:space="0" w:color="auto"/>
      </w:divBdr>
    </w:div>
    <w:div w:id="1138844654">
      <w:bodyDiv w:val="1"/>
      <w:marLeft w:val="0"/>
      <w:marRight w:val="0"/>
      <w:marTop w:val="0"/>
      <w:marBottom w:val="0"/>
      <w:divBdr>
        <w:top w:val="none" w:sz="0" w:space="0" w:color="auto"/>
        <w:left w:val="none" w:sz="0" w:space="0" w:color="auto"/>
        <w:bottom w:val="none" w:sz="0" w:space="0" w:color="auto"/>
        <w:right w:val="none" w:sz="0" w:space="0" w:color="auto"/>
      </w:divBdr>
      <w:divsChild>
        <w:div w:id="2096390523">
          <w:marLeft w:val="480"/>
          <w:marRight w:val="0"/>
          <w:marTop w:val="0"/>
          <w:marBottom w:val="0"/>
          <w:divBdr>
            <w:top w:val="none" w:sz="0" w:space="0" w:color="auto"/>
            <w:left w:val="none" w:sz="0" w:space="0" w:color="auto"/>
            <w:bottom w:val="none" w:sz="0" w:space="0" w:color="auto"/>
            <w:right w:val="none" w:sz="0" w:space="0" w:color="auto"/>
          </w:divBdr>
        </w:div>
        <w:div w:id="1297485570">
          <w:marLeft w:val="480"/>
          <w:marRight w:val="0"/>
          <w:marTop w:val="0"/>
          <w:marBottom w:val="0"/>
          <w:divBdr>
            <w:top w:val="none" w:sz="0" w:space="0" w:color="auto"/>
            <w:left w:val="none" w:sz="0" w:space="0" w:color="auto"/>
            <w:bottom w:val="none" w:sz="0" w:space="0" w:color="auto"/>
            <w:right w:val="none" w:sz="0" w:space="0" w:color="auto"/>
          </w:divBdr>
        </w:div>
        <w:div w:id="1596205672">
          <w:marLeft w:val="480"/>
          <w:marRight w:val="0"/>
          <w:marTop w:val="0"/>
          <w:marBottom w:val="0"/>
          <w:divBdr>
            <w:top w:val="none" w:sz="0" w:space="0" w:color="auto"/>
            <w:left w:val="none" w:sz="0" w:space="0" w:color="auto"/>
            <w:bottom w:val="none" w:sz="0" w:space="0" w:color="auto"/>
            <w:right w:val="none" w:sz="0" w:space="0" w:color="auto"/>
          </w:divBdr>
        </w:div>
        <w:div w:id="2028825137">
          <w:marLeft w:val="480"/>
          <w:marRight w:val="0"/>
          <w:marTop w:val="0"/>
          <w:marBottom w:val="0"/>
          <w:divBdr>
            <w:top w:val="none" w:sz="0" w:space="0" w:color="auto"/>
            <w:left w:val="none" w:sz="0" w:space="0" w:color="auto"/>
            <w:bottom w:val="none" w:sz="0" w:space="0" w:color="auto"/>
            <w:right w:val="none" w:sz="0" w:space="0" w:color="auto"/>
          </w:divBdr>
        </w:div>
        <w:div w:id="304430470">
          <w:marLeft w:val="480"/>
          <w:marRight w:val="0"/>
          <w:marTop w:val="0"/>
          <w:marBottom w:val="0"/>
          <w:divBdr>
            <w:top w:val="none" w:sz="0" w:space="0" w:color="auto"/>
            <w:left w:val="none" w:sz="0" w:space="0" w:color="auto"/>
            <w:bottom w:val="none" w:sz="0" w:space="0" w:color="auto"/>
            <w:right w:val="none" w:sz="0" w:space="0" w:color="auto"/>
          </w:divBdr>
        </w:div>
        <w:div w:id="1673756049">
          <w:marLeft w:val="480"/>
          <w:marRight w:val="0"/>
          <w:marTop w:val="0"/>
          <w:marBottom w:val="0"/>
          <w:divBdr>
            <w:top w:val="none" w:sz="0" w:space="0" w:color="auto"/>
            <w:left w:val="none" w:sz="0" w:space="0" w:color="auto"/>
            <w:bottom w:val="none" w:sz="0" w:space="0" w:color="auto"/>
            <w:right w:val="none" w:sz="0" w:space="0" w:color="auto"/>
          </w:divBdr>
        </w:div>
        <w:div w:id="1291790222">
          <w:marLeft w:val="480"/>
          <w:marRight w:val="0"/>
          <w:marTop w:val="0"/>
          <w:marBottom w:val="0"/>
          <w:divBdr>
            <w:top w:val="none" w:sz="0" w:space="0" w:color="auto"/>
            <w:left w:val="none" w:sz="0" w:space="0" w:color="auto"/>
            <w:bottom w:val="none" w:sz="0" w:space="0" w:color="auto"/>
            <w:right w:val="none" w:sz="0" w:space="0" w:color="auto"/>
          </w:divBdr>
        </w:div>
        <w:div w:id="195849292">
          <w:marLeft w:val="480"/>
          <w:marRight w:val="0"/>
          <w:marTop w:val="0"/>
          <w:marBottom w:val="0"/>
          <w:divBdr>
            <w:top w:val="none" w:sz="0" w:space="0" w:color="auto"/>
            <w:left w:val="none" w:sz="0" w:space="0" w:color="auto"/>
            <w:bottom w:val="none" w:sz="0" w:space="0" w:color="auto"/>
            <w:right w:val="none" w:sz="0" w:space="0" w:color="auto"/>
          </w:divBdr>
        </w:div>
        <w:div w:id="1231427636">
          <w:marLeft w:val="480"/>
          <w:marRight w:val="0"/>
          <w:marTop w:val="0"/>
          <w:marBottom w:val="0"/>
          <w:divBdr>
            <w:top w:val="none" w:sz="0" w:space="0" w:color="auto"/>
            <w:left w:val="none" w:sz="0" w:space="0" w:color="auto"/>
            <w:bottom w:val="none" w:sz="0" w:space="0" w:color="auto"/>
            <w:right w:val="none" w:sz="0" w:space="0" w:color="auto"/>
          </w:divBdr>
        </w:div>
        <w:div w:id="623659248">
          <w:marLeft w:val="480"/>
          <w:marRight w:val="0"/>
          <w:marTop w:val="0"/>
          <w:marBottom w:val="0"/>
          <w:divBdr>
            <w:top w:val="none" w:sz="0" w:space="0" w:color="auto"/>
            <w:left w:val="none" w:sz="0" w:space="0" w:color="auto"/>
            <w:bottom w:val="none" w:sz="0" w:space="0" w:color="auto"/>
            <w:right w:val="none" w:sz="0" w:space="0" w:color="auto"/>
          </w:divBdr>
        </w:div>
        <w:div w:id="822745475">
          <w:marLeft w:val="480"/>
          <w:marRight w:val="0"/>
          <w:marTop w:val="0"/>
          <w:marBottom w:val="0"/>
          <w:divBdr>
            <w:top w:val="none" w:sz="0" w:space="0" w:color="auto"/>
            <w:left w:val="none" w:sz="0" w:space="0" w:color="auto"/>
            <w:bottom w:val="none" w:sz="0" w:space="0" w:color="auto"/>
            <w:right w:val="none" w:sz="0" w:space="0" w:color="auto"/>
          </w:divBdr>
        </w:div>
        <w:div w:id="1025405571">
          <w:marLeft w:val="480"/>
          <w:marRight w:val="0"/>
          <w:marTop w:val="0"/>
          <w:marBottom w:val="0"/>
          <w:divBdr>
            <w:top w:val="none" w:sz="0" w:space="0" w:color="auto"/>
            <w:left w:val="none" w:sz="0" w:space="0" w:color="auto"/>
            <w:bottom w:val="none" w:sz="0" w:space="0" w:color="auto"/>
            <w:right w:val="none" w:sz="0" w:space="0" w:color="auto"/>
          </w:divBdr>
        </w:div>
        <w:div w:id="633683711">
          <w:marLeft w:val="480"/>
          <w:marRight w:val="0"/>
          <w:marTop w:val="0"/>
          <w:marBottom w:val="0"/>
          <w:divBdr>
            <w:top w:val="none" w:sz="0" w:space="0" w:color="auto"/>
            <w:left w:val="none" w:sz="0" w:space="0" w:color="auto"/>
            <w:bottom w:val="none" w:sz="0" w:space="0" w:color="auto"/>
            <w:right w:val="none" w:sz="0" w:space="0" w:color="auto"/>
          </w:divBdr>
        </w:div>
        <w:div w:id="1691950938">
          <w:marLeft w:val="480"/>
          <w:marRight w:val="0"/>
          <w:marTop w:val="0"/>
          <w:marBottom w:val="0"/>
          <w:divBdr>
            <w:top w:val="none" w:sz="0" w:space="0" w:color="auto"/>
            <w:left w:val="none" w:sz="0" w:space="0" w:color="auto"/>
            <w:bottom w:val="none" w:sz="0" w:space="0" w:color="auto"/>
            <w:right w:val="none" w:sz="0" w:space="0" w:color="auto"/>
          </w:divBdr>
        </w:div>
      </w:divsChild>
    </w:div>
    <w:div w:id="1140264332">
      <w:bodyDiv w:val="1"/>
      <w:marLeft w:val="0"/>
      <w:marRight w:val="0"/>
      <w:marTop w:val="0"/>
      <w:marBottom w:val="0"/>
      <w:divBdr>
        <w:top w:val="none" w:sz="0" w:space="0" w:color="auto"/>
        <w:left w:val="none" w:sz="0" w:space="0" w:color="auto"/>
        <w:bottom w:val="none" w:sz="0" w:space="0" w:color="auto"/>
        <w:right w:val="none" w:sz="0" w:space="0" w:color="auto"/>
      </w:divBdr>
    </w:div>
    <w:div w:id="1140656754">
      <w:bodyDiv w:val="1"/>
      <w:marLeft w:val="0"/>
      <w:marRight w:val="0"/>
      <w:marTop w:val="0"/>
      <w:marBottom w:val="0"/>
      <w:divBdr>
        <w:top w:val="none" w:sz="0" w:space="0" w:color="auto"/>
        <w:left w:val="none" w:sz="0" w:space="0" w:color="auto"/>
        <w:bottom w:val="none" w:sz="0" w:space="0" w:color="auto"/>
        <w:right w:val="none" w:sz="0" w:space="0" w:color="auto"/>
      </w:divBdr>
      <w:divsChild>
        <w:div w:id="1944023643">
          <w:marLeft w:val="480"/>
          <w:marRight w:val="0"/>
          <w:marTop w:val="0"/>
          <w:marBottom w:val="0"/>
          <w:divBdr>
            <w:top w:val="none" w:sz="0" w:space="0" w:color="auto"/>
            <w:left w:val="none" w:sz="0" w:space="0" w:color="auto"/>
            <w:bottom w:val="none" w:sz="0" w:space="0" w:color="auto"/>
            <w:right w:val="none" w:sz="0" w:space="0" w:color="auto"/>
          </w:divBdr>
        </w:div>
        <w:div w:id="950237657">
          <w:marLeft w:val="480"/>
          <w:marRight w:val="0"/>
          <w:marTop w:val="0"/>
          <w:marBottom w:val="0"/>
          <w:divBdr>
            <w:top w:val="none" w:sz="0" w:space="0" w:color="auto"/>
            <w:left w:val="none" w:sz="0" w:space="0" w:color="auto"/>
            <w:bottom w:val="none" w:sz="0" w:space="0" w:color="auto"/>
            <w:right w:val="none" w:sz="0" w:space="0" w:color="auto"/>
          </w:divBdr>
        </w:div>
        <w:div w:id="849686065">
          <w:marLeft w:val="480"/>
          <w:marRight w:val="0"/>
          <w:marTop w:val="0"/>
          <w:marBottom w:val="0"/>
          <w:divBdr>
            <w:top w:val="none" w:sz="0" w:space="0" w:color="auto"/>
            <w:left w:val="none" w:sz="0" w:space="0" w:color="auto"/>
            <w:bottom w:val="none" w:sz="0" w:space="0" w:color="auto"/>
            <w:right w:val="none" w:sz="0" w:space="0" w:color="auto"/>
          </w:divBdr>
        </w:div>
        <w:div w:id="850489474">
          <w:marLeft w:val="480"/>
          <w:marRight w:val="0"/>
          <w:marTop w:val="0"/>
          <w:marBottom w:val="0"/>
          <w:divBdr>
            <w:top w:val="none" w:sz="0" w:space="0" w:color="auto"/>
            <w:left w:val="none" w:sz="0" w:space="0" w:color="auto"/>
            <w:bottom w:val="none" w:sz="0" w:space="0" w:color="auto"/>
            <w:right w:val="none" w:sz="0" w:space="0" w:color="auto"/>
          </w:divBdr>
        </w:div>
        <w:div w:id="1683509894">
          <w:marLeft w:val="480"/>
          <w:marRight w:val="0"/>
          <w:marTop w:val="0"/>
          <w:marBottom w:val="0"/>
          <w:divBdr>
            <w:top w:val="none" w:sz="0" w:space="0" w:color="auto"/>
            <w:left w:val="none" w:sz="0" w:space="0" w:color="auto"/>
            <w:bottom w:val="none" w:sz="0" w:space="0" w:color="auto"/>
            <w:right w:val="none" w:sz="0" w:space="0" w:color="auto"/>
          </w:divBdr>
        </w:div>
        <w:div w:id="1839345906">
          <w:marLeft w:val="480"/>
          <w:marRight w:val="0"/>
          <w:marTop w:val="0"/>
          <w:marBottom w:val="0"/>
          <w:divBdr>
            <w:top w:val="none" w:sz="0" w:space="0" w:color="auto"/>
            <w:left w:val="none" w:sz="0" w:space="0" w:color="auto"/>
            <w:bottom w:val="none" w:sz="0" w:space="0" w:color="auto"/>
            <w:right w:val="none" w:sz="0" w:space="0" w:color="auto"/>
          </w:divBdr>
        </w:div>
      </w:divsChild>
    </w:div>
    <w:div w:id="1163164725">
      <w:bodyDiv w:val="1"/>
      <w:marLeft w:val="0"/>
      <w:marRight w:val="0"/>
      <w:marTop w:val="0"/>
      <w:marBottom w:val="0"/>
      <w:divBdr>
        <w:top w:val="none" w:sz="0" w:space="0" w:color="auto"/>
        <w:left w:val="none" w:sz="0" w:space="0" w:color="auto"/>
        <w:bottom w:val="none" w:sz="0" w:space="0" w:color="auto"/>
        <w:right w:val="none" w:sz="0" w:space="0" w:color="auto"/>
      </w:divBdr>
    </w:div>
    <w:div w:id="1181236386">
      <w:bodyDiv w:val="1"/>
      <w:marLeft w:val="0"/>
      <w:marRight w:val="0"/>
      <w:marTop w:val="0"/>
      <w:marBottom w:val="0"/>
      <w:divBdr>
        <w:top w:val="none" w:sz="0" w:space="0" w:color="auto"/>
        <w:left w:val="none" w:sz="0" w:space="0" w:color="auto"/>
        <w:bottom w:val="none" w:sz="0" w:space="0" w:color="auto"/>
        <w:right w:val="none" w:sz="0" w:space="0" w:color="auto"/>
      </w:divBdr>
      <w:divsChild>
        <w:div w:id="784273690">
          <w:marLeft w:val="480"/>
          <w:marRight w:val="0"/>
          <w:marTop w:val="0"/>
          <w:marBottom w:val="0"/>
          <w:divBdr>
            <w:top w:val="none" w:sz="0" w:space="0" w:color="auto"/>
            <w:left w:val="none" w:sz="0" w:space="0" w:color="auto"/>
            <w:bottom w:val="none" w:sz="0" w:space="0" w:color="auto"/>
            <w:right w:val="none" w:sz="0" w:space="0" w:color="auto"/>
          </w:divBdr>
        </w:div>
        <w:div w:id="233855488">
          <w:marLeft w:val="480"/>
          <w:marRight w:val="0"/>
          <w:marTop w:val="0"/>
          <w:marBottom w:val="0"/>
          <w:divBdr>
            <w:top w:val="none" w:sz="0" w:space="0" w:color="auto"/>
            <w:left w:val="none" w:sz="0" w:space="0" w:color="auto"/>
            <w:bottom w:val="none" w:sz="0" w:space="0" w:color="auto"/>
            <w:right w:val="none" w:sz="0" w:space="0" w:color="auto"/>
          </w:divBdr>
        </w:div>
        <w:div w:id="1623995889">
          <w:marLeft w:val="480"/>
          <w:marRight w:val="0"/>
          <w:marTop w:val="0"/>
          <w:marBottom w:val="0"/>
          <w:divBdr>
            <w:top w:val="none" w:sz="0" w:space="0" w:color="auto"/>
            <w:left w:val="none" w:sz="0" w:space="0" w:color="auto"/>
            <w:bottom w:val="none" w:sz="0" w:space="0" w:color="auto"/>
            <w:right w:val="none" w:sz="0" w:space="0" w:color="auto"/>
          </w:divBdr>
        </w:div>
        <w:div w:id="1957591868">
          <w:marLeft w:val="480"/>
          <w:marRight w:val="0"/>
          <w:marTop w:val="0"/>
          <w:marBottom w:val="0"/>
          <w:divBdr>
            <w:top w:val="none" w:sz="0" w:space="0" w:color="auto"/>
            <w:left w:val="none" w:sz="0" w:space="0" w:color="auto"/>
            <w:bottom w:val="none" w:sz="0" w:space="0" w:color="auto"/>
            <w:right w:val="none" w:sz="0" w:space="0" w:color="auto"/>
          </w:divBdr>
        </w:div>
        <w:div w:id="1381368779">
          <w:marLeft w:val="480"/>
          <w:marRight w:val="0"/>
          <w:marTop w:val="0"/>
          <w:marBottom w:val="0"/>
          <w:divBdr>
            <w:top w:val="none" w:sz="0" w:space="0" w:color="auto"/>
            <w:left w:val="none" w:sz="0" w:space="0" w:color="auto"/>
            <w:bottom w:val="none" w:sz="0" w:space="0" w:color="auto"/>
            <w:right w:val="none" w:sz="0" w:space="0" w:color="auto"/>
          </w:divBdr>
        </w:div>
        <w:div w:id="2093120567">
          <w:marLeft w:val="480"/>
          <w:marRight w:val="0"/>
          <w:marTop w:val="0"/>
          <w:marBottom w:val="0"/>
          <w:divBdr>
            <w:top w:val="none" w:sz="0" w:space="0" w:color="auto"/>
            <w:left w:val="none" w:sz="0" w:space="0" w:color="auto"/>
            <w:bottom w:val="none" w:sz="0" w:space="0" w:color="auto"/>
            <w:right w:val="none" w:sz="0" w:space="0" w:color="auto"/>
          </w:divBdr>
        </w:div>
        <w:div w:id="1788778">
          <w:marLeft w:val="480"/>
          <w:marRight w:val="0"/>
          <w:marTop w:val="0"/>
          <w:marBottom w:val="0"/>
          <w:divBdr>
            <w:top w:val="none" w:sz="0" w:space="0" w:color="auto"/>
            <w:left w:val="none" w:sz="0" w:space="0" w:color="auto"/>
            <w:bottom w:val="none" w:sz="0" w:space="0" w:color="auto"/>
            <w:right w:val="none" w:sz="0" w:space="0" w:color="auto"/>
          </w:divBdr>
        </w:div>
        <w:div w:id="1237977111">
          <w:marLeft w:val="480"/>
          <w:marRight w:val="0"/>
          <w:marTop w:val="0"/>
          <w:marBottom w:val="0"/>
          <w:divBdr>
            <w:top w:val="none" w:sz="0" w:space="0" w:color="auto"/>
            <w:left w:val="none" w:sz="0" w:space="0" w:color="auto"/>
            <w:bottom w:val="none" w:sz="0" w:space="0" w:color="auto"/>
            <w:right w:val="none" w:sz="0" w:space="0" w:color="auto"/>
          </w:divBdr>
        </w:div>
        <w:div w:id="1672903134">
          <w:marLeft w:val="480"/>
          <w:marRight w:val="0"/>
          <w:marTop w:val="0"/>
          <w:marBottom w:val="0"/>
          <w:divBdr>
            <w:top w:val="none" w:sz="0" w:space="0" w:color="auto"/>
            <w:left w:val="none" w:sz="0" w:space="0" w:color="auto"/>
            <w:bottom w:val="none" w:sz="0" w:space="0" w:color="auto"/>
            <w:right w:val="none" w:sz="0" w:space="0" w:color="auto"/>
          </w:divBdr>
        </w:div>
        <w:div w:id="1408452742">
          <w:marLeft w:val="480"/>
          <w:marRight w:val="0"/>
          <w:marTop w:val="0"/>
          <w:marBottom w:val="0"/>
          <w:divBdr>
            <w:top w:val="none" w:sz="0" w:space="0" w:color="auto"/>
            <w:left w:val="none" w:sz="0" w:space="0" w:color="auto"/>
            <w:bottom w:val="none" w:sz="0" w:space="0" w:color="auto"/>
            <w:right w:val="none" w:sz="0" w:space="0" w:color="auto"/>
          </w:divBdr>
        </w:div>
        <w:div w:id="1221134948">
          <w:marLeft w:val="480"/>
          <w:marRight w:val="0"/>
          <w:marTop w:val="0"/>
          <w:marBottom w:val="0"/>
          <w:divBdr>
            <w:top w:val="none" w:sz="0" w:space="0" w:color="auto"/>
            <w:left w:val="none" w:sz="0" w:space="0" w:color="auto"/>
            <w:bottom w:val="none" w:sz="0" w:space="0" w:color="auto"/>
            <w:right w:val="none" w:sz="0" w:space="0" w:color="auto"/>
          </w:divBdr>
        </w:div>
        <w:div w:id="371879138">
          <w:marLeft w:val="480"/>
          <w:marRight w:val="0"/>
          <w:marTop w:val="0"/>
          <w:marBottom w:val="0"/>
          <w:divBdr>
            <w:top w:val="none" w:sz="0" w:space="0" w:color="auto"/>
            <w:left w:val="none" w:sz="0" w:space="0" w:color="auto"/>
            <w:bottom w:val="none" w:sz="0" w:space="0" w:color="auto"/>
            <w:right w:val="none" w:sz="0" w:space="0" w:color="auto"/>
          </w:divBdr>
        </w:div>
      </w:divsChild>
    </w:div>
    <w:div w:id="1184244664">
      <w:bodyDiv w:val="1"/>
      <w:marLeft w:val="0"/>
      <w:marRight w:val="0"/>
      <w:marTop w:val="0"/>
      <w:marBottom w:val="0"/>
      <w:divBdr>
        <w:top w:val="none" w:sz="0" w:space="0" w:color="auto"/>
        <w:left w:val="none" w:sz="0" w:space="0" w:color="auto"/>
        <w:bottom w:val="none" w:sz="0" w:space="0" w:color="auto"/>
        <w:right w:val="none" w:sz="0" w:space="0" w:color="auto"/>
      </w:divBdr>
    </w:div>
    <w:div w:id="1198590163">
      <w:bodyDiv w:val="1"/>
      <w:marLeft w:val="0"/>
      <w:marRight w:val="0"/>
      <w:marTop w:val="0"/>
      <w:marBottom w:val="0"/>
      <w:divBdr>
        <w:top w:val="none" w:sz="0" w:space="0" w:color="auto"/>
        <w:left w:val="none" w:sz="0" w:space="0" w:color="auto"/>
        <w:bottom w:val="none" w:sz="0" w:space="0" w:color="auto"/>
        <w:right w:val="none" w:sz="0" w:space="0" w:color="auto"/>
      </w:divBdr>
    </w:div>
    <w:div w:id="1206059471">
      <w:bodyDiv w:val="1"/>
      <w:marLeft w:val="0"/>
      <w:marRight w:val="0"/>
      <w:marTop w:val="0"/>
      <w:marBottom w:val="0"/>
      <w:divBdr>
        <w:top w:val="none" w:sz="0" w:space="0" w:color="auto"/>
        <w:left w:val="none" w:sz="0" w:space="0" w:color="auto"/>
        <w:bottom w:val="none" w:sz="0" w:space="0" w:color="auto"/>
        <w:right w:val="none" w:sz="0" w:space="0" w:color="auto"/>
      </w:divBdr>
      <w:divsChild>
        <w:div w:id="1271664924">
          <w:marLeft w:val="480"/>
          <w:marRight w:val="0"/>
          <w:marTop w:val="0"/>
          <w:marBottom w:val="0"/>
          <w:divBdr>
            <w:top w:val="none" w:sz="0" w:space="0" w:color="auto"/>
            <w:left w:val="none" w:sz="0" w:space="0" w:color="auto"/>
            <w:bottom w:val="none" w:sz="0" w:space="0" w:color="auto"/>
            <w:right w:val="none" w:sz="0" w:space="0" w:color="auto"/>
          </w:divBdr>
        </w:div>
        <w:div w:id="1507206031">
          <w:marLeft w:val="480"/>
          <w:marRight w:val="0"/>
          <w:marTop w:val="0"/>
          <w:marBottom w:val="0"/>
          <w:divBdr>
            <w:top w:val="none" w:sz="0" w:space="0" w:color="auto"/>
            <w:left w:val="none" w:sz="0" w:space="0" w:color="auto"/>
            <w:bottom w:val="none" w:sz="0" w:space="0" w:color="auto"/>
            <w:right w:val="none" w:sz="0" w:space="0" w:color="auto"/>
          </w:divBdr>
        </w:div>
        <w:div w:id="1038894678">
          <w:marLeft w:val="480"/>
          <w:marRight w:val="0"/>
          <w:marTop w:val="0"/>
          <w:marBottom w:val="0"/>
          <w:divBdr>
            <w:top w:val="none" w:sz="0" w:space="0" w:color="auto"/>
            <w:left w:val="none" w:sz="0" w:space="0" w:color="auto"/>
            <w:bottom w:val="none" w:sz="0" w:space="0" w:color="auto"/>
            <w:right w:val="none" w:sz="0" w:space="0" w:color="auto"/>
          </w:divBdr>
        </w:div>
        <w:div w:id="1541943295">
          <w:marLeft w:val="480"/>
          <w:marRight w:val="0"/>
          <w:marTop w:val="0"/>
          <w:marBottom w:val="0"/>
          <w:divBdr>
            <w:top w:val="none" w:sz="0" w:space="0" w:color="auto"/>
            <w:left w:val="none" w:sz="0" w:space="0" w:color="auto"/>
            <w:bottom w:val="none" w:sz="0" w:space="0" w:color="auto"/>
            <w:right w:val="none" w:sz="0" w:space="0" w:color="auto"/>
          </w:divBdr>
        </w:div>
        <w:div w:id="1904098278">
          <w:marLeft w:val="480"/>
          <w:marRight w:val="0"/>
          <w:marTop w:val="0"/>
          <w:marBottom w:val="0"/>
          <w:divBdr>
            <w:top w:val="none" w:sz="0" w:space="0" w:color="auto"/>
            <w:left w:val="none" w:sz="0" w:space="0" w:color="auto"/>
            <w:bottom w:val="none" w:sz="0" w:space="0" w:color="auto"/>
            <w:right w:val="none" w:sz="0" w:space="0" w:color="auto"/>
          </w:divBdr>
        </w:div>
        <w:div w:id="298726484">
          <w:marLeft w:val="480"/>
          <w:marRight w:val="0"/>
          <w:marTop w:val="0"/>
          <w:marBottom w:val="0"/>
          <w:divBdr>
            <w:top w:val="none" w:sz="0" w:space="0" w:color="auto"/>
            <w:left w:val="none" w:sz="0" w:space="0" w:color="auto"/>
            <w:bottom w:val="none" w:sz="0" w:space="0" w:color="auto"/>
            <w:right w:val="none" w:sz="0" w:space="0" w:color="auto"/>
          </w:divBdr>
        </w:div>
        <w:div w:id="236675146">
          <w:marLeft w:val="480"/>
          <w:marRight w:val="0"/>
          <w:marTop w:val="0"/>
          <w:marBottom w:val="0"/>
          <w:divBdr>
            <w:top w:val="none" w:sz="0" w:space="0" w:color="auto"/>
            <w:left w:val="none" w:sz="0" w:space="0" w:color="auto"/>
            <w:bottom w:val="none" w:sz="0" w:space="0" w:color="auto"/>
            <w:right w:val="none" w:sz="0" w:space="0" w:color="auto"/>
          </w:divBdr>
        </w:div>
        <w:div w:id="249317766">
          <w:marLeft w:val="480"/>
          <w:marRight w:val="0"/>
          <w:marTop w:val="0"/>
          <w:marBottom w:val="0"/>
          <w:divBdr>
            <w:top w:val="none" w:sz="0" w:space="0" w:color="auto"/>
            <w:left w:val="none" w:sz="0" w:space="0" w:color="auto"/>
            <w:bottom w:val="none" w:sz="0" w:space="0" w:color="auto"/>
            <w:right w:val="none" w:sz="0" w:space="0" w:color="auto"/>
          </w:divBdr>
        </w:div>
        <w:div w:id="1210722057">
          <w:marLeft w:val="480"/>
          <w:marRight w:val="0"/>
          <w:marTop w:val="0"/>
          <w:marBottom w:val="0"/>
          <w:divBdr>
            <w:top w:val="none" w:sz="0" w:space="0" w:color="auto"/>
            <w:left w:val="none" w:sz="0" w:space="0" w:color="auto"/>
            <w:bottom w:val="none" w:sz="0" w:space="0" w:color="auto"/>
            <w:right w:val="none" w:sz="0" w:space="0" w:color="auto"/>
          </w:divBdr>
        </w:div>
        <w:div w:id="154611355">
          <w:marLeft w:val="480"/>
          <w:marRight w:val="0"/>
          <w:marTop w:val="0"/>
          <w:marBottom w:val="0"/>
          <w:divBdr>
            <w:top w:val="none" w:sz="0" w:space="0" w:color="auto"/>
            <w:left w:val="none" w:sz="0" w:space="0" w:color="auto"/>
            <w:bottom w:val="none" w:sz="0" w:space="0" w:color="auto"/>
            <w:right w:val="none" w:sz="0" w:space="0" w:color="auto"/>
          </w:divBdr>
        </w:div>
        <w:div w:id="45571451">
          <w:marLeft w:val="480"/>
          <w:marRight w:val="0"/>
          <w:marTop w:val="0"/>
          <w:marBottom w:val="0"/>
          <w:divBdr>
            <w:top w:val="none" w:sz="0" w:space="0" w:color="auto"/>
            <w:left w:val="none" w:sz="0" w:space="0" w:color="auto"/>
            <w:bottom w:val="none" w:sz="0" w:space="0" w:color="auto"/>
            <w:right w:val="none" w:sz="0" w:space="0" w:color="auto"/>
          </w:divBdr>
        </w:div>
        <w:div w:id="1537935140">
          <w:marLeft w:val="480"/>
          <w:marRight w:val="0"/>
          <w:marTop w:val="0"/>
          <w:marBottom w:val="0"/>
          <w:divBdr>
            <w:top w:val="none" w:sz="0" w:space="0" w:color="auto"/>
            <w:left w:val="none" w:sz="0" w:space="0" w:color="auto"/>
            <w:bottom w:val="none" w:sz="0" w:space="0" w:color="auto"/>
            <w:right w:val="none" w:sz="0" w:space="0" w:color="auto"/>
          </w:divBdr>
        </w:div>
        <w:div w:id="2082169097">
          <w:marLeft w:val="480"/>
          <w:marRight w:val="0"/>
          <w:marTop w:val="0"/>
          <w:marBottom w:val="0"/>
          <w:divBdr>
            <w:top w:val="none" w:sz="0" w:space="0" w:color="auto"/>
            <w:left w:val="none" w:sz="0" w:space="0" w:color="auto"/>
            <w:bottom w:val="none" w:sz="0" w:space="0" w:color="auto"/>
            <w:right w:val="none" w:sz="0" w:space="0" w:color="auto"/>
          </w:divBdr>
        </w:div>
      </w:divsChild>
    </w:div>
    <w:div w:id="1249071884">
      <w:bodyDiv w:val="1"/>
      <w:marLeft w:val="0"/>
      <w:marRight w:val="0"/>
      <w:marTop w:val="0"/>
      <w:marBottom w:val="0"/>
      <w:divBdr>
        <w:top w:val="none" w:sz="0" w:space="0" w:color="auto"/>
        <w:left w:val="none" w:sz="0" w:space="0" w:color="auto"/>
        <w:bottom w:val="none" w:sz="0" w:space="0" w:color="auto"/>
        <w:right w:val="none" w:sz="0" w:space="0" w:color="auto"/>
      </w:divBdr>
      <w:divsChild>
        <w:div w:id="38093515">
          <w:marLeft w:val="480"/>
          <w:marRight w:val="0"/>
          <w:marTop w:val="0"/>
          <w:marBottom w:val="0"/>
          <w:divBdr>
            <w:top w:val="none" w:sz="0" w:space="0" w:color="auto"/>
            <w:left w:val="none" w:sz="0" w:space="0" w:color="auto"/>
            <w:bottom w:val="none" w:sz="0" w:space="0" w:color="auto"/>
            <w:right w:val="none" w:sz="0" w:space="0" w:color="auto"/>
          </w:divBdr>
        </w:div>
        <w:div w:id="1880970961">
          <w:marLeft w:val="480"/>
          <w:marRight w:val="0"/>
          <w:marTop w:val="0"/>
          <w:marBottom w:val="0"/>
          <w:divBdr>
            <w:top w:val="none" w:sz="0" w:space="0" w:color="auto"/>
            <w:left w:val="none" w:sz="0" w:space="0" w:color="auto"/>
            <w:bottom w:val="none" w:sz="0" w:space="0" w:color="auto"/>
            <w:right w:val="none" w:sz="0" w:space="0" w:color="auto"/>
          </w:divBdr>
        </w:div>
        <w:div w:id="1122456547">
          <w:marLeft w:val="480"/>
          <w:marRight w:val="0"/>
          <w:marTop w:val="0"/>
          <w:marBottom w:val="0"/>
          <w:divBdr>
            <w:top w:val="none" w:sz="0" w:space="0" w:color="auto"/>
            <w:left w:val="none" w:sz="0" w:space="0" w:color="auto"/>
            <w:bottom w:val="none" w:sz="0" w:space="0" w:color="auto"/>
            <w:right w:val="none" w:sz="0" w:space="0" w:color="auto"/>
          </w:divBdr>
        </w:div>
        <w:div w:id="964582515">
          <w:marLeft w:val="480"/>
          <w:marRight w:val="0"/>
          <w:marTop w:val="0"/>
          <w:marBottom w:val="0"/>
          <w:divBdr>
            <w:top w:val="none" w:sz="0" w:space="0" w:color="auto"/>
            <w:left w:val="none" w:sz="0" w:space="0" w:color="auto"/>
            <w:bottom w:val="none" w:sz="0" w:space="0" w:color="auto"/>
            <w:right w:val="none" w:sz="0" w:space="0" w:color="auto"/>
          </w:divBdr>
        </w:div>
        <w:div w:id="1226375542">
          <w:marLeft w:val="480"/>
          <w:marRight w:val="0"/>
          <w:marTop w:val="0"/>
          <w:marBottom w:val="0"/>
          <w:divBdr>
            <w:top w:val="none" w:sz="0" w:space="0" w:color="auto"/>
            <w:left w:val="none" w:sz="0" w:space="0" w:color="auto"/>
            <w:bottom w:val="none" w:sz="0" w:space="0" w:color="auto"/>
            <w:right w:val="none" w:sz="0" w:space="0" w:color="auto"/>
          </w:divBdr>
        </w:div>
        <w:div w:id="392894313">
          <w:marLeft w:val="480"/>
          <w:marRight w:val="0"/>
          <w:marTop w:val="0"/>
          <w:marBottom w:val="0"/>
          <w:divBdr>
            <w:top w:val="none" w:sz="0" w:space="0" w:color="auto"/>
            <w:left w:val="none" w:sz="0" w:space="0" w:color="auto"/>
            <w:bottom w:val="none" w:sz="0" w:space="0" w:color="auto"/>
            <w:right w:val="none" w:sz="0" w:space="0" w:color="auto"/>
          </w:divBdr>
        </w:div>
        <w:div w:id="688025730">
          <w:marLeft w:val="480"/>
          <w:marRight w:val="0"/>
          <w:marTop w:val="0"/>
          <w:marBottom w:val="0"/>
          <w:divBdr>
            <w:top w:val="none" w:sz="0" w:space="0" w:color="auto"/>
            <w:left w:val="none" w:sz="0" w:space="0" w:color="auto"/>
            <w:bottom w:val="none" w:sz="0" w:space="0" w:color="auto"/>
            <w:right w:val="none" w:sz="0" w:space="0" w:color="auto"/>
          </w:divBdr>
        </w:div>
      </w:divsChild>
    </w:div>
    <w:div w:id="1282152402">
      <w:bodyDiv w:val="1"/>
      <w:marLeft w:val="0"/>
      <w:marRight w:val="0"/>
      <w:marTop w:val="0"/>
      <w:marBottom w:val="0"/>
      <w:divBdr>
        <w:top w:val="none" w:sz="0" w:space="0" w:color="auto"/>
        <w:left w:val="none" w:sz="0" w:space="0" w:color="auto"/>
        <w:bottom w:val="none" w:sz="0" w:space="0" w:color="auto"/>
        <w:right w:val="none" w:sz="0" w:space="0" w:color="auto"/>
      </w:divBdr>
      <w:divsChild>
        <w:div w:id="577399744">
          <w:marLeft w:val="480"/>
          <w:marRight w:val="0"/>
          <w:marTop w:val="0"/>
          <w:marBottom w:val="0"/>
          <w:divBdr>
            <w:top w:val="none" w:sz="0" w:space="0" w:color="auto"/>
            <w:left w:val="none" w:sz="0" w:space="0" w:color="auto"/>
            <w:bottom w:val="none" w:sz="0" w:space="0" w:color="auto"/>
            <w:right w:val="none" w:sz="0" w:space="0" w:color="auto"/>
          </w:divBdr>
        </w:div>
        <w:div w:id="1093208157">
          <w:marLeft w:val="480"/>
          <w:marRight w:val="0"/>
          <w:marTop w:val="0"/>
          <w:marBottom w:val="0"/>
          <w:divBdr>
            <w:top w:val="none" w:sz="0" w:space="0" w:color="auto"/>
            <w:left w:val="none" w:sz="0" w:space="0" w:color="auto"/>
            <w:bottom w:val="none" w:sz="0" w:space="0" w:color="auto"/>
            <w:right w:val="none" w:sz="0" w:space="0" w:color="auto"/>
          </w:divBdr>
        </w:div>
        <w:div w:id="1854567338">
          <w:marLeft w:val="480"/>
          <w:marRight w:val="0"/>
          <w:marTop w:val="0"/>
          <w:marBottom w:val="0"/>
          <w:divBdr>
            <w:top w:val="none" w:sz="0" w:space="0" w:color="auto"/>
            <w:left w:val="none" w:sz="0" w:space="0" w:color="auto"/>
            <w:bottom w:val="none" w:sz="0" w:space="0" w:color="auto"/>
            <w:right w:val="none" w:sz="0" w:space="0" w:color="auto"/>
          </w:divBdr>
        </w:div>
        <w:div w:id="1843667973">
          <w:marLeft w:val="480"/>
          <w:marRight w:val="0"/>
          <w:marTop w:val="0"/>
          <w:marBottom w:val="0"/>
          <w:divBdr>
            <w:top w:val="none" w:sz="0" w:space="0" w:color="auto"/>
            <w:left w:val="none" w:sz="0" w:space="0" w:color="auto"/>
            <w:bottom w:val="none" w:sz="0" w:space="0" w:color="auto"/>
            <w:right w:val="none" w:sz="0" w:space="0" w:color="auto"/>
          </w:divBdr>
        </w:div>
        <w:div w:id="1937320923">
          <w:marLeft w:val="480"/>
          <w:marRight w:val="0"/>
          <w:marTop w:val="0"/>
          <w:marBottom w:val="0"/>
          <w:divBdr>
            <w:top w:val="none" w:sz="0" w:space="0" w:color="auto"/>
            <w:left w:val="none" w:sz="0" w:space="0" w:color="auto"/>
            <w:bottom w:val="none" w:sz="0" w:space="0" w:color="auto"/>
            <w:right w:val="none" w:sz="0" w:space="0" w:color="auto"/>
          </w:divBdr>
        </w:div>
        <w:div w:id="273053649">
          <w:marLeft w:val="480"/>
          <w:marRight w:val="0"/>
          <w:marTop w:val="0"/>
          <w:marBottom w:val="0"/>
          <w:divBdr>
            <w:top w:val="none" w:sz="0" w:space="0" w:color="auto"/>
            <w:left w:val="none" w:sz="0" w:space="0" w:color="auto"/>
            <w:bottom w:val="none" w:sz="0" w:space="0" w:color="auto"/>
            <w:right w:val="none" w:sz="0" w:space="0" w:color="auto"/>
          </w:divBdr>
        </w:div>
        <w:div w:id="725030923">
          <w:marLeft w:val="480"/>
          <w:marRight w:val="0"/>
          <w:marTop w:val="0"/>
          <w:marBottom w:val="0"/>
          <w:divBdr>
            <w:top w:val="none" w:sz="0" w:space="0" w:color="auto"/>
            <w:left w:val="none" w:sz="0" w:space="0" w:color="auto"/>
            <w:bottom w:val="none" w:sz="0" w:space="0" w:color="auto"/>
            <w:right w:val="none" w:sz="0" w:space="0" w:color="auto"/>
          </w:divBdr>
        </w:div>
        <w:div w:id="2077624843">
          <w:marLeft w:val="480"/>
          <w:marRight w:val="0"/>
          <w:marTop w:val="0"/>
          <w:marBottom w:val="0"/>
          <w:divBdr>
            <w:top w:val="none" w:sz="0" w:space="0" w:color="auto"/>
            <w:left w:val="none" w:sz="0" w:space="0" w:color="auto"/>
            <w:bottom w:val="none" w:sz="0" w:space="0" w:color="auto"/>
            <w:right w:val="none" w:sz="0" w:space="0" w:color="auto"/>
          </w:divBdr>
        </w:div>
        <w:div w:id="1691495020">
          <w:marLeft w:val="480"/>
          <w:marRight w:val="0"/>
          <w:marTop w:val="0"/>
          <w:marBottom w:val="0"/>
          <w:divBdr>
            <w:top w:val="none" w:sz="0" w:space="0" w:color="auto"/>
            <w:left w:val="none" w:sz="0" w:space="0" w:color="auto"/>
            <w:bottom w:val="none" w:sz="0" w:space="0" w:color="auto"/>
            <w:right w:val="none" w:sz="0" w:space="0" w:color="auto"/>
          </w:divBdr>
        </w:div>
        <w:div w:id="2027243635">
          <w:marLeft w:val="480"/>
          <w:marRight w:val="0"/>
          <w:marTop w:val="0"/>
          <w:marBottom w:val="0"/>
          <w:divBdr>
            <w:top w:val="none" w:sz="0" w:space="0" w:color="auto"/>
            <w:left w:val="none" w:sz="0" w:space="0" w:color="auto"/>
            <w:bottom w:val="none" w:sz="0" w:space="0" w:color="auto"/>
            <w:right w:val="none" w:sz="0" w:space="0" w:color="auto"/>
          </w:divBdr>
        </w:div>
        <w:div w:id="256444122">
          <w:marLeft w:val="480"/>
          <w:marRight w:val="0"/>
          <w:marTop w:val="0"/>
          <w:marBottom w:val="0"/>
          <w:divBdr>
            <w:top w:val="none" w:sz="0" w:space="0" w:color="auto"/>
            <w:left w:val="none" w:sz="0" w:space="0" w:color="auto"/>
            <w:bottom w:val="none" w:sz="0" w:space="0" w:color="auto"/>
            <w:right w:val="none" w:sz="0" w:space="0" w:color="auto"/>
          </w:divBdr>
        </w:div>
        <w:div w:id="1706953053">
          <w:marLeft w:val="480"/>
          <w:marRight w:val="0"/>
          <w:marTop w:val="0"/>
          <w:marBottom w:val="0"/>
          <w:divBdr>
            <w:top w:val="none" w:sz="0" w:space="0" w:color="auto"/>
            <w:left w:val="none" w:sz="0" w:space="0" w:color="auto"/>
            <w:bottom w:val="none" w:sz="0" w:space="0" w:color="auto"/>
            <w:right w:val="none" w:sz="0" w:space="0" w:color="auto"/>
          </w:divBdr>
        </w:div>
      </w:divsChild>
    </w:div>
    <w:div w:id="1283727643">
      <w:bodyDiv w:val="1"/>
      <w:marLeft w:val="0"/>
      <w:marRight w:val="0"/>
      <w:marTop w:val="0"/>
      <w:marBottom w:val="0"/>
      <w:divBdr>
        <w:top w:val="none" w:sz="0" w:space="0" w:color="auto"/>
        <w:left w:val="none" w:sz="0" w:space="0" w:color="auto"/>
        <w:bottom w:val="none" w:sz="0" w:space="0" w:color="auto"/>
        <w:right w:val="none" w:sz="0" w:space="0" w:color="auto"/>
      </w:divBdr>
      <w:divsChild>
        <w:div w:id="472793973">
          <w:marLeft w:val="480"/>
          <w:marRight w:val="0"/>
          <w:marTop w:val="0"/>
          <w:marBottom w:val="0"/>
          <w:divBdr>
            <w:top w:val="none" w:sz="0" w:space="0" w:color="auto"/>
            <w:left w:val="none" w:sz="0" w:space="0" w:color="auto"/>
            <w:bottom w:val="none" w:sz="0" w:space="0" w:color="auto"/>
            <w:right w:val="none" w:sz="0" w:space="0" w:color="auto"/>
          </w:divBdr>
        </w:div>
        <w:div w:id="2083717460">
          <w:marLeft w:val="480"/>
          <w:marRight w:val="0"/>
          <w:marTop w:val="0"/>
          <w:marBottom w:val="0"/>
          <w:divBdr>
            <w:top w:val="none" w:sz="0" w:space="0" w:color="auto"/>
            <w:left w:val="none" w:sz="0" w:space="0" w:color="auto"/>
            <w:bottom w:val="none" w:sz="0" w:space="0" w:color="auto"/>
            <w:right w:val="none" w:sz="0" w:space="0" w:color="auto"/>
          </w:divBdr>
        </w:div>
        <w:div w:id="196506909">
          <w:marLeft w:val="480"/>
          <w:marRight w:val="0"/>
          <w:marTop w:val="0"/>
          <w:marBottom w:val="0"/>
          <w:divBdr>
            <w:top w:val="none" w:sz="0" w:space="0" w:color="auto"/>
            <w:left w:val="none" w:sz="0" w:space="0" w:color="auto"/>
            <w:bottom w:val="none" w:sz="0" w:space="0" w:color="auto"/>
            <w:right w:val="none" w:sz="0" w:space="0" w:color="auto"/>
          </w:divBdr>
        </w:div>
        <w:div w:id="48580334">
          <w:marLeft w:val="480"/>
          <w:marRight w:val="0"/>
          <w:marTop w:val="0"/>
          <w:marBottom w:val="0"/>
          <w:divBdr>
            <w:top w:val="none" w:sz="0" w:space="0" w:color="auto"/>
            <w:left w:val="none" w:sz="0" w:space="0" w:color="auto"/>
            <w:bottom w:val="none" w:sz="0" w:space="0" w:color="auto"/>
            <w:right w:val="none" w:sz="0" w:space="0" w:color="auto"/>
          </w:divBdr>
        </w:div>
        <w:div w:id="789780375">
          <w:marLeft w:val="480"/>
          <w:marRight w:val="0"/>
          <w:marTop w:val="0"/>
          <w:marBottom w:val="0"/>
          <w:divBdr>
            <w:top w:val="none" w:sz="0" w:space="0" w:color="auto"/>
            <w:left w:val="none" w:sz="0" w:space="0" w:color="auto"/>
            <w:bottom w:val="none" w:sz="0" w:space="0" w:color="auto"/>
            <w:right w:val="none" w:sz="0" w:space="0" w:color="auto"/>
          </w:divBdr>
        </w:div>
        <w:div w:id="422843070">
          <w:marLeft w:val="480"/>
          <w:marRight w:val="0"/>
          <w:marTop w:val="0"/>
          <w:marBottom w:val="0"/>
          <w:divBdr>
            <w:top w:val="none" w:sz="0" w:space="0" w:color="auto"/>
            <w:left w:val="none" w:sz="0" w:space="0" w:color="auto"/>
            <w:bottom w:val="none" w:sz="0" w:space="0" w:color="auto"/>
            <w:right w:val="none" w:sz="0" w:space="0" w:color="auto"/>
          </w:divBdr>
        </w:div>
        <w:div w:id="444547497">
          <w:marLeft w:val="480"/>
          <w:marRight w:val="0"/>
          <w:marTop w:val="0"/>
          <w:marBottom w:val="0"/>
          <w:divBdr>
            <w:top w:val="none" w:sz="0" w:space="0" w:color="auto"/>
            <w:left w:val="none" w:sz="0" w:space="0" w:color="auto"/>
            <w:bottom w:val="none" w:sz="0" w:space="0" w:color="auto"/>
            <w:right w:val="none" w:sz="0" w:space="0" w:color="auto"/>
          </w:divBdr>
        </w:div>
        <w:div w:id="2097285033">
          <w:marLeft w:val="480"/>
          <w:marRight w:val="0"/>
          <w:marTop w:val="0"/>
          <w:marBottom w:val="0"/>
          <w:divBdr>
            <w:top w:val="none" w:sz="0" w:space="0" w:color="auto"/>
            <w:left w:val="none" w:sz="0" w:space="0" w:color="auto"/>
            <w:bottom w:val="none" w:sz="0" w:space="0" w:color="auto"/>
            <w:right w:val="none" w:sz="0" w:space="0" w:color="auto"/>
          </w:divBdr>
        </w:div>
        <w:div w:id="1504856591">
          <w:marLeft w:val="480"/>
          <w:marRight w:val="0"/>
          <w:marTop w:val="0"/>
          <w:marBottom w:val="0"/>
          <w:divBdr>
            <w:top w:val="none" w:sz="0" w:space="0" w:color="auto"/>
            <w:left w:val="none" w:sz="0" w:space="0" w:color="auto"/>
            <w:bottom w:val="none" w:sz="0" w:space="0" w:color="auto"/>
            <w:right w:val="none" w:sz="0" w:space="0" w:color="auto"/>
          </w:divBdr>
        </w:div>
        <w:div w:id="990989772">
          <w:marLeft w:val="480"/>
          <w:marRight w:val="0"/>
          <w:marTop w:val="0"/>
          <w:marBottom w:val="0"/>
          <w:divBdr>
            <w:top w:val="none" w:sz="0" w:space="0" w:color="auto"/>
            <w:left w:val="none" w:sz="0" w:space="0" w:color="auto"/>
            <w:bottom w:val="none" w:sz="0" w:space="0" w:color="auto"/>
            <w:right w:val="none" w:sz="0" w:space="0" w:color="auto"/>
          </w:divBdr>
        </w:div>
        <w:div w:id="513422437">
          <w:marLeft w:val="480"/>
          <w:marRight w:val="0"/>
          <w:marTop w:val="0"/>
          <w:marBottom w:val="0"/>
          <w:divBdr>
            <w:top w:val="none" w:sz="0" w:space="0" w:color="auto"/>
            <w:left w:val="none" w:sz="0" w:space="0" w:color="auto"/>
            <w:bottom w:val="none" w:sz="0" w:space="0" w:color="auto"/>
            <w:right w:val="none" w:sz="0" w:space="0" w:color="auto"/>
          </w:divBdr>
        </w:div>
        <w:div w:id="566841694">
          <w:marLeft w:val="480"/>
          <w:marRight w:val="0"/>
          <w:marTop w:val="0"/>
          <w:marBottom w:val="0"/>
          <w:divBdr>
            <w:top w:val="none" w:sz="0" w:space="0" w:color="auto"/>
            <w:left w:val="none" w:sz="0" w:space="0" w:color="auto"/>
            <w:bottom w:val="none" w:sz="0" w:space="0" w:color="auto"/>
            <w:right w:val="none" w:sz="0" w:space="0" w:color="auto"/>
          </w:divBdr>
        </w:div>
        <w:div w:id="631331995">
          <w:marLeft w:val="480"/>
          <w:marRight w:val="0"/>
          <w:marTop w:val="0"/>
          <w:marBottom w:val="0"/>
          <w:divBdr>
            <w:top w:val="none" w:sz="0" w:space="0" w:color="auto"/>
            <w:left w:val="none" w:sz="0" w:space="0" w:color="auto"/>
            <w:bottom w:val="none" w:sz="0" w:space="0" w:color="auto"/>
            <w:right w:val="none" w:sz="0" w:space="0" w:color="auto"/>
          </w:divBdr>
        </w:div>
        <w:div w:id="1165513966">
          <w:marLeft w:val="480"/>
          <w:marRight w:val="0"/>
          <w:marTop w:val="0"/>
          <w:marBottom w:val="0"/>
          <w:divBdr>
            <w:top w:val="none" w:sz="0" w:space="0" w:color="auto"/>
            <w:left w:val="none" w:sz="0" w:space="0" w:color="auto"/>
            <w:bottom w:val="none" w:sz="0" w:space="0" w:color="auto"/>
            <w:right w:val="none" w:sz="0" w:space="0" w:color="auto"/>
          </w:divBdr>
        </w:div>
      </w:divsChild>
    </w:div>
    <w:div w:id="1287665881">
      <w:bodyDiv w:val="1"/>
      <w:marLeft w:val="0"/>
      <w:marRight w:val="0"/>
      <w:marTop w:val="0"/>
      <w:marBottom w:val="0"/>
      <w:divBdr>
        <w:top w:val="none" w:sz="0" w:space="0" w:color="auto"/>
        <w:left w:val="none" w:sz="0" w:space="0" w:color="auto"/>
        <w:bottom w:val="none" w:sz="0" w:space="0" w:color="auto"/>
        <w:right w:val="none" w:sz="0" w:space="0" w:color="auto"/>
      </w:divBdr>
      <w:divsChild>
        <w:div w:id="1574117892">
          <w:marLeft w:val="480"/>
          <w:marRight w:val="0"/>
          <w:marTop w:val="0"/>
          <w:marBottom w:val="0"/>
          <w:divBdr>
            <w:top w:val="none" w:sz="0" w:space="0" w:color="auto"/>
            <w:left w:val="none" w:sz="0" w:space="0" w:color="auto"/>
            <w:bottom w:val="none" w:sz="0" w:space="0" w:color="auto"/>
            <w:right w:val="none" w:sz="0" w:space="0" w:color="auto"/>
          </w:divBdr>
        </w:div>
        <w:div w:id="359399650">
          <w:marLeft w:val="480"/>
          <w:marRight w:val="0"/>
          <w:marTop w:val="0"/>
          <w:marBottom w:val="0"/>
          <w:divBdr>
            <w:top w:val="none" w:sz="0" w:space="0" w:color="auto"/>
            <w:left w:val="none" w:sz="0" w:space="0" w:color="auto"/>
            <w:bottom w:val="none" w:sz="0" w:space="0" w:color="auto"/>
            <w:right w:val="none" w:sz="0" w:space="0" w:color="auto"/>
          </w:divBdr>
        </w:div>
        <w:div w:id="1970431556">
          <w:marLeft w:val="480"/>
          <w:marRight w:val="0"/>
          <w:marTop w:val="0"/>
          <w:marBottom w:val="0"/>
          <w:divBdr>
            <w:top w:val="none" w:sz="0" w:space="0" w:color="auto"/>
            <w:left w:val="none" w:sz="0" w:space="0" w:color="auto"/>
            <w:bottom w:val="none" w:sz="0" w:space="0" w:color="auto"/>
            <w:right w:val="none" w:sz="0" w:space="0" w:color="auto"/>
          </w:divBdr>
        </w:div>
        <w:div w:id="1478062572">
          <w:marLeft w:val="480"/>
          <w:marRight w:val="0"/>
          <w:marTop w:val="0"/>
          <w:marBottom w:val="0"/>
          <w:divBdr>
            <w:top w:val="none" w:sz="0" w:space="0" w:color="auto"/>
            <w:left w:val="none" w:sz="0" w:space="0" w:color="auto"/>
            <w:bottom w:val="none" w:sz="0" w:space="0" w:color="auto"/>
            <w:right w:val="none" w:sz="0" w:space="0" w:color="auto"/>
          </w:divBdr>
        </w:div>
        <w:div w:id="260919742">
          <w:marLeft w:val="480"/>
          <w:marRight w:val="0"/>
          <w:marTop w:val="0"/>
          <w:marBottom w:val="0"/>
          <w:divBdr>
            <w:top w:val="none" w:sz="0" w:space="0" w:color="auto"/>
            <w:left w:val="none" w:sz="0" w:space="0" w:color="auto"/>
            <w:bottom w:val="none" w:sz="0" w:space="0" w:color="auto"/>
            <w:right w:val="none" w:sz="0" w:space="0" w:color="auto"/>
          </w:divBdr>
        </w:div>
        <w:div w:id="65692118">
          <w:marLeft w:val="480"/>
          <w:marRight w:val="0"/>
          <w:marTop w:val="0"/>
          <w:marBottom w:val="0"/>
          <w:divBdr>
            <w:top w:val="none" w:sz="0" w:space="0" w:color="auto"/>
            <w:left w:val="none" w:sz="0" w:space="0" w:color="auto"/>
            <w:bottom w:val="none" w:sz="0" w:space="0" w:color="auto"/>
            <w:right w:val="none" w:sz="0" w:space="0" w:color="auto"/>
          </w:divBdr>
        </w:div>
        <w:div w:id="2131706399">
          <w:marLeft w:val="480"/>
          <w:marRight w:val="0"/>
          <w:marTop w:val="0"/>
          <w:marBottom w:val="0"/>
          <w:divBdr>
            <w:top w:val="none" w:sz="0" w:space="0" w:color="auto"/>
            <w:left w:val="none" w:sz="0" w:space="0" w:color="auto"/>
            <w:bottom w:val="none" w:sz="0" w:space="0" w:color="auto"/>
            <w:right w:val="none" w:sz="0" w:space="0" w:color="auto"/>
          </w:divBdr>
        </w:div>
        <w:div w:id="1031106441">
          <w:marLeft w:val="480"/>
          <w:marRight w:val="0"/>
          <w:marTop w:val="0"/>
          <w:marBottom w:val="0"/>
          <w:divBdr>
            <w:top w:val="none" w:sz="0" w:space="0" w:color="auto"/>
            <w:left w:val="none" w:sz="0" w:space="0" w:color="auto"/>
            <w:bottom w:val="none" w:sz="0" w:space="0" w:color="auto"/>
            <w:right w:val="none" w:sz="0" w:space="0" w:color="auto"/>
          </w:divBdr>
        </w:div>
        <w:div w:id="2049255588">
          <w:marLeft w:val="480"/>
          <w:marRight w:val="0"/>
          <w:marTop w:val="0"/>
          <w:marBottom w:val="0"/>
          <w:divBdr>
            <w:top w:val="none" w:sz="0" w:space="0" w:color="auto"/>
            <w:left w:val="none" w:sz="0" w:space="0" w:color="auto"/>
            <w:bottom w:val="none" w:sz="0" w:space="0" w:color="auto"/>
            <w:right w:val="none" w:sz="0" w:space="0" w:color="auto"/>
          </w:divBdr>
        </w:div>
        <w:div w:id="929462873">
          <w:marLeft w:val="480"/>
          <w:marRight w:val="0"/>
          <w:marTop w:val="0"/>
          <w:marBottom w:val="0"/>
          <w:divBdr>
            <w:top w:val="none" w:sz="0" w:space="0" w:color="auto"/>
            <w:left w:val="none" w:sz="0" w:space="0" w:color="auto"/>
            <w:bottom w:val="none" w:sz="0" w:space="0" w:color="auto"/>
            <w:right w:val="none" w:sz="0" w:space="0" w:color="auto"/>
          </w:divBdr>
        </w:div>
        <w:div w:id="1526943818">
          <w:marLeft w:val="480"/>
          <w:marRight w:val="0"/>
          <w:marTop w:val="0"/>
          <w:marBottom w:val="0"/>
          <w:divBdr>
            <w:top w:val="none" w:sz="0" w:space="0" w:color="auto"/>
            <w:left w:val="none" w:sz="0" w:space="0" w:color="auto"/>
            <w:bottom w:val="none" w:sz="0" w:space="0" w:color="auto"/>
            <w:right w:val="none" w:sz="0" w:space="0" w:color="auto"/>
          </w:divBdr>
        </w:div>
        <w:div w:id="955722224">
          <w:marLeft w:val="480"/>
          <w:marRight w:val="0"/>
          <w:marTop w:val="0"/>
          <w:marBottom w:val="0"/>
          <w:divBdr>
            <w:top w:val="none" w:sz="0" w:space="0" w:color="auto"/>
            <w:left w:val="none" w:sz="0" w:space="0" w:color="auto"/>
            <w:bottom w:val="none" w:sz="0" w:space="0" w:color="auto"/>
            <w:right w:val="none" w:sz="0" w:space="0" w:color="auto"/>
          </w:divBdr>
        </w:div>
        <w:div w:id="59911404">
          <w:marLeft w:val="480"/>
          <w:marRight w:val="0"/>
          <w:marTop w:val="0"/>
          <w:marBottom w:val="0"/>
          <w:divBdr>
            <w:top w:val="none" w:sz="0" w:space="0" w:color="auto"/>
            <w:left w:val="none" w:sz="0" w:space="0" w:color="auto"/>
            <w:bottom w:val="none" w:sz="0" w:space="0" w:color="auto"/>
            <w:right w:val="none" w:sz="0" w:space="0" w:color="auto"/>
          </w:divBdr>
        </w:div>
        <w:div w:id="1546412224">
          <w:marLeft w:val="480"/>
          <w:marRight w:val="0"/>
          <w:marTop w:val="0"/>
          <w:marBottom w:val="0"/>
          <w:divBdr>
            <w:top w:val="none" w:sz="0" w:space="0" w:color="auto"/>
            <w:left w:val="none" w:sz="0" w:space="0" w:color="auto"/>
            <w:bottom w:val="none" w:sz="0" w:space="0" w:color="auto"/>
            <w:right w:val="none" w:sz="0" w:space="0" w:color="auto"/>
          </w:divBdr>
        </w:div>
        <w:div w:id="944120677">
          <w:marLeft w:val="480"/>
          <w:marRight w:val="0"/>
          <w:marTop w:val="0"/>
          <w:marBottom w:val="0"/>
          <w:divBdr>
            <w:top w:val="none" w:sz="0" w:space="0" w:color="auto"/>
            <w:left w:val="none" w:sz="0" w:space="0" w:color="auto"/>
            <w:bottom w:val="none" w:sz="0" w:space="0" w:color="auto"/>
            <w:right w:val="none" w:sz="0" w:space="0" w:color="auto"/>
          </w:divBdr>
        </w:div>
        <w:div w:id="1665741693">
          <w:marLeft w:val="480"/>
          <w:marRight w:val="0"/>
          <w:marTop w:val="0"/>
          <w:marBottom w:val="0"/>
          <w:divBdr>
            <w:top w:val="none" w:sz="0" w:space="0" w:color="auto"/>
            <w:left w:val="none" w:sz="0" w:space="0" w:color="auto"/>
            <w:bottom w:val="none" w:sz="0" w:space="0" w:color="auto"/>
            <w:right w:val="none" w:sz="0" w:space="0" w:color="auto"/>
          </w:divBdr>
        </w:div>
        <w:div w:id="1574465738">
          <w:marLeft w:val="480"/>
          <w:marRight w:val="0"/>
          <w:marTop w:val="0"/>
          <w:marBottom w:val="0"/>
          <w:divBdr>
            <w:top w:val="none" w:sz="0" w:space="0" w:color="auto"/>
            <w:left w:val="none" w:sz="0" w:space="0" w:color="auto"/>
            <w:bottom w:val="none" w:sz="0" w:space="0" w:color="auto"/>
            <w:right w:val="none" w:sz="0" w:space="0" w:color="auto"/>
          </w:divBdr>
        </w:div>
        <w:div w:id="442115737">
          <w:marLeft w:val="480"/>
          <w:marRight w:val="0"/>
          <w:marTop w:val="0"/>
          <w:marBottom w:val="0"/>
          <w:divBdr>
            <w:top w:val="none" w:sz="0" w:space="0" w:color="auto"/>
            <w:left w:val="none" w:sz="0" w:space="0" w:color="auto"/>
            <w:bottom w:val="none" w:sz="0" w:space="0" w:color="auto"/>
            <w:right w:val="none" w:sz="0" w:space="0" w:color="auto"/>
          </w:divBdr>
        </w:div>
        <w:div w:id="1220635155">
          <w:marLeft w:val="480"/>
          <w:marRight w:val="0"/>
          <w:marTop w:val="0"/>
          <w:marBottom w:val="0"/>
          <w:divBdr>
            <w:top w:val="none" w:sz="0" w:space="0" w:color="auto"/>
            <w:left w:val="none" w:sz="0" w:space="0" w:color="auto"/>
            <w:bottom w:val="none" w:sz="0" w:space="0" w:color="auto"/>
            <w:right w:val="none" w:sz="0" w:space="0" w:color="auto"/>
          </w:divBdr>
        </w:div>
        <w:div w:id="184633174">
          <w:marLeft w:val="480"/>
          <w:marRight w:val="0"/>
          <w:marTop w:val="0"/>
          <w:marBottom w:val="0"/>
          <w:divBdr>
            <w:top w:val="none" w:sz="0" w:space="0" w:color="auto"/>
            <w:left w:val="none" w:sz="0" w:space="0" w:color="auto"/>
            <w:bottom w:val="none" w:sz="0" w:space="0" w:color="auto"/>
            <w:right w:val="none" w:sz="0" w:space="0" w:color="auto"/>
          </w:divBdr>
        </w:div>
        <w:div w:id="1093041570">
          <w:marLeft w:val="480"/>
          <w:marRight w:val="0"/>
          <w:marTop w:val="0"/>
          <w:marBottom w:val="0"/>
          <w:divBdr>
            <w:top w:val="none" w:sz="0" w:space="0" w:color="auto"/>
            <w:left w:val="none" w:sz="0" w:space="0" w:color="auto"/>
            <w:bottom w:val="none" w:sz="0" w:space="0" w:color="auto"/>
            <w:right w:val="none" w:sz="0" w:space="0" w:color="auto"/>
          </w:divBdr>
        </w:div>
      </w:divsChild>
    </w:div>
    <w:div w:id="1299185674">
      <w:bodyDiv w:val="1"/>
      <w:marLeft w:val="0"/>
      <w:marRight w:val="0"/>
      <w:marTop w:val="0"/>
      <w:marBottom w:val="0"/>
      <w:divBdr>
        <w:top w:val="none" w:sz="0" w:space="0" w:color="auto"/>
        <w:left w:val="none" w:sz="0" w:space="0" w:color="auto"/>
        <w:bottom w:val="none" w:sz="0" w:space="0" w:color="auto"/>
        <w:right w:val="none" w:sz="0" w:space="0" w:color="auto"/>
      </w:divBdr>
      <w:divsChild>
        <w:div w:id="1530679802">
          <w:marLeft w:val="480"/>
          <w:marRight w:val="0"/>
          <w:marTop w:val="0"/>
          <w:marBottom w:val="0"/>
          <w:divBdr>
            <w:top w:val="none" w:sz="0" w:space="0" w:color="auto"/>
            <w:left w:val="none" w:sz="0" w:space="0" w:color="auto"/>
            <w:bottom w:val="none" w:sz="0" w:space="0" w:color="auto"/>
            <w:right w:val="none" w:sz="0" w:space="0" w:color="auto"/>
          </w:divBdr>
        </w:div>
        <w:div w:id="195969649">
          <w:marLeft w:val="480"/>
          <w:marRight w:val="0"/>
          <w:marTop w:val="0"/>
          <w:marBottom w:val="0"/>
          <w:divBdr>
            <w:top w:val="none" w:sz="0" w:space="0" w:color="auto"/>
            <w:left w:val="none" w:sz="0" w:space="0" w:color="auto"/>
            <w:bottom w:val="none" w:sz="0" w:space="0" w:color="auto"/>
            <w:right w:val="none" w:sz="0" w:space="0" w:color="auto"/>
          </w:divBdr>
        </w:div>
        <w:div w:id="1972587400">
          <w:marLeft w:val="480"/>
          <w:marRight w:val="0"/>
          <w:marTop w:val="0"/>
          <w:marBottom w:val="0"/>
          <w:divBdr>
            <w:top w:val="none" w:sz="0" w:space="0" w:color="auto"/>
            <w:left w:val="none" w:sz="0" w:space="0" w:color="auto"/>
            <w:bottom w:val="none" w:sz="0" w:space="0" w:color="auto"/>
            <w:right w:val="none" w:sz="0" w:space="0" w:color="auto"/>
          </w:divBdr>
        </w:div>
        <w:div w:id="1020856127">
          <w:marLeft w:val="480"/>
          <w:marRight w:val="0"/>
          <w:marTop w:val="0"/>
          <w:marBottom w:val="0"/>
          <w:divBdr>
            <w:top w:val="none" w:sz="0" w:space="0" w:color="auto"/>
            <w:left w:val="none" w:sz="0" w:space="0" w:color="auto"/>
            <w:bottom w:val="none" w:sz="0" w:space="0" w:color="auto"/>
            <w:right w:val="none" w:sz="0" w:space="0" w:color="auto"/>
          </w:divBdr>
        </w:div>
        <w:div w:id="338121882">
          <w:marLeft w:val="480"/>
          <w:marRight w:val="0"/>
          <w:marTop w:val="0"/>
          <w:marBottom w:val="0"/>
          <w:divBdr>
            <w:top w:val="none" w:sz="0" w:space="0" w:color="auto"/>
            <w:left w:val="none" w:sz="0" w:space="0" w:color="auto"/>
            <w:bottom w:val="none" w:sz="0" w:space="0" w:color="auto"/>
            <w:right w:val="none" w:sz="0" w:space="0" w:color="auto"/>
          </w:divBdr>
        </w:div>
        <w:div w:id="646783414">
          <w:marLeft w:val="480"/>
          <w:marRight w:val="0"/>
          <w:marTop w:val="0"/>
          <w:marBottom w:val="0"/>
          <w:divBdr>
            <w:top w:val="none" w:sz="0" w:space="0" w:color="auto"/>
            <w:left w:val="none" w:sz="0" w:space="0" w:color="auto"/>
            <w:bottom w:val="none" w:sz="0" w:space="0" w:color="auto"/>
            <w:right w:val="none" w:sz="0" w:space="0" w:color="auto"/>
          </w:divBdr>
        </w:div>
        <w:div w:id="1630940712">
          <w:marLeft w:val="480"/>
          <w:marRight w:val="0"/>
          <w:marTop w:val="0"/>
          <w:marBottom w:val="0"/>
          <w:divBdr>
            <w:top w:val="none" w:sz="0" w:space="0" w:color="auto"/>
            <w:left w:val="none" w:sz="0" w:space="0" w:color="auto"/>
            <w:bottom w:val="none" w:sz="0" w:space="0" w:color="auto"/>
            <w:right w:val="none" w:sz="0" w:space="0" w:color="auto"/>
          </w:divBdr>
        </w:div>
        <w:div w:id="1014109069">
          <w:marLeft w:val="480"/>
          <w:marRight w:val="0"/>
          <w:marTop w:val="0"/>
          <w:marBottom w:val="0"/>
          <w:divBdr>
            <w:top w:val="none" w:sz="0" w:space="0" w:color="auto"/>
            <w:left w:val="none" w:sz="0" w:space="0" w:color="auto"/>
            <w:bottom w:val="none" w:sz="0" w:space="0" w:color="auto"/>
            <w:right w:val="none" w:sz="0" w:space="0" w:color="auto"/>
          </w:divBdr>
        </w:div>
        <w:div w:id="93214667">
          <w:marLeft w:val="480"/>
          <w:marRight w:val="0"/>
          <w:marTop w:val="0"/>
          <w:marBottom w:val="0"/>
          <w:divBdr>
            <w:top w:val="none" w:sz="0" w:space="0" w:color="auto"/>
            <w:left w:val="none" w:sz="0" w:space="0" w:color="auto"/>
            <w:bottom w:val="none" w:sz="0" w:space="0" w:color="auto"/>
            <w:right w:val="none" w:sz="0" w:space="0" w:color="auto"/>
          </w:divBdr>
        </w:div>
        <w:div w:id="636840180">
          <w:marLeft w:val="480"/>
          <w:marRight w:val="0"/>
          <w:marTop w:val="0"/>
          <w:marBottom w:val="0"/>
          <w:divBdr>
            <w:top w:val="none" w:sz="0" w:space="0" w:color="auto"/>
            <w:left w:val="none" w:sz="0" w:space="0" w:color="auto"/>
            <w:bottom w:val="none" w:sz="0" w:space="0" w:color="auto"/>
            <w:right w:val="none" w:sz="0" w:space="0" w:color="auto"/>
          </w:divBdr>
        </w:div>
        <w:div w:id="2084258176">
          <w:marLeft w:val="480"/>
          <w:marRight w:val="0"/>
          <w:marTop w:val="0"/>
          <w:marBottom w:val="0"/>
          <w:divBdr>
            <w:top w:val="none" w:sz="0" w:space="0" w:color="auto"/>
            <w:left w:val="none" w:sz="0" w:space="0" w:color="auto"/>
            <w:bottom w:val="none" w:sz="0" w:space="0" w:color="auto"/>
            <w:right w:val="none" w:sz="0" w:space="0" w:color="auto"/>
          </w:divBdr>
        </w:div>
        <w:div w:id="1605922564">
          <w:marLeft w:val="480"/>
          <w:marRight w:val="0"/>
          <w:marTop w:val="0"/>
          <w:marBottom w:val="0"/>
          <w:divBdr>
            <w:top w:val="none" w:sz="0" w:space="0" w:color="auto"/>
            <w:left w:val="none" w:sz="0" w:space="0" w:color="auto"/>
            <w:bottom w:val="none" w:sz="0" w:space="0" w:color="auto"/>
            <w:right w:val="none" w:sz="0" w:space="0" w:color="auto"/>
          </w:divBdr>
        </w:div>
        <w:div w:id="501551393">
          <w:marLeft w:val="480"/>
          <w:marRight w:val="0"/>
          <w:marTop w:val="0"/>
          <w:marBottom w:val="0"/>
          <w:divBdr>
            <w:top w:val="none" w:sz="0" w:space="0" w:color="auto"/>
            <w:left w:val="none" w:sz="0" w:space="0" w:color="auto"/>
            <w:bottom w:val="none" w:sz="0" w:space="0" w:color="auto"/>
            <w:right w:val="none" w:sz="0" w:space="0" w:color="auto"/>
          </w:divBdr>
        </w:div>
        <w:div w:id="782841704">
          <w:marLeft w:val="480"/>
          <w:marRight w:val="0"/>
          <w:marTop w:val="0"/>
          <w:marBottom w:val="0"/>
          <w:divBdr>
            <w:top w:val="none" w:sz="0" w:space="0" w:color="auto"/>
            <w:left w:val="none" w:sz="0" w:space="0" w:color="auto"/>
            <w:bottom w:val="none" w:sz="0" w:space="0" w:color="auto"/>
            <w:right w:val="none" w:sz="0" w:space="0" w:color="auto"/>
          </w:divBdr>
        </w:div>
        <w:div w:id="387340215">
          <w:marLeft w:val="480"/>
          <w:marRight w:val="0"/>
          <w:marTop w:val="0"/>
          <w:marBottom w:val="0"/>
          <w:divBdr>
            <w:top w:val="none" w:sz="0" w:space="0" w:color="auto"/>
            <w:left w:val="none" w:sz="0" w:space="0" w:color="auto"/>
            <w:bottom w:val="none" w:sz="0" w:space="0" w:color="auto"/>
            <w:right w:val="none" w:sz="0" w:space="0" w:color="auto"/>
          </w:divBdr>
        </w:div>
        <w:div w:id="594747646">
          <w:marLeft w:val="480"/>
          <w:marRight w:val="0"/>
          <w:marTop w:val="0"/>
          <w:marBottom w:val="0"/>
          <w:divBdr>
            <w:top w:val="none" w:sz="0" w:space="0" w:color="auto"/>
            <w:left w:val="none" w:sz="0" w:space="0" w:color="auto"/>
            <w:bottom w:val="none" w:sz="0" w:space="0" w:color="auto"/>
            <w:right w:val="none" w:sz="0" w:space="0" w:color="auto"/>
          </w:divBdr>
        </w:div>
        <w:div w:id="952713378">
          <w:marLeft w:val="480"/>
          <w:marRight w:val="0"/>
          <w:marTop w:val="0"/>
          <w:marBottom w:val="0"/>
          <w:divBdr>
            <w:top w:val="none" w:sz="0" w:space="0" w:color="auto"/>
            <w:left w:val="none" w:sz="0" w:space="0" w:color="auto"/>
            <w:bottom w:val="none" w:sz="0" w:space="0" w:color="auto"/>
            <w:right w:val="none" w:sz="0" w:space="0" w:color="auto"/>
          </w:divBdr>
        </w:div>
        <w:div w:id="708260607">
          <w:marLeft w:val="480"/>
          <w:marRight w:val="0"/>
          <w:marTop w:val="0"/>
          <w:marBottom w:val="0"/>
          <w:divBdr>
            <w:top w:val="none" w:sz="0" w:space="0" w:color="auto"/>
            <w:left w:val="none" w:sz="0" w:space="0" w:color="auto"/>
            <w:bottom w:val="none" w:sz="0" w:space="0" w:color="auto"/>
            <w:right w:val="none" w:sz="0" w:space="0" w:color="auto"/>
          </w:divBdr>
        </w:div>
        <w:div w:id="1747920899">
          <w:marLeft w:val="480"/>
          <w:marRight w:val="0"/>
          <w:marTop w:val="0"/>
          <w:marBottom w:val="0"/>
          <w:divBdr>
            <w:top w:val="none" w:sz="0" w:space="0" w:color="auto"/>
            <w:left w:val="none" w:sz="0" w:space="0" w:color="auto"/>
            <w:bottom w:val="none" w:sz="0" w:space="0" w:color="auto"/>
            <w:right w:val="none" w:sz="0" w:space="0" w:color="auto"/>
          </w:divBdr>
        </w:div>
        <w:div w:id="67774392">
          <w:marLeft w:val="480"/>
          <w:marRight w:val="0"/>
          <w:marTop w:val="0"/>
          <w:marBottom w:val="0"/>
          <w:divBdr>
            <w:top w:val="none" w:sz="0" w:space="0" w:color="auto"/>
            <w:left w:val="none" w:sz="0" w:space="0" w:color="auto"/>
            <w:bottom w:val="none" w:sz="0" w:space="0" w:color="auto"/>
            <w:right w:val="none" w:sz="0" w:space="0" w:color="auto"/>
          </w:divBdr>
        </w:div>
        <w:div w:id="1571036623">
          <w:marLeft w:val="480"/>
          <w:marRight w:val="0"/>
          <w:marTop w:val="0"/>
          <w:marBottom w:val="0"/>
          <w:divBdr>
            <w:top w:val="none" w:sz="0" w:space="0" w:color="auto"/>
            <w:left w:val="none" w:sz="0" w:space="0" w:color="auto"/>
            <w:bottom w:val="none" w:sz="0" w:space="0" w:color="auto"/>
            <w:right w:val="none" w:sz="0" w:space="0" w:color="auto"/>
          </w:divBdr>
        </w:div>
        <w:div w:id="650719768">
          <w:marLeft w:val="480"/>
          <w:marRight w:val="0"/>
          <w:marTop w:val="0"/>
          <w:marBottom w:val="0"/>
          <w:divBdr>
            <w:top w:val="none" w:sz="0" w:space="0" w:color="auto"/>
            <w:left w:val="none" w:sz="0" w:space="0" w:color="auto"/>
            <w:bottom w:val="none" w:sz="0" w:space="0" w:color="auto"/>
            <w:right w:val="none" w:sz="0" w:space="0" w:color="auto"/>
          </w:divBdr>
        </w:div>
        <w:div w:id="1380277655">
          <w:marLeft w:val="480"/>
          <w:marRight w:val="0"/>
          <w:marTop w:val="0"/>
          <w:marBottom w:val="0"/>
          <w:divBdr>
            <w:top w:val="none" w:sz="0" w:space="0" w:color="auto"/>
            <w:left w:val="none" w:sz="0" w:space="0" w:color="auto"/>
            <w:bottom w:val="none" w:sz="0" w:space="0" w:color="auto"/>
            <w:right w:val="none" w:sz="0" w:space="0" w:color="auto"/>
          </w:divBdr>
        </w:div>
        <w:div w:id="122307757">
          <w:marLeft w:val="480"/>
          <w:marRight w:val="0"/>
          <w:marTop w:val="0"/>
          <w:marBottom w:val="0"/>
          <w:divBdr>
            <w:top w:val="none" w:sz="0" w:space="0" w:color="auto"/>
            <w:left w:val="none" w:sz="0" w:space="0" w:color="auto"/>
            <w:bottom w:val="none" w:sz="0" w:space="0" w:color="auto"/>
            <w:right w:val="none" w:sz="0" w:space="0" w:color="auto"/>
          </w:divBdr>
        </w:div>
        <w:div w:id="864901369">
          <w:marLeft w:val="480"/>
          <w:marRight w:val="0"/>
          <w:marTop w:val="0"/>
          <w:marBottom w:val="0"/>
          <w:divBdr>
            <w:top w:val="none" w:sz="0" w:space="0" w:color="auto"/>
            <w:left w:val="none" w:sz="0" w:space="0" w:color="auto"/>
            <w:bottom w:val="none" w:sz="0" w:space="0" w:color="auto"/>
            <w:right w:val="none" w:sz="0" w:space="0" w:color="auto"/>
          </w:divBdr>
        </w:div>
        <w:div w:id="1806853049">
          <w:marLeft w:val="480"/>
          <w:marRight w:val="0"/>
          <w:marTop w:val="0"/>
          <w:marBottom w:val="0"/>
          <w:divBdr>
            <w:top w:val="none" w:sz="0" w:space="0" w:color="auto"/>
            <w:left w:val="none" w:sz="0" w:space="0" w:color="auto"/>
            <w:bottom w:val="none" w:sz="0" w:space="0" w:color="auto"/>
            <w:right w:val="none" w:sz="0" w:space="0" w:color="auto"/>
          </w:divBdr>
        </w:div>
      </w:divsChild>
    </w:div>
    <w:div w:id="1301422411">
      <w:bodyDiv w:val="1"/>
      <w:marLeft w:val="0"/>
      <w:marRight w:val="0"/>
      <w:marTop w:val="0"/>
      <w:marBottom w:val="0"/>
      <w:divBdr>
        <w:top w:val="none" w:sz="0" w:space="0" w:color="auto"/>
        <w:left w:val="none" w:sz="0" w:space="0" w:color="auto"/>
        <w:bottom w:val="none" w:sz="0" w:space="0" w:color="auto"/>
        <w:right w:val="none" w:sz="0" w:space="0" w:color="auto"/>
      </w:divBdr>
      <w:divsChild>
        <w:div w:id="679043481">
          <w:marLeft w:val="480"/>
          <w:marRight w:val="0"/>
          <w:marTop w:val="0"/>
          <w:marBottom w:val="0"/>
          <w:divBdr>
            <w:top w:val="none" w:sz="0" w:space="0" w:color="auto"/>
            <w:left w:val="none" w:sz="0" w:space="0" w:color="auto"/>
            <w:bottom w:val="none" w:sz="0" w:space="0" w:color="auto"/>
            <w:right w:val="none" w:sz="0" w:space="0" w:color="auto"/>
          </w:divBdr>
        </w:div>
        <w:div w:id="1423184846">
          <w:marLeft w:val="480"/>
          <w:marRight w:val="0"/>
          <w:marTop w:val="0"/>
          <w:marBottom w:val="0"/>
          <w:divBdr>
            <w:top w:val="none" w:sz="0" w:space="0" w:color="auto"/>
            <w:left w:val="none" w:sz="0" w:space="0" w:color="auto"/>
            <w:bottom w:val="none" w:sz="0" w:space="0" w:color="auto"/>
            <w:right w:val="none" w:sz="0" w:space="0" w:color="auto"/>
          </w:divBdr>
        </w:div>
        <w:div w:id="1202862183">
          <w:marLeft w:val="480"/>
          <w:marRight w:val="0"/>
          <w:marTop w:val="0"/>
          <w:marBottom w:val="0"/>
          <w:divBdr>
            <w:top w:val="none" w:sz="0" w:space="0" w:color="auto"/>
            <w:left w:val="none" w:sz="0" w:space="0" w:color="auto"/>
            <w:bottom w:val="none" w:sz="0" w:space="0" w:color="auto"/>
            <w:right w:val="none" w:sz="0" w:space="0" w:color="auto"/>
          </w:divBdr>
        </w:div>
        <w:div w:id="1401711898">
          <w:marLeft w:val="480"/>
          <w:marRight w:val="0"/>
          <w:marTop w:val="0"/>
          <w:marBottom w:val="0"/>
          <w:divBdr>
            <w:top w:val="none" w:sz="0" w:space="0" w:color="auto"/>
            <w:left w:val="none" w:sz="0" w:space="0" w:color="auto"/>
            <w:bottom w:val="none" w:sz="0" w:space="0" w:color="auto"/>
            <w:right w:val="none" w:sz="0" w:space="0" w:color="auto"/>
          </w:divBdr>
        </w:div>
        <w:div w:id="586575249">
          <w:marLeft w:val="480"/>
          <w:marRight w:val="0"/>
          <w:marTop w:val="0"/>
          <w:marBottom w:val="0"/>
          <w:divBdr>
            <w:top w:val="none" w:sz="0" w:space="0" w:color="auto"/>
            <w:left w:val="none" w:sz="0" w:space="0" w:color="auto"/>
            <w:bottom w:val="none" w:sz="0" w:space="0" w:color="auto"/>
            <w:right w:val="none" w:sz="0" w:space="0" w:color="auto"/>
          </w:divBdr>
        </w:div>
        <w:div w:id="67388620">
          <w:marLeft w:val="480"/>
          <w:marRight w:val="0"/>
          <w:marTop w:val="0"/>
          <w:marBottom w:val="0"/>
          <w:divBdr>
            <w:top w:val="none" w:sz="0" w:space="0" w:color="auto"/>
            <w:left w:val="none" w:sz="0" w:space="0" w:color="auto"/>
            <w:bottom w:val="none" w:sz="0" w:space="0" w:color="auto"/>
            <w:right w:val="none" w:sz="0" w:space="0" w:color="auto"/>
          </w:divBdr>
        </w:div>
        <w:div w:id="1656034419">
          <w:marLeft w:val="480"/>
          <w:marRight w:val="0"/>
          <w:marTop w:val="0"/>
          <w:marBottom w:val="0"/>
          <w:divBdr>
            <w:top w:val="none" w:sz="0" w:space="0" w:color="auto"/>
            <w:left w:val="none" w:sz="0" w:space="0" w:color="auto"/>
            <w:bottom w:val="none" w:sz="0" w:space="0" w:color="auto"/>
            <w:right w:val="none" w:sz="0" w:space="0" w:color="auto"/>
          </w:divBdr>
        </w:div>
        <w:div w:id="51346597">
          <w:marLeft w:val="480"/>
          <w:marRight w:val="0"/>
          <w:marTop w:val="0"/>
          <w:marBottom w:val="0"/>
          <w:divBdr>
            <w:top w:val="none" w:sz="0" w:space="0" w:color="auto"/>
            <w:left w:val="none" w:sz="0" w:space="0" w:color="auto"/>
            <w:bottom w:val="none" w:sz="0" w:space="0" w:color="auto"/>
            <w:right w:val="none" w:sz="0" w:space="0" w:color="auto"/>
          </w:divBdr>
        </w:div>
        <w:div w:id="2057075606">
          <w:marLeft w:val="480"/>
          <w:marRight w:val="0"/>
          <w:marTop w:val="0"/>
          <w:marBottom w:val="0"/>
          <w:divBdr>
            <w:top w:val="none" w:sz="0" w:space="0" w:color="auto"/>
            <w:left w:val="none" w:sz="0" w:space="0" w:color="auto"/>
            <w:bottom w:val="none" w:sz="0" w:space="0" w:color="auto"/>
            <w:right w:val="none" w:sz="0" w:space="0" w:color="auto"/>
          </w:divBdr>
        </w:div>
        <w:div w:id="1270501823">
          <w:marLeft w:val="480"/>
          <w:marRight w:val="0"/>
          <w:marTop w:val="0"/>
          <w:marBottom w:val="0"/>
          <w:divBdr>
            <w:top w:val="none" w:sz="0" w:space="0" w:color="auto"/>
            <w:left w:val="none" w:sz="0" w:space="0" w:color="auto"/>
            <w:bottom w:val="none" w:sz="0" w:space="0" w:color="auto"/>
            <w:right w:val="none" w:sz="0" w:space="0" w:color="auto"/>
          </w:divBdr>
        </w:div>
        <w:div w:id="772553934">
          <w:marLeft w:val="480"/>
          <w:marRight w:val="0"/>
          <w:marTop w:val="0"/>
          <w:marBottom w:val="0"/>
          <w:divBdr>
            <w:top w:val="none" w:sz="0" w:space="0" w:color="auto"/>
            <w:left w:val="none" w:sz="0" w:space="0" w:color="auto"/>
            <w:bottom w:val="none" w:sz="0" w:space="0" w:color="auto"/>
            <w:right w:val="none" w:sz="0" w:space="0" w:color="auto"/>
          </w:divBdr>
        </w:div>
        <w:div w:id="973800892">
          <w:marLeft w:val="480"/>
          <w:marRight w:val="0"/>
          <w:marTop w:val="0"/>
          <w:marBottom w:val="0"/>
          <w:divBdr>
            <w:top w:val="none" w:sz="0" w:space="0" w:color="auto"/>
            <w:left w:val="none" w:sz="0" w:space="0" w:color="auto"/>
            <w:bottom w:val="none" w:sz="0" w:space="0" w:color="auto"/>
            <w:right w:val="none" w:sz="0" w:space="0" w:color="auto"/>
          </w:divBdr>
        </w:div>
        <w:div w:id="2025128849">
          <w:marLeft w:val="480"/>
          <w:marRight w:val="0"/>
          <w:marTop w:val="0"/>
          <w:marBottom w:val="0"/>
          <w:divBdr>
            <w:top w:val="none" w:sz="0" w:space="0" w:color="auto"/>
            <w:left w:val="none" w:sz="0" w:space="0" w:color="auto"/>
            <w:bottom w:val="none" w:sz="0" w:space="0" w:color="auto"/>
            <w:right w:val="none" w:sz="0" w:space="0" w:color="auto"/>
          </w:divBdr>
        </w:div>
        <w:div w:id="1409696656">
          <w:marLeft w:val="480"/>
          <w:marRight w:val="0"/>
          <w:marTop w:val="0"/>
          <w:marBottom w:val="0"/>
          <w:divBdr>
            <w:top w:val="none" w:sz="0" w:space="0" w:color="auto"/>
            <w:left w:val="none" w:sz="0" w:space="0" w:color="auto"/>
            <w:bottom w:val="none" w:sz="0" w:space="0" w:color="auto"/>
            <w:right w:val="none" w:sz="0" w:space="0" w:color="auto"/>
          </w:divBdr>
        </w:div>
        <w:div w:id="108625708">
          <w:marLeft w:val="480"/>
          <w:marRight w:val="0"/>
          <w:marTop w:val="0"/>
          <w:marBottom w:val="0"/>
          <w:divBdr>
            <w:top w:val="none" w:sz="0" w:space="0" w:color="auto"/>
            <w:left w:val="none" w:sz="0" w:space="0" w:color="auto"/>
            <w:bottom w:val="none" w:sz="0" w:space="0" w:color="auto"/>
            <w:right w:val="none" w:sz="0" w:space="0" w:color="auto"/>
          </w:divBdr>
        </w:div>
        <w:div w:id="1525631776">
          <w:marLeft w:val="480"/>
          <w:marRight w:val="0"/>
          <w:marTop w:val="0"/>
          <w:marBottom w:val="0"/>
          <w:divBdr>
            <w:top w:val="none" w:sz="0" w:space="0" w:color="auto"/>
            <w:left w:val="none" w:sz="0" w:space="0" w:color="auto"/>
            <w:bottom w:val="none" w:sz="0" w:space="0" w:color="auto"/>
            <w:right w:val="none" w:sz="0" w:space="0" w:color="auto"/>
          </w:divBdr>
        </w:div>
        <w:div w:id="425686436">
          <w:marLeft w:val="480"/>
          <w:marRight w:val="0"/>
          <w:marTop w:val="0"/>
          <w:marBottom w:val="0"/>
          <w:divBdr>
            <w:top w:val="none" w:sz="0" w:space="0" w:color="auto"/>
            <w:left w:val="none" w:sz="0" w:space="0" w:color="auto"/>
            <w:bottom w:val="none" w:sz="0" w:space="0" w:color="auto"/>
            <w:right w:val="none" w:sz="0" w:space="0" w:color="auto"/>
          </w:divBdr>
        </w:div>
        <w:div w:id="1258978519">
          <w:marLeft w:val="480"/>
          <w:marRight w:val="0"/>
          <w:marTop w:val="0"/>
          <w:marBottom w:val="0"/>
          <w:divBdr>
            <w:top w:val="none" w:sz="0" w:space="0" w:color="auto"/>
            <w:left w:val="none" w:sz="0" w:space="0" w:color="auto"/>
            <w:bottom w:val="none" w:sz="0" w:space="0" w:color="auto"/>
            <w:right w:val="none" w:sz="0" w:space="0" w:color="auto"/>
          </w:divBdr>
        </w:div>
        <w:div w:id="1658874960">
          <w:marLeft w:val="480"/>
          <w:marRight w:val="0"/>
          <w:marTop w:val="0"/>
          <w:marBottom w:val="0"/>
          <w:divBdr>
            <w:top w:val="none" w:sz="0" w:space="0" w:color="auto"/>
            <w:left w:val="none" w:sz="0" w:space="0" w:color="auto"/>
            <w:bottom w:val="none" w:sz="0" w:space="0" w:color="auto"/>
            <w:right w:val="none" w:sz="0" w:space="0" w:color="auto"/>
          </w:divBdr>
        </w:div>
        <w:div w:id="1338001602">
          <w:marLeft w:val="480"/>
          <w:marRight w:val="0"/>
          <w:marTop w:val="0"/>
          <w:marBottom w:val="0"/>
          <w:divBdr>
            <w:top w:val="none" w:sz="0" w:space="0" w:color="auto"/>
            <w:left w:val="none" w:sz="0" w:space="0" w:color="auto"/>
            <w:bottom w:val="none" w:sz="0" w:space="0" w:color="auto"/>
            <w:right w:val="none" w:sz="0" w:space="0" w:color="auto"/>
          </w:divBdr>
        </w:div>
      </w:divsChild>
    </w:div>
    <w:div w:id="1319067890">
      <w:bodyDiv w:val="1"/>
      <w:marLeft w:val="0"/>
      <w:marRight w:val="0"/>
      <w:marTop w:val="0"/>
      <w:marBottom w:val="0"/>
      <w:divBdr>
        <w:top w:val="none" w:sz="0" w:space="0" w:color="auto"/>
        <w:left w:val="none" w:sz="0" w:space="0" w:color="auto"/>
        <w:bottom w:val="none" w:sz="0" w:space="0" w:color="auto"/>
        <w:right w:val="none" w:sz="0" w:space="0" w:color="auto"/>
      </w:divBdr>
      <w:divsChild>
        <w:div w:id="1250769065">
          <w:marLeft w:val="480"/>
          <w:marRight w:val="0"/>
          <w:marTop w:val="0"/>
          <w:marBottom w:val="0"/>
          <w:divBdr>
            <w:top w:val="none" w:sz="0" w:space="0" w:color="auto"/>
            <w:left w:val="none" w:sz="0" w:space="0" w:color="auto"/>
            <w:bottom w:val="none" w:sz="0" w:space="0" w:color="auto"/>
            <w:right w:val="none" w:sz="0" w:space="0" w:color="auto"/>
          </w:divBdr>
        </w:div>
        <w:div w:id="884605581">
          <w:marLeft w:val="480"/>
          <w:marRight w:val="0"/>
          <w:marTop w:val="0"/>
          <w:marBottom w:val="0"/>
          <w:divBdr>
            <w:top w:val="none" w:sz="0" w:space="0" w:color="auto"/>
            <w:left w:val="none" w:sz="0" w:space="0" w:color="auto"/>
            <w:bottom w:val="none" w:sz="0" w:space="0" w:color="auto"/>
            <w:right w:val="none" w:sz="0" w:space="0" w:color="auto"/>
          </w:divBdr>
        </w:div>
        <w:div w:id="1894851332">
          <w:marLeft w:val="480"/>
          <w:marRight w:val="0"/>
          <w:marTop w:val="0"/>
          <w:marBottom w:val="0"/>
          <w:divBdr>
            <w:top w:val="none" w:sz="0" w:space="0" w:color="auto"/>
            <w:left w:val="none" w:sz="0" w:space="0" w:color="auto"/>
            <w:bottom w:val="none" w:sz="0" w:space="0" w:color="auto"/>
            <w:right w:val="none" w:sz="0" w:space="0" w:color="auto"/>
          </w:divBdr>
        </w:div>
        <w:div w:id="1461458611">
          <w:marLeft w:val="480"/>
          <w:marRight w:val="0"/>
          <w:marTop w:val="0"/>
          <w:marBottom w:val="0"/>
          <w:divBdr>
            <w:top w:val="none" w:sz="0" w:space="0" w:color="auto"/>
            <w:left w:val="none" w:sz="0" w:space="0" w:color="auto"/>
            <w:bottom w:val="none" w:sz="0" w:space="0" w:color="auto"/>
            <w:right w:val="none" w:sz="0" w:space="0" w:color="auto"/>
          </w:divBdr>
        </w:div>
        <w:div w:id="1615869553">
          <w:marLeft w:val="480"/>
          <w:marRight w:val="0"/>
          <w:marTop w:val="0"/>
          <w:marBottom w:val="0"/>
          <w:divBdr>
            <w:top w:val="none" w:sz="0" w:space="0" w:color="auto"/>
            <w:left w:val="none" w:sz="0" w:space="0" w:color="auto"/>
            <w:bottom w:val="none" w:sz="0" w:space="0" w:color="auto"/>
            <w:right w:val="none" w:sz="0" w:space="0" w:color="auto"/>
          </w:divBdr>
        </w:div>
        <w:div w:id="677002326">
          <w:marLeft w:val="480"/>
          <w:marRight w:val="0"/>
          <w:marTop w:val="0"/>
          <w:marBottom w:val="0"/>
          <w:divBdr>
            <w:top w:val="none" w:sz="0" w:space="0" w:color="auto"/>
            <w:left w:val="none" w:sz="0" w:space="0" w:color="auto"/>
            <w:bottom w:val="none" w:sz="0" w:space="0" w:color="auto"/>
            <w:right w:val="none" w:sz="0" w:space="0" w:color="auto"/>
          </w:divBdr>
        </w:div>
      </w:divsChild>
    </w:div>
    <w:div w:id="1324435212">
      <w:bodyDiv w:val="1"/>
      <w:marLeft w:val="0"/>
      <w:marRight w:val="0"/>
      <w:marTop w:val="0"/>
      <w:marBottom w:val="0"/>
      <w:divBdr>
        <w:top w:val="none" w:sz="0" w:space="0" w:color="auto"/>
        <w:left w:val="none" w:sz="0" w:space="0" w:color="auto"/>
        <w:bottom w:val="none" w:sz="0" w:space="0" w:color="auto"/>
        <w:right w:val="none" w:sz="0" w:space="0" w:color="auto"/>
      </w:divBdr>
    </w:div>
    <w:div w:id="1325428804">
      <w:bodyDiv w:val="1"/>
      <w:marLeft w:val="0"/>
      <w:marRight w:val="0"/>
      <w:marTop w:val="0"/>
      <w:marBottom w:val="0"/>
      <w:divBdr>
        <w:top w:val="none" w:sz="0" w:space="0" w:color="auto"/>
        <w:left w:val="none" w:sz="0" w:space="0" w:color="auto"/>
        <w:bottom w:val="none" w:sz="0" w:space="0" w:color="auto"/>
        <w:right w:val="none" w:sz="0" w:space="0" w:color="auto"/>
      </w:divBdr>
    </w:div>
    <w:div w:id="1327049081">
      <w:bodyDiv w:val="1"/>
      <w:marLeft w:val="0"/>
      <w:marRight w:val="0"/>
      <w:marTop w:val="0"/>
      <w:marBottom w:val="0"/>
      <w:divBdr>
        <w:top w:val="none" w:sz="0" w:space="0" w:color="auto"/>
        <w:left w:val="none" w:sz="0" w:space="0" w:color="auto"/>
        <w:bottom w:val="none" w:sz="0" w:space="0" w:color="auto"/>
        <w:right w:val="none" w:sz="0" w:space="0" w:color="auto"/>
      </w:divBdr>
      <w:divsChild>
        <w:div w:id="1887334629">
          <w:marLeft w:val="480"/>
          <w:marRight w:val="0"/>
          <w:marTop w:val="0"/>
          <w:marBottom w:val="0"/>
          <w:divBdr>
            <w:top w:val="none" w:sz="0" w:space="0" w:color="auto"/>
            <w:left w:val="none" w:sz="0" w:space="0" w:color="auto"/>
            <w:bottom w:val="none" w:sz="0" w:space="0" w:color="auto"/>
            <w:right w:val="none" w:sz="0" w:space="0" w:color="auto"/>
          </w:divBdr>
        </w:div>
        <w:div w:id="665205432">
          <w:marLeft w:val="480"/>
          <w:marRight w:val="0"/>
          <w:marTop w:val="0"/>
          <w:marBottom w:val="0"/>
          <w:divBdr>
            <w:top w:val="none" w:sz="0" w:space="0" w:color="auto"/>
            <w:left w:val="none" w:sz="0" w:space="0" w:color="auto"/>
            <w:bottom w:val="none" w:sz="0" w:space="0" w:color="auto"/>
            <w:right w:val="none" w:sz="0" w:space="0" w:color="auto"/>
          </w:divBdr>
        </w:div>
        <w:div w:id="1258951460">
          <w:marLeft w:val="480"/>
          <w:marRight w:val="0"/>
          <w:marTop w:val="0"/>
          <w:marBottom w:val="0"/>
          <w:divBdr>
            <w:top w:val="none" w:sz="0" w:space="0" w:color="auto"/>
            <w:left w:val="none" w:sz="0" w:space="0" w:color="auto"/>
            <w:bottom w:val="none" w:sz="0" w:space="0" w:color="auto"/>
            <w:right w:val="none" w:sz="0" w:space="0" w:color="auto"/>
          </w:divBdr>
        </w:div>
        <w:div w:id="1336491610">
          <w:marLeft w:val="480"/>
          <w:marRight w:val="0"/>
          <w:marTop w:val="0"/>
          <w:marBottom w:val="0"/>
          <w:divBdr>
            <w:top w:val="none" w:sz="0" w:space="0" w:color="auto"/>
            <w:left w:val="none" w:sz="0" w:space="0" w:color="auto"/>
            <w:bottom w:val="none" w:sz="0" w:space="0" w:color="auto"/>
            <w:right w:val="none" w:sz="0" w:space="0" w:color="auto"/>
          </w:divBdr>
        </w:div>
        <w:div w:id="799689707">
          <w:marLeft w:val="480"/>
          <w:marRight w:val="0"/>
          <w:marTop w:val="0"/>
          <w:marBottom w:val="0"/>
          <w:divBdr>
            <w:top w:val="none" w:sz="0" w:space="0" w:color="auto"/>
            <w:left w:val="none" w:sz="0" w:space="0" w:color="auto"/>
            <w:bottom w:val="none" w:sz="0" w:space="0" w:color="auto"/>
            <w:right w:val="none" w:sz="0" w:space="0" w:color="auto"/>
          </w:divBdr>
        </w:div>
        <w:div w:id="274754807">
          <w:marLeft w:val="480"/>
          <w:marRight w:val="0"/>
          <w:marTop w:val="0"/>
          <w:marBottom w:val="0"/>
          <w:divBdr>
            <w:top w:val="none" w:sz="0" w:space="0" w:color="auto"/>
            <w:left w:val="none" w:sz="0" w:space="0" w:color="auto"/>
            <w:bottom w:val="none" w:sz="0" w:space="0" w:color="auto"/>
            <w:right w:val="none" w:sz="0" w:space="0" w:color="auto"/>
          </w:divBdr>
        </w:div>
        <w:div w:id="1946501322">
          <w:marLeft w:val="480"/>
          <w:marRight w:val="0"/>
          <w:marTop w:val="0"/>
          <w:marBottom w:val="0"/>
          <w:divBdr>
            <w:top w:val="none" w:sz="0" w:space="0" w:color="auto"/>
            <w:left w:val="none" w:sz="0" w:space="0" w:color="auto"/>
            <w:bottom w:val="none" w:sz="0" w:space="0" w:color="auto"/>
            <w:right w:val="none" w:sz="0" w:space="0" w:color="auto"/>
          </w:divBdr>
        </w:div>
        <w:div w:id="297539074">
          <w:marLeft w:val="480"/>
          <w:marRight w:val="0"/>
          <w:marTop w:val="0"/>
          <w:marBottom w:val="0"/>
          <w:divBdr>
            <w:top w:val="none" w:sz="0" w:space="0" w:color="auto"/>
            <w:left w:val="none" w:sz="0" w:space="0" w:color="auto"/>
            <w:bottom w:val="none" w:sz="0" w:space="0" w:color="auto"/>
            <w:right w:val="none" w:sz="0" w:space="0" w:color="auto"/>
          </w:divBdr>
        </w:div>
        <w:div w:id="1719624499">
          <w:marLeft w:val="480"/>
          <w:marRight w:val="0"/>
          <w:marTop w:val="0"/>
          <w:marBottom w:val="0"/>
          <w:divBdr>
            <w:top w:val="none" w:sz="0" w:space="0" w:color="auto"/>
            <w:left w:val="none" w:sz="0" w:space="0" w:color="auto"/>
            <w:bottom w:val="none" w:sz="0" w:space="0" w:color="auto"/>
            <w:right w:val="none" w:sz="0" w:space="0" w:color="auto"/>
          </w:divBdr>
        </w:div>
        <w:div w:id="1256477752">
          <w:marLeft w:val="480"/>
          <w:marRight w:val="0"/>
          <w:marTop w:val="0"/>
          <w:marBottom w:val="0"/>
          <w:divBdr>
            <w:top w:val="none" w:sz="0" w:space="0" w:color="auto"/>
            <w:left w:val="none" w:sz="0" w:space="0" w:color="auto"/>
            <w:bottom w:val="none" w:sz="0" w:space="0" w:color="auto"/>
            <w:right w:val="none" w:sz="0" w:space="0" w:color="auto"/>
          </w:divBdr>
        </w:div>
        <w:div w:id="19858842">
          <w:marLeft w:val="480"/>
          <w:marRight w:val="0"/>
          <w:marTop w:val="0"/>
          <w:marBottom w:val="0"/>
          <w:divBdr>
            <w:top w:val="none" w:sz="0" w:space="0" w:color="auto"/>
            <w:left w:val="none" w:sz="0" w:space="0" w:color="auto"/>
            <w:bottom w:val="none" w:sz="0" w:space="0" w:color="auto"/>
            <w:right w:val="none" w:sz="0" w:space="0" w:color="auto"/>
          </w:divBdr>
        </w:div>
        <w:div w:id="1931624164">
          <w:marLeft w:val="480"/>
          <w:marRight w:val="0"/>
          <w:marTop w:val="0"/>
          <w:marBottom w:val="0"/>
          <w:divBdr>
            <w:top w:val="none" w:sz="0" w:space="0" w:color="auto"/>
            <w:left w:val="none" w:sz="0" w:space="0" w:color="auto"/>
            <w:bottom w:val="none" w:sz="0" w:space="0" w:color="auto"/>
            <w:right w:val="none" w:sz="0" w:space="0" w:color="auto"/>
          </w:divBdr>
        </w:div>
        <w:div w:id="1452551602">
          <w:marLeft w:val="480"/>
          <w:marRight w:val="0"/>
          <w:marTop w:val="0"/>
          <w:marBottom w:val="0"/>
          <w:divBdr>
            <w:top w:val="none" w:sz="0" w:space="0" w:color="auto"/>
            <w:left w:val="none" w:sz="0" w:space="0" w:color="auto"/>
            <w:bottom w:val="none" w:sz="0" w:space="0" w:color="auto"/>
            <w:right w:val="none" w:sz="0" w:space="0" w:color="auto"/>
          </w:divBdr>
        </w:div>
        <w:div w:id="138617043">
          <w:marLeft w:val="480"/>
          <w:marRight w:val="0"/>
          <w:marTop w:val="0"/>
          <w:marBottom w:val="0"/>
          <w:divBdr>
            <w:top w:val="none" w:sz="0" w:space="0" w:color="auto"/>
            <w:left w:val="none" w:sz="0" w:space="0" w:color="auto"/>
            <w:bottom w:val="none" w:sz="0" w:space="0" w:color="auto"/>
            <w:right w:val="none" w:sz="0" w:space="0" w:color="auto"/>
          </w:divBdr>
        </w:div>
        <w:div w:id="1646003522">
          <w:marLeft w:val="480"/>
          <w:marRight w:val="0"/>
          <w:marTop w:val="0"/>
          <w:marBottom w:val="0"/>
          <w:divBdr>
            <w:top w:val="none" w:sz="0" w:space="0" w:color="auto"/>
            <w:left w:val="none" w:sz="0" w:space="0" w:color="auto"/>
            <w:bottom w:val="none" w:sz="0" w:space="0" w:color="auto"/>
            <w:right w:val="none" w:sz="0" w:space="0" w:color="auto"/>
          </w:divBdr>
        </w:div>
        <w:div w:id="969163978">
          <w:marLeft w:val="480"/>
          <w:marRight w:val="0"/>
          <w:marTop w:val="0"/>
          <w:marBottom w:val="0"/>
          <w:divBdr>
            <w:top w:val="none" w:sz="0" w:space="0" w:color="auto"/>
            <w:left w:val="none" w:sz="0" w:space="0" w:color="auto"/>
            <w:bottom w:val="none" w:sz="0" w:space="0" w:color="auto"/>
            <w:right w:val="none" w:sz="0" w:space="0" w:color="auto"/>
          </w:divBdr>
        </w:div>
        <w:div w:id="562446183">
          <w:marLeft w:val="480"/>
          <w:marRight w:val="0"/>
          <w:marTop w:val="0"/>
          <w:marBottom w:val="0"/>
          <w:divBdr>
            <w:top w:val="none" w:sz="0" w:space="0" w:color="auto"/>
            <w:left w:val="none" w:sz="0" w:space="0" w:color="auto"/>
            <w:bottom w:val="none" w:sz="0" w:space="0" w:color="auto"/>
            <w:right w:val="none" w:sz="0" w:space="0" w:color="auto"/>
          </w:divBdr>
        </w:div>
        <w:div w:id="1812401071">
          <w:marLeft w:val="480"/>
          <w:marRight w:val="0"/>
          <w:marTop w:val="0"/>
          <w:marBottom w:val="0"/>
          <w:divBdr>
            <w:top w:val="none" w:sz="0" w:space="0" w:color="auto"/>
            <w:left w:val="none" w:sz="0" w:space="0" w:color="auto"/>
            <w:bottom w:val="none" w:sz="0" w:space="0" w:color="auto"/>
            <w:right w:val="none" w:sz="0" w:space="0" w:color="auto"/>
          </w:divBdr>
        </w:div>
        <w:div w:id="1049959745">
          <w:marLeft w:val="480"/>
          <w:marRight w:val="0"/>
          <w:marTop w:val="0"/>
          <w:marBottom w:val="0"/>
          <w:divBdr>
            <w:top w:val="none" w:sz="0" w:space="0" w:color="auto"/>
            <w:left w:val="none" w:sz="0" w:space="0" w:color="auto"/>
            <w:bottom w:val="none" w:sz="0" w:space="0" w:color="auto"/>
            <w:right w:val="none" w:sz="0" w:space="0" w:color="auto"/>
          </w:divBdr>
        </w:div>
        <w:div w:id="1153717916">
          <w:marLeft w:val="480"/>
          <w:marRight w:val="0"/>
          <w:marTop w:val="0"/>
          <w:marBottom w:val="0"/>
          <w:divBdr>
            <w:top w:val="none" w:sz="0" w:space="0" w:color="auto"/>
            <w:left w:val="none" w:sz="0" w:space="0" w:color="auto"/>
            <w:bottom w:val="none" w:sz="0" w:space="0" w:color="auto"/>
            <w:right w:val="none" w:sz="0" w:space="0" w:color="auto"/>
          </w:divBdr>
        </w:div>
        <w:div w:id="943003164">
          <w:marLeft w:val="480"/>
          <w:marRight w:val="0"/>
          <w:marTop w:val="0"/>
          <w:marBottom w:val="0"/>
          <w:divBdr>
            <w:top w:val="none" w:sz="0" w:space="0" w:color="auto"/>
            <w:left w:val="none" w:sz="0" w:space="0" w:color="auto"/>
            <w:bottom w:val="none" w:sz="0" w:space="0" w:color="auto"/>
            <w:right w:val="none" w:sz="0" w:space="0" w:color="auto"/>
          </w:divBdr>
        </w:div>
        <w:div w:id="1299527499">
          <w:marLeft w:val="480"/>
          <w:marRight w:val="0"/>
          <w:marTop w:val="0"/>
          <w:marBottom w:val="0"/>
          <w:divBdr>
            <w:top w:val="none" w:sz="0" w:space="0" w:color="auto"/>
            <w:left w:val="none" w:sz="0" w:space="0" w:color="auto"/>
            <w:bottom w:val="none" w:sz="0" w:space="0" w:color="auto"/>
            <w:right w:val="none" w:sz="0" w:space="0" w:color="auto"/>
          </w:divBdr>
        </w:div>
      </w:divsChild>
    </w:div>
    <w:div w:id="1351419772">
      <w:bodyDiv w:val="1"/>
      <w:marLeft w:val="0"/>
      <w:marRight w:val="0"/>
      <w:marTop w:val="0"/>
      <w:marBottom w:val="0"/>
      <w:divBdr>
        <w:top w:val="none" w:sz="0" w:space="0" w:color="auto"/>
        <w:left w:val="none" w:sz="0" w:space="0" w:color="auto"/>
        <w:bottom w:val="none" w:sz="0" w:space="0" w:color="auto"/>
        <w:right w:val="none" w:sz="0" w:space="0" w:color="auto"/>
      </w:divBdr>
    </w:div>
    <w:div w:id="1353190154">
      <w:bodyDiv w:val="1"/>
      <w:marLeft w:val="0"/>
      <w:marRight w:val="0"/>
      <w:marTop w:val="0"/>
      <w:marBottom w:val="0"/>
      <w:divBdr>
        <w:top w:val="none" w:sz="0" w:space="0" w:color="auto"/>
        <w:left w:val="none" w:sz="0" w:space="0" w:color="auto"/>
        <w:bottom w:val="none" w:sz="0" w:space="0" w:color="auto"/>
        <w:right w:val="none" w:sz="0" w:space="0" w:color="auto"/>
      </w:divBdr>
    </w:div>
    <w:div w:id="1379672527">
      <w:bodyDiv w:val="1"/>
      <w:marLeft w:val="0"/>
      <w:marRight w:val="0"/>
      <w:marTop w:val="0"/>
      <w:marBottom w:val="0"/>
      <w:divBdr>
        <w:top w:val="none" w:sz="0" w:space="0" w:color="auto"/>
        <w:left w:val="none" w:sz="0" w:space="0" w:color="auto"/>
        <w:bottom w:val="none" w:sz="0" w:space="0" w:color="auto"/>
        <w:right w:val="none" w:sz="0" w:space="0" w:color="auto"/>
      </w:divBdr>
      <w:divsChild>
        <w:div w:id="600454117">
          <w:marLeft w:val="480"/>
          <w:marRight w:val="0"/>
          <w:marTop w:val="0"/>
          <w:marBottom w:val="0"/>
          <w:divBdr>
            <w:top w:val="none" w:sz="0" w:space="0" w:color="auto"/>
            <w:left w:val="none" w:sz="0" w:space="0" w:color="auto"/>
            <w:bottom w:val="none" w:sz="0" w:space="0" w:color="auto"/>
            <w:right w:val="none" w:sz="0" w:space="0" w:color="auto"/>
          </w:divBdr>
        </w:div>
        <w:div w:id="2049139562">
          <w:marLeft w:val="480"/>
          <w:marRight w:val="0"/>
          <w:marTop w:val="0"/>
          <w:marBottom w:val="0"/>
          <w:divBdr>
            <w:top w:val="none" w:sz="0" w:space="0" w:color="auto"/>
            <w:left w:val="none" w:sz="0" w:space="0" w:color="auto"/>
            <w:bottom w:val="none" w:sz="0" w:space="0" w:color="auto"/>
            <w:right w:val="none" w:sz="0" w:space="0" w:color="auto"/>
          </w:divBdr>
        </w:div>
        <w:div w:id="2021424659">
          <w:marLeft w:val="480"/>
          <w:marRight w:val="0"/>
          <w:marTop w:val="0"/>
          <w:marBottom w:val="0"/>
          <w:divBdr>
            <w:top w:val="none" w:sz="0" w:space="0" w:color="auto"/>
            <w:left w:val="none" w:sz="0" w:space="0" w:color="auto"/>
            <w:bottom w:val="none" w:sz="0" w:space="0" w:color="auto"/>
            <w:right w:val="none" w:sz="0" w:space="0" w:color="auto"/>
          </w:divBdr>
        </w:div>
        <w:div w:id="1332029734">
          <w:marLeft w:val="480"/>
          <w:marRight w:val="0"/>
          <w:marTop w:val="0"/>
          <w:marBottom w:val="0"/>
          <w:divBdr>
            <w:top w:val="none" w:sz="0" w:space="0" w:color="auto"/>
            <w:left w:val="none" w:sz="0" w:space="0" w:color="auto"/>
            <w:bottom w:val="none" w:sz="0" w:space="0" w:color="auto"/>
            <w:right w:val="none" w:sz="0" w:space="0" w:color="auto"/>
          </w:divBdr>
        </w:div>
        <w:div w:id="570700561">
          <w:marLeft w:val="480"/>
          <w:marRight w:val="0"/>
          <w:marTop w:val="0"/>
          <w:marBottom w:val="0"/>
          <w:divBdr>
            <w:top w:val="none" w:sz="0" w:space="0" w:color="auto"/>
            <w:left w:val="none" w:sz="0" w:space="0" w:color="auto"/>
            <w:bottom w:val="none" w:sz="0" w:space="0" w:color="auto"/>
            <w:right w:val="none" w:sz="0" w:space="0" w:color="auto"/>
          </w:divBdr>
        </w:div>
        <w:div w:id="456264410">
          <w:marLeft w:val="480"/>
          <w:marRight w:val="0"/>
          <w:marTop w:val="0"/>
          <w:marBottom w:val="0"/>
          <w:divBdr>
            <w:top w:val="none" w:sz="0" w:space="0" w:color="auto"/>
            <w:left w:val="none" w:sz="0" w:space="0" w:color="auto"/>
            <w:bottom w:val="none" w:sz="0" w:space="0" w:color="auto"/>
            <w:right w:val="none" w:sz="0" w:space="0" w:color="auto"/>
          </w:divBdr>
        </w:div>
        <w:div w:id="1413434823">
          <w:marLeft w:val="480"/>
          <w:marRight w:val="0"/>
          <w:marTop w:val="0"/>
          <w:marBottom w:val="0"/>
          <w:divBdr>
            <w:top w:val="none" w:sz="0" w:space="0" w:color="auto"/>
            <w:left w:val="none" w:sz="0" w:space="0" w:color="auto"/>
            <w:bottom w:val="none" w:sz="0" w:space="0" w:color="auto"/>
            <w:right w:val="none" w:sz="0" w:space="0" w:color="auto"/>
          </w:divBdr>
        </w:div>
        <w:div w:id="1750231037">
          <w:marLeft w:val="480"/>
          <w:marRight w:val="0"/>
          <w:marTop w:val="0"/>
          <w:marBottom w:val="0"/>
          <w:divBdr>
            <w:top w:val="none" w:sz="0" w:space="0" w:color="auto"/>
            <w:left w:val="none" w:sz="0" w:space="0" w:color="auto"/>
            <w:bottom w:val="none" w:sz="0" w:space="0" w:color="auto"/>
            <w:right w:val="none" w:sz="0" w:space="0" w:color="auto"/>
          </w:divBdr>
        </w:div>
        <w:div w:id="35356314">
          <w:marLeft w:val="480"/>
          <w:marRight w:val="0"/>
          <w:marTop w:val="0"/>
          <w:marBottom w:val="0"/>
          <w:divBdr>
            <w:top w:val="none" w:sz="0" w:space="0" w:color="auto"/>
            <w:left w:val="none" w:sz="0" w:space="0" w:color="auto"/>
            <w:bottom w:val="none" w:sz="0" w:space="0" w:color="auto"/>
            <w:right w:val="none" w:sz="0" w:space="0" w:color="auto"/>
          </w:divBdr>
        </w:div>
        <w:div w:id="234629932">
          <w:marLeft w:val="480"/>
          <w:marRight w:val="0"/>
          <w:marTop w:val="0"/>
          <w:marBottom w:val="0"/>
          <w:divBdr>
            <w:top w:val="none" w:sz="0" w:space="0" w:color="auto"/>
            <w:left w:val="none" w:sz="0" w:space="0" w:color="auto"/>
            <w:bottom w:val="none" w:sz="0" w:space="0" w:color="auto"/>
            <w:right w:val="none" w:sz="0" w:space="0" w:color="auto"/>
          </w:divBdr>
        </w:div>
      </w:divsChild>
    </w:div>
    <w:div w:id="1389458405">
      <w:bodyDiv w:val="1"/>
      <w:marLeft w:val="0"/>
      <w:marRight w:val="0"/>
      <w:marTop w:val="0"/>
      <w:marBottom w:val="0"/>
      <w:divBdr>
        <w:top w:val="none" w:sz="0" w:space="0" w:color="auto"/>
        <w:left w:val="none" w:sz="0" w:space="0" w:color="auto"/>
        <w:bottom w:val="none" w:sz="0" w:space="0" w:color="auto"/>
        <w:right w:val="none" w:sz="0" w:space="0" w:color="auto"/>
      </w:divBdr>
    </w:div>
    <w:div w:id="1391149445">
      <w:bodyDiv w:val="1"/>
      <w:marLeft w:val="0"/>
      <w:marRight w:val="0"/>
      <w:marTop w:val="0"/>
      <w:marBottom w:val="0"/>
      <w:divBdr>
        <w:top w:val="none" w:sz="0" w:space="0" w:color="auto"/>
        <w:left w:val="none" w:sz="0" w:space="0" w:color="auto"/>
        <w:bottom w:val="none" w:sz="0" w:space="0" w:color="auto"/>
        <w:right w:val="none" w:sz="0" w:space="0" w:color="auto"/>
      </w:divBdr>
      <w:divsChild>
        <w:div w:id="1810515870">
          <w:marLeft w:val="480"/>
          <w:marRight w:val="0"/>
          <w:marTop w:val="0"/>
          <w:marBottom w:val="0"/>
          <w:divBdr>
            <w:top w:val="none" w:sz="0" w:space="0" w:color="auto"/>
            <w:left w:val="none" w:sz="0" w:space="0" w:color="auto"/>
            <w:bottom w:val="none" w:sz="0" w:space="0" w:color="auto"/>
            <w:right w:val="none" w:sz="0" w:space="0" w:color="auto"/>
          </w:divBdr>
        </w:div>
        <w:div w:id="111215813">
          <w:marLeft w:val="480"/>
          <w:marRight w:val="0"/>
          <w:marTop w:val="0"/>
          <w:marBottom w:val="0"/>
          <w:divBdr>
            <w:top w:val="none" w:sz="0" w:space="0" w:color="auto"/>
            <w:left w:val="none" w:sz="0" w:space="0" w:color="auto"/>
            <w:bottom w:val="none" w:sz="0" w:space="0" w:color="auto"/>
            <w:right w:val="none" w:sz="0" w:space="0" w:color="auto"/>
          </w:divBdr>
        </w:div>
        <w:div w:id="91319951">
          <w:marLeft w:val="480"/>
          <w:marRight w:val="0"/>
          <w:marTop w:val="0"/>
          <w:marBottom w:val="0"/>
          <w:divBdr>
            <w:top w:val="none" w:sz="0" w:space="0" w:color="auto"/>
            <w:left w:val="none" w:sz="0" w:space="0" w:color="auto"/>
            <w:bottom w:val="none" w:sz="0" w:space="0" w:color="auto"/>
            <w:right w:val="none" w:sz="0" w:space="0" w:color="auto"/>
          </w:divBdr>
        </w:div>
        <w:div w:id="291637759">
          <w:marLeft w:val="480"/>
          <w:marRight w:val="0"/>
          <w:marTop w:val="0"/>
          <w:marBottom w:val="0"/>
          <w:divBdr>
            <w:top w:val="none" w:sz="0" w:space="0" w:color="auto"/>
            <w:left w:val="none" w:sz="0" w:space="0" w:color="auto"/>
            <w:bottom w:val="none" w:sz="0" w:space="0" w:color="auto"/>
            <w:right w:val="none" w:sz="0" w:space="0" w:color="auto"/>
          </w:divBdr>
        </w:div>
        <w:div w:id="2047943792">
          <w:marLeft w:val="480"/>
          <w:marRight w:val="0"/>
          <w:marTop w:val="0"/>
          <w:marBottom w:val="0"/>
          <w:divBdr>
            <w:top w:val="none" w:sz="0" w:space="0" w:color="auto"/>
            <w:left w:val="none" w:sz="0" w:space="0" w:color="auto"/>
            <w:bottom w:val="none" w:sz="0" w:space="0" w:color="auto"/>
            <w:right w:val="none" w:sz="0" w:space="0" w:color="auto"/>
          </w:divBdr>
        </w:div>
        <w:div w:id="2112702071">
          <w:marLeft w:val="480"/>
          <w:marRight w:val="0"/>
          <w:marTop w:val="0"/>
          <w:marBottom w:val="0"/>
          <w:divBdr>
            <w:top w:val="none" w:sz="0" w:space="0" w:color="auto"/>
            <w:left w:val="none" w:sz="0" w:space="0" w:color="auto"/>
            <w:bottom w:val="none" w:sz="0" w:space="0" w:color="auto"/>
            <w:right w:val="none" w:sz="0" w:space="0" w:color="auto"/>
          </w:divBdr>
        </w:div>
        <w:div w:id="1313172180">
          <w:marLeft w:val="480"/>
          <w:marRight w:val="0"/>
          <w:marTop w:val="0"/>
          <w:marBottom w:val="0"/>
          <w:divBdr>
            <w:top w:val="none" w:sz="0" w:space="0" w:color="auto"/>
            <w:left w:val="none" w:sz="0" w:space="0" w:color="auto"/>
            <w:bottom w:val="none" w:sz="0" w:space="0" w:color="auto"/>
            <w:right w:val="none" w:sz="0" w:space="0" w:color="auto"/>
          </w:divBdr>
        </w:div>
        <w:div w:id="1906455962">
          <w:marLeft w:val="480"/>
          <w:marRight w:val="0"/>
          <w:marTop w:val="0"/>
          <w:marBottom w:val="0"/>
          <w:divBdr>
            <w:top w:val="none" w:sz="0" w:space="0" w:color="auto"/>
            <w:left w:val="none" w:sz="0" w:space="0" w:color="auto"/>
            <w:bottom w:val="none" w:sz="0" w:space="0" w:color="auto"/>
            <w:right w:val="none" w:sz="0" w:space="0" w:color="auto"/>
          </w:divBdr>
        </w:div>
        <w:div w:id="1615748219">
          <w:marLeft w:val="480"/>
          <w:marRight w:val="0"/>
          <w:marTop w:val="0"/>
          <w:marBottom w:val="0"/>
          <w:divBdr>
            <w:top w:val="none" w:sz="0" w:space="0" w:color="auto"/>
            <w:left w:val="none" w:sz="0" w:space="0" w:color="auto"/>
            <w:bottom w:val="none" w:sz="0" w:space="0" w:color="auto"/>
            <w:right w:val="none" w:sz="0" w:space="0" w:color="auto"/>
          </w:divBdr>
        </w:div>
        <w:div w:id="1960601010">
          <w:marLeft w:val="480"/>
          <w:marRight w:val="0"/>
          <w:marTop w:val="0"/>
          <w:marBottom w:val="0"/>
          <w:divBdr>
            <w:top w:val="none" w:sz="0" w:space="0" w:color="auto"/>
            <w:left w:val="none" w:sz="0" w:space="0" w:color="auto"/>
            <w:bottom w:val="none" w:sz="0" w:space="0" w:color="auto"/>
            <w:right w:val="none" w:sz="0" w:space="0" w:color="auto"/>
          </w:divBdr>
        </w:div>
        <w:div w:id="2111271170">
          <w:marLeft w:val="480"/>
          <w:marRight w:val="0"/>
          <w:marTop w:val="0"/>
          <w:marBottom w:val="0"/>
          <w:divBdr>
            <w:top w:val="none" w:sz="0" w:space="0" w:color="auto"/>
            <w:left w:val="none" w:sz="0" w:space="0" w:color="auto"/>
            <w:bottom w:val="none" w:sz="0" w:space="0" w:color="auto"/>
            <w:right w:val="none" w:sz="0" w:space="0" w:color="auto"/>
          </w:divBdr>
        </w:div>
        <w:div w:id="2106611393">
          <w:marLeft w:val="480"/>
          <w:marRight w:val="0"/>
          <w:marTop w:val="0"/>
          <w:marBottom w:val="0"/>
          <w:divBdr>
            <w:top w:val="none" w:sz="0" w:space="0" w:color="auto"/>
            <w:left w:val="none" w:sz="0" w:space="0" w:color="auto"/>
            <w:bottom w:val="none" w:sz="0" w:space="0" w:color="auto"/>
            <w:right w:val="none" w:sz="0" w:space="0" w:color="auto"/>
          </w:divBdr>
        </w:div>
        <w:div w:id="1187795582">
          <w:marLeft w:val="480"/>
          <w:marRight w:val="0"/>
          <w:marTop w:val="0"/>
          <w:marBottom w:val="0"/>
          <w:divBdr>
            <w:top w:val="none" w:sz="0" w:space="0" w:color="auto"/>
            <w:left w:val="none" w:sz="0" w:space="0" w:color="auto"/>
            <w:bottom w:val="none" w:sz="0" w:space="0" w:color="auto"/>
            <w:right w:val="none" w:sz="0" w:space="0" w:color="auto"/>
          </w:divBdr>
        </w:div>
        <w:div w:id="967708076">
          <w:marLeft w:val="480"/>
          <w:marRight w:val="0"/>
          <w:marTop w:val="0"/>
          <w:marBottom w:val="0"/>
          <w:divBdr>
            <w:top w:val="none" w:sz="0" w:space="0" w:color="auto"/>
            <w:left w:val="none" w:sz="0" w:space="0" w:color="auto"/>
            <w:bottom w:val="none" w:sz="0" w:space="0" w:color="auto"/>
            <w:right w:val="none" w:sz="0" w:space="0" w:color="auto"/>
          </w:divBdr>
        </w:div>
        <w:div w:id="77755956">
          <w:marLeft w:val="480"/>
          <w:marRight w:val="0"/>
          <w:marTop w:val="0"/>
          <w:marBottom w:val="0"/>
          <w:divBdr>
            <w:top w:val="none" w:sz="0" w:space="0" w:color="auto"/>
            <w:left w:val="none" w:sz="0" w:space="0" w:color="auto"/>
            <w:bottom w:val="none" w:sz="0" w:space="0" w:color="auto"/>
            <w:right w:val="none" w:sz="0" w:space="0" w:color="auto"/>
          </w:divBdr>
        </w:div>
        <w:div w:id="1342777426">
          <w:marLeft w:val="480"/>
          <w:marRight w:val="0"/>
          <w:marTop w:val="0"/>
          <w:marBottom w:val="0"/>
          <w:divBdr>
            <w:top w:val="none" w:sz="0" w:space="0" w:color="auto"/>
            <w:left w:val="none" w:sz="0" w:space="0" w:color="auto"/>
            <w:bottom w:val="none" w:sz="0" w:space="0" w:color="auto"/>
            <w:right w:val="none" w:sz="0" w:space="0" w:color="auto"/>
          </w:divBdr>
        </w:div>
        <w:div w:id="1544098804">
          <w:marLeft w:val="480"/>
          <w:marRight w:val="0"/>
          <w:marTop w:val="0"/>
          <w:marBottom w:val="0"/>
          <w:divBdr>
            <w:top w:val="none" w:sz="0" w:space="0" w:color="auto"/>
            <w:left w:val="none" w:sz="0" w:space="0" w:color="auto"/>
            <w:bottom w:val="none" w:sz="0" w:space="0" w:color="auto"/>
            <w:right w:val="none" w:sz="0" w:space="0" w:color="auto"/>
          </w:divBdr>
        </w:div>
        <w:div w:id="247085631">
          <w:marLeft w:val="480"/>
          <w:marRight w:val="0"/>
          <w:marTop w:val="0"/>
          <w:marBottom w:val="0"/>
          <w:divBdr>
            <w:top w:val="none" w:sz="0" w:space="0" w:color="auto"/>
            <w:left w:val="none" w:sz="0" w:space="0" w:color="auto"/>
            <w:bottom w:val="none" w:sz="0" w:space="0" w:color="auto"/>
            <w:right w:val="none" w:sz="0" w:space="0" w:color="auto"/>
          </w:divBdr>
        </w:div>
        <w:div w:id="341594674">
          <w:marLeft w:val="480"/>
          <w:marRight w:val="0"/>
          <w:marTop w:val="0"/>
          <w:marBottom w:val="0"/>
          <w:divBdr>
            <w:top w:val="none" w:sz="0" w:space="0" w:color="auto"/>
            <w:left w:val="none" w:sz="0" w:space="0" w:color="auto"/>
            <w:bottom w:val="none" w:sz="0" w:space="0" w:color="auto"/>
            <w:right w:val="none" w:sz="0" w:space="0" w:color="auto"/>
          </w:divBdr>
        </w:div>
        <w:div w:id="1504399580">
          <w:marLeft w:val="480"/>
          <w:marRight w:val="0"/>
          <w:marTop w:val="0"/>
          <w:marBottom w:val="0"/>
          <w:divBdr>
            <w:top w:val="none" w:sz="0" w:space="0" w:color="auto"/>
            <w:left w:val="none" w:sz="0" w:space="0" w:color="auto"/>
            <w:bottom w:val="none" w:sz="0" w:space="0" w:color="auto"/>
            <w:right w:val="none" w:sz="0" w:space="0" w:color="auto"/>
          </w:divBdr>
        </w:div>
        <w:div w:id="367992523">
          <w:marLeft w:val="480"/>
          <w:marRight w:val="0"/>
          <w:marTop w:val="0"/>
          <w:marBottom w:val="0"/>
          <w:divBdr>
            <w:top w:val="none" w:sz="0" w:space="0" w:color="auto"/>
            <w:left w:val="none" w:sz="0" w:space="0" w:color="auto"/>
            <w:bottom w:val="none" w:sz="0" w:space="0" w:color="auto"/>
            <w:right w:val="none" w:sz="0" w:space="0" w:color="auto"/>
          </w:divBdr>
        </w:div>
        <w:div w:id="1538346191">
          <w:marLeft w:val="480"/>
          <w:marRight w:val="0"/>
          <w:marTop w:val="0"/>
          <w:marBottom w:val="0"/>
          <w:divBdr>
            <w:top w:val="none" w:sz="0" w:space="0" w:color="auto"/>
            <w:left w:val="none" w:sz="0" w:space="0" w:color="auto"/>
            <w:bottom w:val="none" w:sz="0" w:space="0" w:color="auto"/>
            <w:right w:val="none" w:sz="0" w:space="0" w:color="auto"/>
          </w:divBdr>
        </w:div>
      </w:divsChild>
    </w:div>
    <w:div w:id="1396316668">
      <w:bodyDiv w:val="1"/>
      <w:marLeft w:val="0"/>
      <w:marRight w:val="0"/>
      <w:marTop w:val="0"/>
      <w:marBottom w:val="0"/>
      <w:divBdr>
        <w:top w:val="none" w:sz="0" w:space="0" w:color="auto"/>
        <w:left w:val="none" w:sz="0" w:space="0" w:color="auto"/>
        <w:bottom w:val="none" w:sz="0" w:space="0" w:color="auto"/>
        <w:right w:val="none" w:sz="0" w:space="0" w:color="auto"/>
      </w:divBdr>
      <w:divsChild>
        <w:div w:id="1764497766">
          <w:marLeft w:val="480"/>
          <w:marRight w:val="0"/>
          <w:marTop w:val="0"/>
          <w:marBottom w:val="0"/>
          <w:divBdr>
            <w:top w:val="none" w:sz="0" w:space="0" w:color="auto"/>
            <w:left w:val="none" w:sz="0" w:space="0" w:color="auto"/>
            <w:bottom w:val="none" w:sz="0" w:space="0" w:color="auto"/>
            <w:right w:val="none" w:sz="0" w:space="0" w:color="auto"/>
          </w:divBdr>
        </w:div>
        <w:div w:id="1986735665">
          <w:marLeft w:val="480"/>
          <w:marRight w:val="0"/>
          <w:marTop w:val="0"/>
          <w:marBottom w:val="0"/>
          <w:divBdr>
            <w:top w:val="none" w:sz="0" w:space="0" w:color="auto"/>
            <w:left w:val="none" w:sz="0" w:space="0" w:color="auto"/>
            <w:bottom w:val="none" w:sz="0" w:space="0" w:color="auto"/>
            <w:right w:val="none" w:sz="0" w:space="0" w:color="auto"/>
          </w:divBdr>
        </w:div>
        <w:div w:id="833955059">
          <w:marLeft w:val="480"/>
          <w:marRight w:val="0"/>
          <w:marTop w:val="0"/>
          <w:marBottom w:val="0"/>
          <w:divBdr>
            <w:top w:val="none" w:sz="0" w:space="0" w:color="auto"/>
            <w:left w:val="none" w:sz="0" w:space="0" w:color="auto"/>
            <w:bottom w:val="none" w:sz="0" w:space="0" w:color="auto"/>
            <w:right w:val="none" w:sz="0" w:space="0" w:color="auto"/>
          </w:divBdr>
        </w:div>
        <w:div w:id="566651055">
          <w:marLeft w:val="480"/>
          <w:marRight w:val="0"/>
          <w:marTop w:val="0"/>
          <w:marBottom w:val="0"/>
          <w:divBdr>
            <w:top w:val="none" w:sz="0" w:space="0" w:color="auto"/>
            <w:left w:val="none" w:sz="0" w:space="0" w:color="auto"/>
            <w:bottom w:val="none" w:sz="0" w:space="0" w:color="auto"/>
            <w:right w:val="none" w:sz="0" w:space="0" w:color="auto"/>
          </w:divBdr>
        </w:div>
        <w:div w:id="389960916">
          <w:marLeft w:val="480"/>
          <w:marRight w:val="0"/>
          <w:marTop w:val="0"/>
          <w:marBottom w:val="0"/>
          <w:divBdr>
            <w:top w:val="none" w:sz="0" w:space="0" w:color="auto"/>
            <w:left w:val="none" w:sz="0" w:space="0" w:color="auto"/>
            <w:bottom w:val="none" w:sz="0" w:space="0" w:color="auto"/>
            <w:right w:val="none" w:sz="0" w:space="0" w:color="auto"/>
          </w:divBdr>
        </w:div>
        <w:div w:id="1918903220">
          <w:marLeft w:val="480"/>
          <w:marRight w:val="0"/>
          <w:marTop w:val="0"/>
          <w:marBottom w:val="0"/>
          <w:divBdr>
            <w:top w:val="none" w:sz="0" w:space="0" w:color="auto"/>
            <w:left w:val="none" w:sz="0" w:space="0" w:color="auto"/>
            <w:bottom w:val="none" w:sz="0" w:space="0" w:color="auto"/>
            <w:right w:val="none" w:sz="0" w:space="0" w:color="auto"/>
          </w:divBdr>
        </w:div>
        <w:div w:id="1009912900">
          <w:marLeft w:val="480"/>
          <w:marRight w:val="0"/>
          <w:marTop w:val="0"/>
          <w:marBottom w:val="0"/>
          <w:divBdr>
            <w:top w:val="none" w:sz="0" w:space="0" w:color="auto"/>
            <w:left w:val="none" w:sz="0" w:space="0" w:color="auto"/>
            <w:bottom w:val="none" w:sz="0" w:space="0" w:color="auto"/>
            <w:right w:val="none" w:sz="0" w:space="0" w:color="auto"/>
          </w:divBdr>
        </w:div>
        <w:div w:id="612639109">
          <w:marLeft w:val="480"/>
          <w:marRight w:val="0"/>
          <w:marTop w:val="0"/>
          <w:marBottom w:val="0"/>
          <w:divBdr>
            <w:top w:val="none" w:sz="0" w:space="0" w:color="auto"/>
            <w:left w:val="none" w:sz="0" w:space="0" w:color="auto"/>
            <w:bottom w:val="none" w:sz="0" w:space="0" w:color="auto"/>
            <w:right w:val="none" w:sz="0" w:space="0" w:color="auto"/>
          </w:divBdr>
        </w:div>
        <w:div w:id="2125684292">
          <w:marLeft w:val="480"/>
          <w:marRight w:val="0"/>
          <w:marTop w:val="0"/>
          <w:marBottom w:val="0"/>
          <w:divBdr>
            <w:top w:val="none" w:sz="0" w:space="0" w:color="auto"/>
            <w:left w:val="none" w:sz="0" w:space="0" w:color="auto"/>
            <w:bottom w:val="none" w:sz="0" w:space="0" w:color="auto"/>
            <w:right w:val="none" w:sz="0" w:space="0" w:color="auto"/>
          </w:divBdr>
        </w:div>
        <w:div w:id="1807745863">
          <w:marLeft w:val="480"/>
          <w:marRight w:val="0"/>
          <w:marTop w:val="0"/>
          <w:marBottom w:val="0"/>
          <w:divBdr>
            <w:top w:val="none" w:sz="0" w:space="0" w:color="auto"/>
            <w:left w:val="none" w:sz="0" w:space="0" w:color="auto"/>
            <w:bottom w:val="none" w:sz="0" w:space="0" w:color="auto"/>
            <w:right w:val="none" w:sz="0" w:space="0" w:color="auto"/>
          </w:divBdr>
        </w:div>
      </w:divsChild>
    </w:div>
    <w:div w:id="1399356494">
      <w:bodyDiv w:val="1"/>
      <w:marLeft w:val="0"/>
      <w:marRight w:val="0"/>
      <w:marTop w:val="0"/>
      <w:marBottom w:val="0"/>
      <w:divBdr>
        <w:top w:val="none" w:sz="0" w:space="0" w:color="auto"/>
        <w:left w:val="none" w:sz="0" w:space="0" w:color="auto"/>
        <w:bottom w:val="none" w:sz="0" w:space="0" w:color="auto"/>
        <w:right w:val="none" w:sz="0" w:space="0" w:color="auto"/>
      </w:divBdr>
      <w:divsChild>
        <w:div w:id="1924872409">
          <w:marLeft w:val="480"/>
          <w:marRight w:val="0"/>
          <w:marTop w:val="0"/>
          <w:marBottom w:val="0"/>
          <w:divBdr>
            <w:top w:val="none" w:sz="0" w:space="0" w:color="auto"/>
            <w:left w:val="none" w:sz="0" w:space="0" w:color="auto"/>
            <w:bottom w:val="none" w:sz="0" w:space="0" w:color="auto"/>
            <w:right w:val="none" w:sz="0" w:space="0" w:color="auto"/>
          </w:divBdr>
        </w:div>
        <w:div w:id="1694762043">
          <w:marLeft w:val="480"/>
          <w:marRight w:val="0"/>
          <w:marTop w:val="0"/>
          <w:marBottom w:val="0"/>
          <w:divBdr>
            <w:top w:val="none" w:sz="0" w:space="0" w:color="auto"/>
            <w:left w:val="none" w:sz="0" w:space="0" w:color="auto"/>
            <w:bottom w:val="none" w:sz="0" w:space="0" w:color="auto"/>
            <w:right w:val="none" w:sz="0" w:space="0" w:color="auto"/>
          </w:divBdr>
        </w:div>
        <w:div w:id="1421948315">
          <w:marLeft w:val="480"/>
          <w:marRight w:val="0"/>
          <w:marTop w:val="0"/>
          <w:marBottom w:val="0"/>
          <w:divBdr>
            <w:top w:val="none" w:sz="0" w:space="0" w:color="auto"/>
            <w:left w:val="none" w:sz="0" w:space="0" w:color="auto"/>
            <w:bottom w:val="none" w:sz="0" w:space="0" w:color="auto"/>
            <w:right w:val="none" w:sz="0" w:space="0" w:color="auto"/>
          </w:divBdr>
        </w:div>
        <w:div w:id="50888343">
          <w:marLeft w:val="480"/>
          <w:marRight w:val="0"/>
          <w:marTop w:val="0"/>
          <w:marBottom w:val="0"/>
          <w:divBdr>
            <w:top w:val="none" w:sz="0" w:space="0" w:color="auto"/>
            <w:left w:val="none" w:sz="0" w:space="0" w:color="auto"/>
            <w:bottom w:val="none" w:sz="0" w:space="0" w:color="auto"/>
            <w:right w:val="none" w:sz="0" w:space="0" w:color="auto"/>
          </w:divBdr>
        </w:div>
        <w:div w:id="633294268">
          <w:marLeft w:val="480"/>
          <w:marRight w:val="0"/>
          <w:marTop w:val="0"/>
          <w:marBottom w:val="0"/>
          <w:divBdr>
            <w:top w:val="none" w:sz="0" w:space="0" w:color="auto"/>
            <w:left w:val="none" w:sz="0" w:space="0" w:color="auto"/>
            <w:bottom w:val="none" w:sz="0" w:space="0" w:color="auto"/>
            <w:right w:val="none" w:sz="0" w:space="0" w:color="auto"/>
          </w:divBdr>
        </w:div>
        <w:div w:id="1177772485">
          <w:marLeft w:val="480"/>
          <w:marRight w:val="0"/>
          <w:marTop w:val="0"/>
          <w:marBottom w:val="0"/>
          <w:divBdr>
            <w:top w:val="none" w:sz="0" w:space="0" w:color="auto"/>
            <w:left w:val="none" w:sz="0" w:space="0" w:color="auto"/>
            <w:bottom w:val="none" w:sz="0" w:space="0" w:color="auto"/>
            <w:right w:val="none" w:sz="0" w:space="0" w:color="auto"/>
          </w:divBdr>
        </w:div>
        <w:div w:id="1955866756">
          <w:marLeft w:val="480"/>
          <w:marRight w:val="0"/>
          <w:marTop w:val="0"/>
          <w:marBottom w:val="0"/>
          <w:divBdr>
            <w:top w:val="none" w:sz="0" w:space="0" w:color="auto"/>
            <w:left w:val="none" w:sz="0" w:space="0" w:color="auto"/>
            <w:bottom w:val="none" w:sz="0" w:space="0" w:color="auto"/>
            <w:right w:val="none" w:sz="0" w:space="0" w:color="auto"/>
          </w:divBdr>
        </w:div>
        <w:div w:id="1892618766">
          <w:marLeft w:val="480"/>
          <w:marRight w:val="0"/>
          <w:marTop w:val="0"/>
          <w:marBottom w:val="0"/>
          <w:divBdr>
            <w:top w:val="none" w:sz="0" w:space="0" w:color="auto"/>
            <w:left w:val="none" w:sz="0" w:space="0" w:color="auto"/>
            <w:bottom w:val="none" w:sz="0" w:space="0" w:color="auto"/>
            <w:right w:val="none" w:sz="0" w:space="0" w:color="auto"/>
          </w:divBdr>
        </w:div>
        <w:div w:id="1089546327">
          <w:marLeft w:val="480"/>
          <w:marRight w:val="0"/>
          <w:marTop w:val="0"/>
          <w:marBottom w:val="0"/>
          <w:divBdr>
            <w:top w:val="none" w:sz="0" w:space="0" w:color="auto"/>
            <w:left w:val="none" w:sz="0" w:space="0" w:color="auto"/>
            <w:bottom w:val="none" w:sz="0" w:space="0" w:color="auto"/>
            <w:right w:val="none" w:sz="0" w:space="0" w:color="auto"/>
          </w:divBdr>
        </w:div>
        <w:div w:id="878199379">
          <w:marLeft w:val="480"/>
          <w:marRight w:val="0"/>
          <w:marTop w:val="0"/>
          <w:marBottom w:val="0"/>
          <w:divBdr>
            <w:top w:val="none" w:sz="0" w:space="0" w:color="auto"/>
            <w:left w:val="none" w:sz="0" w:space="0" w:color="auto"/>
            <w:bottom w:val="none" w:sz="0" w:space="0" w:color="auto"/>
            <w:right w:val="none" w:sz="0" w:space="0" w:color="auto"/>
          </w:divBdr>
        </w:div>
        <w:div w:id="2064523155">
          <w:marLeft w:val="480"/>
          <w:marRight w:val="0"/>
          <w:marTop w:val="0"/>
          <w:marBottom w:val="0"/>
          <w:divBdr>
            <w:top w:val="none" w:sz="0" w:space="0" w:color="auto"/>
            <w:left w:val="none" w:sz="0" w:space="0" w:color="auto"/>
            <w:bottom w:val="none" w:sz="0" w:space="0" w:color="auto"/>
            <w:right w:val="none" w:sz="0" w:space="0" w:color="auto"/>
          </w:divBdr>
        </w:div>
      </w:divsChild>
    </w:div>
    <w:div w:id="1401946232">
      <w:bodyDiv w:val="1"/>
      <w:marLeft w:val="0"/>
      <w:marRight w:val="0"/>
      <w:marTop w:val="0"/>
      <w:marBottom w:val="0"/>
      <w:divBdr>
        <w:top w:val="none" w:sz="0" w:space="0" w:color="auto"/>
        <w:left w:val="none" w:sz="0" w:space="0" w:color="auto"/>
        <w:bottom w:val="none" w:sz="0" w:space="0" w:color="auto"/>
        <w:right w:val="none" w:sz="0" w:space="0" w:color="auto"/>
      </w:divBdr>
      <w:divsChild>
        <w:div w:id="2065135234">
          <w:marLeft w:val="480"/>
          <w:marRight w:val="0"/>
          <w:marTop w:val="0"/>
          <w:marBottom w:val="0"/>
          <w:divBdr>
            <w:top w:val="none" w:sz="0" w:space="0" w:color="auto"/>
            <w:left w:val="none" w:sz="0" w:space="0" w:color="auto"/>
            <w:bottom w:val="none" w:sz="0" w:space="0" w:color="auto"/>
            <w:right w:val="none" w:sz="0" w:space="0" w:color="auto"/>
          </w:divBdr>
        </w:div>
        <w:div w:id="176890154">
          <w:marLeft w:val="480"/>
          <w:marRight w:val="0"/>
          <w:marTop w:val="0"/>
          <w:marBottom w:val="0"/>
          <w:divBdr>
            <w:top w:val="none" w:sz="0" w:space="0" w:color="auto"/>
            <w:left w:val="none" w:sz="0" w:space="0" w:color="auto"/>
            <w:bottom w:val="none" w:sz="0" w:space="0" w:color="auto"/>
            <w:right w:val="none" w:sz="0" w:space="0" w:color="auto"/>
          </w:divBdr>
        </w:div>
        <w:div w:id="1336109570">
          <w:marLeft w:val="480"/>
          <w:marRight w:val="0"/>
          <w:marTop w:val="0"/>
          <w:marBottom w:val="0"/>
          <w:divBdr>
            <w:top w:val="none" w:sz="0" w:space="0" w:color="auto"/>
            <w:left w:val="none" w:sz="0" w:space="0" w:color="auto"/>
            <w:bottom w:val="none" w:sz="0" w:space="0" w:color="auto"/>
            <w:right w:val="none" w:sz="0" w:space="0" w:color="auto"/>
          </w:divBdr>
        </w:div>
        <w:div w:id="2094622009">
          <w:marLeft w:val="480"/>
          <w:marRight w:val="0"/>
          <w:marTop w:val="0"/>
          <w:marBottom w:val="0"/>
          <w:divBdr>
            <w:top w:val="none" w:sz="0" w:space="0" w:color="auto"/>
            <w:left w:val="none" w:sz="0" w:space="0" w:color="auto"/>
            <w:bottom w:val="none" w:sz="0" w:space="0" w:color="auto"/>
            <w:right w:val="none" w:sz="0" w:space="0" w:color="auto"/>
          </w:divBdr>
        </w:div>
        <w:div w:id="1680111033">
          <w:marLeft w:val="480"/>
          <w:marRight w:val="0"/>
          <w:marTop w:val="0"/>
          <w:marBottom w:val="0"/>
          <w:divBdr>
            <w:top w:val="none" w:sz="0" w:space="0" w:color="auto"/>
            <w:left w:val="none" w:sz="0" w:space="0" w:color="auto"/>
            <w:bottom w:val="none" w:sz="0" w:space="0" w:color="auto"/>
            <w:right w:val="none" w:sz="0" w:space="0" w:color="auto"/>
          </w:divBdr>
        </w:div>
        <w:div w:id="1489244110">
          <w:marLeft w:val="480"/>
          <w:marRight w:val="0"/>
          <w:marTop w:val="0"/>
          <w:marBottom w:val="0"/>
          <w:divBdr>
            <w:top w:val="none" w:sz="0" w:space="0" w:color="auto"/>
            <w:left w:val="none" w:sz="0" w:space="0" w:color="auto"/>
            <w:bottom w:val="none" w:sz="0" w:space="0" w:color="auto"/>
            <w:right w:val="none" w:sz="0" w:space="0" w:color="auto"/>
          </w:divBdr>
        </w:div>
      </w:divsChild>
    </w:div>
    <w:div w:id="1425759927">
      <w:bodyDiv w:val="1"/>
      <w:marLeft w:val="0"/>
      <w:marRight w:val="0"/>
      <w:marTop w:val="0"/>
      <w:marBottom w:val="0"/>
      <w:divBdr>
        <w:top w:val="none" w:sz="0" w:space="0" w:color="auto"/>
        <w:left w:val="none" w:sz="0" w:space="0" w:color="auto"/>
        <w:bottom w:val="none" w:sz="0" w:space="0" w:color="auto"/>
        <w:right w:val="none" w:sz="0" w:space="0" w:color="auto"/>
      </w:divBdr>
      <w:divsChild>
        <w:div w:id="101387456">
          <w:marLeft w:val="480"/>
          <w:marRight w:val="0"/>
          <w:marTop w:val="0"/>
          <w:marBottom w:val="0"/>
          <w:divBdr>
            <w:top w:val="none" w:sz="0" w:space="0" w:color="auto"/>
            <w:left w:val="none" w:sz="0" w:space="0" w:color="auto"/>
            <w:bottom w:val="none" w:sz="0" w:space="0" w:color="auto"/>
            <w:right w:val="none" w:sz="0" w:space="0" w:color="auto"/>
          </w:divBdr>
        </w:div>
        <w:div w:id="1012607077">
          <w:marLeft w:val="480"/>
          <w:marRight w:val="0"/>
          <w:marTop w:val="0"/>
          <w:marBottom w:val="0"/>
          <w:divBdr>
            <w:top w:val="none" w:sz="0" w:space="0" w:color="auto"/>
            <w:left w:val="none" w:sz="0" w:space="0" w:color="auto"/>
            <w:bottom w:val="none" w:sz="0" w:space="0" w:color="auto"/>
            <w:right w:val="none" w:sz="0" w:space="0" w:color="auto"/>
          </w:divBdr>
        </w:div>
        <w:div w:id="1018042158">
          <w:marLeft w:val="480"/>
          <w:marRight w:val="0"/>
          <w:marTop w:val="0"/>
          <w:marBottom w:val="0"/>
          <w:divBdr>
            <w:top w:val="none" w:sz="0" w:space="0" w:color="auto"/>
            <w:left w:val="none" w:sz="0" w:space="0" w:color="auto"/>
            <w:bottom w:val="none" w:sz="0" w:space="0" w:color="auto"/>
            <w:right w:val="none" w:sz="0" w:space="0" w:color="auto"/>
          </w:divBdr>
        </w:div>
        <w:div w:id="1600523501">
          <w:marLeft w:val="480"/>
          <w:marRight w:val="0"/>
          <w:marTop w:val="0"/>
          <w:marBottom w:val="0"/>
          <w:divBdr>
            <w:top w:val="none" w:sz="0" w:space="0" w:color="auto"/>
            <w:left w:val="none" w:sz="0" w:space="0" w:color="auto"/>
            <w:bottom w:val="none" w:sz="0" w:space="0" w:color="auto"/>
            <w:right w:val="none" w:sz="0" w:space="0" w:color="auto"/>
          </w:divBdr>
        </w:div>
        <w:div w:id="1683048773">
          <w:marLeft w:val="480"/>
          <w:marRight w:val="0"/>
          <w:marTop w:val="0"/>
          <w:marBottom w:val="0"/>
          <w:divBdr>
            <w:top w:val="none" w:sz="0" w:space="0" w:color="auto"/>
            <w:left w:val="none" w:sz="0" w:space="0" w:color="auto"/>
            <w:bottom w:val="none" w:sz="0" w:space="0" w:color="auto"/>
            <w:right w:val="none" w:sz="0" w:space="0" w:color="auto"/>
          </w:divBdr>
        </w:div>
        <w:div w:id="1734739237">
          <w:marLeft w:val="480"/>
          <w:marRight w:val="0"/>
          <w:marTop w:val="0"/>
          <w:marBottom w:val="0"/>
          <w:divBdr>
            <w:top w:val="none" w:sz="0" w:space="0" w:color="auto"/>
            <w:left w:val="none" w:sz="0" w:space="0" w:color="auto"/>
            <w:bottom w:val="none" w:sz="0" w:space="0" w:color="auto"/>
            <w:right w:val="none" w:sz="0" w:space="0" w:color="auto"/>
          </w:divBdr>
        </w:div>
        <w:div w:id="1577864994">
          <w:marLeft w:val="480"/>
          <w:marRight w:val="0"/>
          <w:marTop w:val="0"/>
          <w:marBottom w:val="0"/>
          <w:divBdr>
            <w:top w:val="none" w:sz="0" w:space="0" w:color="auto"/>
            <w:left w:val="none" w:sz="0" w:space="0" w:color="auto"/>
            <w:bottom w:val="none" w:sz="0" w:space="0" w:color="auto"/>
            <w:right w:val="none" w:sz="0" w:space="0" w:color="auto"/>
          </w:divBdr>
        </w:div>
        <w:div w:id="1904216832">
          <w:marLeft w:val="480"/>
          <w:marRight w:val="0"/>
          <w:marTop w:val="0"/>
          <w:marBottom w:val="0"/>
          <w:divBdr>
            <w:top w:val="none" w:sz="0" w:space="0" w:color="auto"/>
            <w:left w:val="none" w:sz="0" w:space="0" w:color="auto"/>
            <w:bottom w:val="none" w:sz="0" w:space="0" w:color="auto"/>
            <w:right w:val="none" w:sz="0" w:space="0" w:color="auto"/>
          </w:divBdr>
        </w:div>
        <w:div w:id="405151024">
          <w:marLeft w:val="480"/>
          <w:marRight w:val="0"/>
          <w:marTop w:val="0"/>
          <w:marBottom w:val="0"/>
          <w:divBdr>
            <w:top w:val="none" w:sz="0" w:space="0" w:color="auto"/>
            <w:left w:val="none" w:sz="0" w:space="0" w:color="auto"/>
            <w:bottom w:val="none" w:sz="0" w:space="0" w:color="auto"/>
            <w:right w:val="none" w:sz="0" w:space="0" w:color="auto"/>
          </w:divBdr>
        </w:div>
        <w:div w:id="1484347063">
          <w:marLeft w:val="480"/>
          <w:marRight w:val="0"/>
          <w:marTop w:val="0"/>
          <w:marBottom w:val="0"/>
          <w:divBdr>
            <w:top w:val="none" w:sz="0" w:space="0" w:color="auto"/>
            <w:left w:val="none" w:sz="0" w:space="0" w:color="auto"/>
            <w:bottom w:val="none" w:sz="0" w:space="0" w:color="auto"/>
            <w:right w:val="none" w:sz="0" w:space="0" w:color="auto"/>
          </w:divBdr>
        </w:div>
        <w:div w:id="1286157019">
          <w:marLeft w:val="480"/>
          <w:marRight w:val="0"/>
          <w:marTop w:val="0"/>
          <w:marBottom w:val="0"/>
          <w:divBdr>
            <w:top w:val="none" w:sz="0" w:space="0" w:color="auto"/>
            <w:left w:val="none" w:sz="0" w:space="0" w:color="auto"/>
            <w:bottom w:val="none" w:sz="0" w:space="0" w:color="auto"/>
            <w:right w:val="none" w:sz="0" w:space="0" w:color="auto"/>
          </w:divBdr>
        </w:div>
        <w:div w:id="606695181">
          <w:marLeft w:val="480"/>
          <w:marRight w:val="0"/>
          <w:marTop w:val="0"/>
          <w:marBottom w:val="0"/>
          <w:divBdr>
            <w:top w:val="none" w:sz="0" w:space="0" w:color="auto"/>
            <w:left w:val="none" w:sz="0" w:space="0" w:color="auto"/>
            <w:bottom w:val="none" w:sz="0" w:space="0" w:color="auto"/>
            <w:right w:val="none" w:sz="0" w:space="0" w:color="auto"/>
          </w:divBdr>
        </w:div>
        <w:div w:id="1730110885">
          <w:marLeft w:val="480"/>
          <w:marRight w:val="0"/>
          <w:marTop w:val="0"/>
          <w:marBottom w:val="0"/>
          <w:divBdr>
            <w:top w:val="none" w:sz="0" w:space="0" w:color="auto"/>
            <w:left w:val="none" w:sz="0" w:space="0" w:color="auto"/>
            <w:bottom w:val="none" w:sz="0" w:space="0" w:color="auto"/>
            <w:right w:val="none" w:sz="0" w:space="0" w:color="auto"/>
          </w:divBdr>
        </w:div>
        <w:div w:id="259066991">
          <w:marLeft w:val="480"/>
          <w:marRight w:val="0"/>
          <w:marTop w:val="0"/>
          <w:marBottom w:val="0"/>
          <w:divBdr>
            <w:top w:val="none" w:sz="0" w:space="0" w:color="auto"/>
            <w:left w:val="none" w:sz="0" w:space="0" w:color="auto"/>
            <w:bottom w:val="none" w:sz="0" w:space="0" w:color="auto"/>
            <w:right w:val="none" w:sz="0" w:space="0" w:color="auto"/>
          </w:divBdr>
        </w:div>
        <w:div w:id="339086410">
          <w:marLeft w:val="480"/>
          <w:marRight w:val="0"/>
          <w:marTop w:val="0"/>
          <w:marBottom w:val="0"/>
          <w:divBdr>
            <w:top w:val="none" w:sz="0" w:space="0" w:color="auto"/>
            <w:left w:val="none" w:sz="0" w:space="0" w:color="auto"/>
            <w:bottom w:val="none" w:sz="0" w:space="0" w:color="auto"/>
            <w:right w:val="none" w:sz="0" w:space="0" w:color="auto"/>
          </w:divBdr>
        </w:div>
        <w:div w:id="1918440388">
          <w:marLeft w:val="480"/>
          <w:marRight w:val="0"/>
          <w:marTop w:val="0"/>
          <w:marBottom w:val="0"/>
          <w:divBdr>
            <w:top w:val="none" w:sz="0" w:space="0" w:color="auto"/>
            <w:left w:val="none" w:sz="0" w:space="0" w:color="auto"/>
            <w:bottom w:val="none" w:sz="0" w:space="0" w:color="auto"/>
            <w:right w:val="none" w:sz="0" w:space="0" w:color="auto"/>
          </w:divBdr>
        </w:div>
      </w:divsChild>
    </w:div>
    <w:div w:id="1432824477">
      <w:bodyDiv w:val="1"/>
      <w:marLeft w:val="0"/>
      <w:marRight w:val="0"/>
      <w:marTop w:val="0"/>
      <w:marBottom w:val="0"/>
      <w:divBdr>
        <w:top w:val="none" w:sz="0" w:space="0" w:color="auto"/>
        <w:left w:val="none" w:sz="0" w:space="0" w:color="auto"/>
        <w:bottom w:val="none" w:sz="0" w:space="0" w:color="auto"/>
        <w:right w:val="none" w:sz="0" w:space="0" w:color="auto"/>
      </w:divBdr>
    </w:div>
    <w:div w:id="1437748754">
      <w:bodyDiv w:val="1"/>
      <w:marLeft w:val="0"/>
      <w:marRight w:val="0"/>
      <w:marTop w:val="0"/>
      <w:marBottom w:val="0"/>
      <w:divBdr>
        <w:top w:val="none" w:sz="0" w:space="0" w:color="auto"/>
        <w:left w:val="none" w:sz="0" w:space="0" w:color="auto"/>
        <w:bottom w:val="none" w:sz="0" w:space="0" w:color="auto"/>
        <w:right w:val="none" w:sz="0" w:space="0" w:color="auto"/>
      </w:divBdr>
      <w:divsChild>
        <w:div w:id="208029287">
          <w:marLeft w:val="480"/>
          <w:marRight w:val="0"/>
          <w:marTop w:val="0"/>
          <w:marBottom w:val="0"/>
          <w:divBdr>
            <w:top w:val="none" w:sz="0" w:space="0" w:color="auto"/>
            <w:left w:val="none" w:sz="0" w:space="0" w:color="auto"/>
            <w:bottom w:val="none" w:sz="0" w:space="0" w:color="auto"/>
            <w:right w:val="none" w:sz="0" w:space="0" w:color="auto"/>
          </w:divBdr>
        </w:div>
        <w:div w:id="10955012">
          <w:marLeft w:val="480"/>
          <w:marRight w:val="0"/>
          <w:marTop w:val="0"/>
          <w:marBottom w:val="0"/>
          <w:divBdr>
            <w:top w:val="none" w:sz="0" w:space="0" w:color="auto"/>
            <w:left w:val="none" w:sz="0" w:space="0" w:color="auto"/>
            <w:bottom w:val="none" w:sz="0" w:space="0" w:color="auto"/>
            <w:right w:val="none" w:sz="0" w:space="0" w:color="auto"/>
          </w:divBdr>
        </w:div>
        <w:div w:id="556168299">
          <w:marLeft w:val="480"/>
          <w:marRight w:val="0"/>
          <w:marTop w:val="0"/>
          <w:marBottom w:val="0"/>
          <w:divBdr>
            <w:top w:val="none" w:sz="0" w:space="0" w:color="auto"/>
            <w:left w:val="none" w:sz="0" w:space="0" w:color="auto"/>
            <w:bottom w:val="none" w:sz="0" w:space="0" w:color="auto"/>
            <w:right w:val="none" w:sz="0" w:space="0" w:color="auto"/>
          </w:divBdr>
        </w:div>
        <w:div w:id="1589536830">
          <w:marLeft w:val="480"/>
          <w:marRight w:val="0"/>
          <w:marTop w:val="0"/>
          <w:marBottom w:val="0"/>
          <w:divBdr>
            <w:top w:val="none" w:sz="0" w:space="0" w:color="auto"/>
            <w:left w:val="none" w:sz="0" w:space="0" w:color="auto"/>
            <w:bottom w:val="none" w:sz="0" w:space="0" w:color="auto"/>
            <w:right w:val="none" w:sz="0" w:space="0" w:color="auto"/>
          </w:divBdr>
        </w:div>
        <w:div w:id="1220701334">
          <w:marLeft w:val="480"/>
          <w:marRight w:val="0"/>
          <w:marTop w:val="0"/>
          <w:marBottom w:val="0"/>
          <w:divBdr>
            <w:top w:val="none" w:sz="0" w:space="0" w:color="auto"/>
            <w:left w:val="none" w:sz="0" w:space="0" w:color="auto"/>
            <w:bottom w:val="none" w:sz="0" w:space="0" w:color="auto"/>
            <w:right w:val="none" w:sz="0" w:space="0" w:color="auto"/>
          </w:divBdr>
        </w:div>
        <w:div w:id="1850022102">
          <w:marLeft w:val="480"/>
          <w:marRight w:val="0"/>
          <w:marTop w:val="0"/>
          <w:marBottom w:val="0"/>
          <w:divBdr>
            <w:top w:val="none" w:sz="0" w:space="0" w:color="auto"/>
            <w:left w:val="none" w:sz="0" w:space="0" w:color="auto"/>
            <w:bottom w:val="none" w:sz="0" w:space="0" w:color="auto"/>
            <w:right w:val="none" w:sz="0" w:space="0" w:color="auto"/>
          </w:divBdr>
        </w:div>
        <w:div w:id="1418818998">
          <w:marLeft w:val="480"/>
          <w:marRight w:val="0"/>
          <w:marTop w:val="0"/>
          <w:marBottom w:val="0"/>
          <w:divBdr>
            <w:top w:val="none" w:sz="0" w:space="0" w:color="auto"/>
            <w:left w:val="none" w:sz="0" w:space="0" w:color="auto"/>
            <w:bottom w:val="none" w:sz="0" w:space="0" w:color="auto"/>
            <w:right w:val="none" w:sz="0" w:space="0" w:color="auto"/>
          </w:divBdr>
        </w:div>
        <w:div w:id="2057702134">
          <w:marLeft w:val="480"/>
          <w:marRight w:val="0"/>
          <w:marTop w:val="0"/>
          <w:marBottom w:val="0"/>
          <w:divBdr>
            <w:top w:val="none" w:sz="0" w:space="0" w:color="auto"/>
            <w:left w:val="none" w:sz="0" w:space="0" w:color="auto"/>
            <w:bottom w:val="none" w:sz="0" w:space="0" w:color="auto"/>
            <w:right w:val="none" w:sz="0" w:space="0" w:color="auto"/>
          </w:divBdr>
        </w:div>
        <w:div w:id="2126541069">
          <w:marLeft w:val="480"/>
          <w:marRight w:val="0"/>
          <w:marTop w:val="0"/>
          <w:marBottom w:val="0"/>
          <w:divBdr>
            <w:top w:val="none" w:sz="0" w:space="0" w:color="auto"/>
            <w:left w:val="none" w:sz="0" w:space="0" w:color="auto"/>
            <w:bottom w:val="none" w:sz="0" w:space="0" w:color="auto"/>
            <w:right w:val="none" w:sz="0" w:space="0" w:color="auto"/>
          </w:divBdr>
        </w:div>
        <w:div w:id="929965161">
          <w:marLeft w:val="480"/>
          <w:marRight w:val="0"/>
          <w:marTop w:val="0"/>
          <w:marBottom w:val="0"/>
          <w:divBdr>
            <w:top w:val="none" w:sz="0" w:space="0" w:color="auto"/>
            <w:left w:val="none" w:sz="0" w:space="0" w:color="auto"/>
            <w:bottom w:val="none" w:sz="0" w:space="0" w:color="auto"/>
            <w:right w:val="none" w:sz="0" w:space="0" w:color="auto"/>
          </w:divBdr>
        </w:div>
        <w:div w:id="1723627247">
          <w:marLeft w:val="480"/>
          <w:marRight w:val="0"/>
          <w:marTop w:val="0"/>
          <w:marBottom w:val="0"/>
          <w:divBdr>
            <w:top w:val="none" w:sz="0" w:space="0" w:color="auto"/>
            <w:left w:val="none" w:sz="0" w:space="0" w:color="auto"/>
            <w:bottom w:val="none" w:sz="0" w:space="0" w:color="auto"/>
            <w:right w:val="none" w:sz="0" w:space="0" w:color="auto"/>
          </w:divBdr>
        </w:div>
        <w:div w:id="1441102802">
          <w:marLeft w:val="480"/>
          <w:marRight w:val="0"/>
          <w:marTop w:val="0"/>
          <w:marBottom w:val="0"/>
          <w:divBdr>
            <w:top w:val="none" w:sz="0" w:space="0" w:color="auto"/>
            <w:left w:val="none" w:sz="0" w:space="0" w:color="auto"/>
            <w:bottom w:val="none" w:sz="0" w:space="0" w:color="auto"/>
            <w:right w:val="none" w:sz="0" w:space="0" w:color="auto"/>
          </w:divBdr>
        </w:div>
      </w:divsChild>
    </w:div>
    <w:div w:id="1500461129">
      <w:bodyDiv w:val="1"/>
      <w:marLeft w:val="0"/>
      <w:marRight w:val="0"/>
      <w:marTop w:val="0"/>
      <w:marBottom w:val="0"/>
      <w:divBdr>
        <w:top w:val="none" w:sz="0" w:space="0" w:color="auto"/>
        <w:left w:val="none" w:sz="0" w:space="0" w:color="auto"/>
        <w:bottom w:val="none" w:sz="0" w:space="0" w:color="auto"/>
        <w:right w:val="none" w:sz="0" w:space="0" w:color="auto"/>
      </w:divBdr>
    </w:div>
    <w:div w:id="1510605845">
      <w:bodyDiv w:val="1"/>
      <w:marLeft w:val="0"/>
      <w:marRight w:val="0"/>
      <w:marTop w:val="0"/>
      <w:marBottom w:val="0"/>
      <w:divBdr>
        <w:top w:val="none" w:sz="0" w:space="0" w:color="auto"/>
        <w:left w:val="none" w:sz="0" w:space="0" w:color="auto"/>
        <w:bottom w:val="none" w:sz="0" w:space="0" w:color="auto"/>
        <w:right w:val="none" w:sz="0" w:space="0" w:color="auto"/>
      </w:divBdr>
      <w:divsChild>
        <w:div w:id="139424395">
          <w:marLeft w:val="480"/>
          <w:marRight w:val="0"/>
          <w:marTop w:val="0"/>
          <w:marBottom w:val="0"/>
          <w:divBdr>
            <w:top w:val="none" w:sz="0" w:space="0" w:color="auto"/>
            <w:left w:val="none" w:sz="0" w:space="0" w:color="auto"/>
            <w:bottom w:val="none" w:sz="0" w:space="0" w:color="auto"/>
            <w:right w:val="none" w:sz="0" w:space="0" w:color="auto"/>
          </w:divBdr>
        </w:div>
        <w:div w:id="1816529239">
          <w:marLeft w:val="480"/>
          <w:marRight w:val="0"/>
          <w:marTop w:val="0"/>
          <w:marBottom w:val="0"/>
          <w:divBdr>
            <w:top w:val="none" w:sz="0" w:space="0" w:color="auto"/>
            <w:left w:val="none" w:sz="0" w:space="0" w:color="auto"/>
            <w:bottom w:val="none" w:sz="0" w:space="0" w:color="auto"/>
            <w:right w:val="none" w:sz="0" w:space="0" w:color="auto"/>
          </w:divBdr>
        </w:div>
        <w:div w:id="1733118847">
          <w:marLeft w:val="480"/>
          <w:marRight w:val="0"/>
          <w:marTop w:val="0"/>
          <w:marBottom w:val="0"/>
          <w:divBdr>
            <w:top w:val="none" w:sz="0" w:space="0" w:color="auto"/>
            <w:left w:val="none" w:sz="0" w:space="0" w:color="auto"/>
            <w:bottom w:val="none" w:sz="0" w:space="0" w:color="auto"/>
            <w:right w:val="none" w:sz="0" w:space="0" w:color="auto"/>
          </w:divBdr>
        </w:div>
        <w:div w:id="1783913853">
          <w:marLeft w:val="480"/>
          <w:marRight w:val="0"/>
          <w:marTop w:val="0"/>
          <w:marBottom w:val="0"/>
          <w:divBdr>
            <w:top w:val="none" w:sz="0" w:space="0" w:color="auto"/>
            <w:left w:val="none" w:sz="0" w:space="0" w:color="auto"/>
            <w:bottom w:val="none" w:sz="0" w:space="0" w:color="auto"/>
            <w:right w:val="none" w:sz="0" w:space="0" w:color="auto"/>
          </w:divBdr>
        </w:div>
        <w:div w:id="529420263">
          <w:marLeft w:val="480"/>
          <w:marRight w:val="0"/>
          <w:marTop w:val="0"/>
          <w:marBottom w:val="0"/>
          <w:divBdr>
            <w:top w:val="none" w:sz="0" w:space="0" w:color="auto"/>
            <w:left w:val="none" w:sz="0" w:space="0" w:color="auto"/>
            <w:bottom w:val="none" w:sz="0" w:space="0" w:color="auto"/>
            <w:right w:val="none" w:sz="0" w:space="0" w:color="auto"/>
          </w:divBdr>
        </w:div>
        <w:div w:id="1996299124">
          <w:marLeft w:val="480"/>
          <w:marRight w:val="0"/>
          <w:marTop w:val="0"/>
          <w:marBottom w:val="0"/>
          <w:divBdr>
            <w:top w:val="none" w:sz="0" w:space="0" w:color="auto"/>
            <w:left w:val="none" w:sz="0" w:space="0" w:color="auto"/>
            <w:bottom w:val="none" w:sz="0" w:space="0" w:color="auto"/>
            <w:right w:val="none" w:sz="0" w:space="0" w:color="auto"/>
          </w:divBdr>
        </w:div>
        <w:div w:id="1142116006">
          <w:marLeft w:val="480"/>
          <w:marRight w:val="0"/>
          <w:marTop w:val="0"/>
          <w:marBottom w:val="0"/>
          <w:divBdr>
            <w:top w:val="none" w:sz="0" w:space="0" w:color="auto"/>
            <w:left w:val="none" w:sz="0" w:space="0" w:color="auto"/>
            <w:bottom w:val="none" w:sz="0" w:space="0" w:color="auto"/>
            <w:right w:val="none" w:sz="0" w:space="0" w:color="auto"/>
          </w:divBdr>
        </w:div>
        <w:div w:id="1358580215">
          <w:marLeft w:val="480"/>
          <w:marRight w:val="0"/>
          <w:marTop w:val="0"/>
          <w:marBottom w:val="0"/>
          <w:divBdr>
            <w:top w:val="none" w:sz="0" w:space="0" w:color="auto"/>
            <w:left w:val="none" w:sz="0" w:space="0" w:color="auto"/>
            <w:bottom w:val="none" w:sz="0" w:space="0" w:color="auto"/>
            <w:right w:val="none" w:sz="0" w:space="0" w:color="auto"/>
          </w:divBdr>
        </w:div>
        <w:div w:id="909539498">
          <w:marLeft w:val="480"/>
          <w:marRight w:val="0"/>
          <w:marTop w:val="0"/>
          <w:marBottom w:val="0"/>
          <w:divBdr>
            <w:top w:val="none" w:sz="0" w:space="0" w:color="auto"/>
            <w:left w:val="none" w:sz="0" w:space="0" w:color="auto"/>
            <w:bottom w:val="none" w:sz="0" w:space="0" w:color="auto"/>
            <w:right w:val="none" w:sz="0" w:space="0" w:color="auto"/>
          </w:divBdr>
        </w:div>
        <w:div w:id="1116945115">
          <w:marLeft w:val="480"/>
          <w:marRight w:val="0"/>
          <w:marTop w:val="0"/>
          <w:marBottom w:val="0"/>
          <w:divBdr>
            <w:top w:val="none" w:sz="0" w:space="0" w:color="auto"/>
            <w:left w:val="none" w:sz="0" w:space="0" w:color="auto"/>
            <w:bottom w:val="none" w:sz="0" w:space="0" w:color="auto"/>
            <w:right w:val="none" w:sz="0" w:space="0" w:color="auto"/>
          </w:divBdr>
        </w:div>
        <w:div w:id="1962809141">
          <w:marLeft w:val="480"/>
          <w:marRight w:val="0"/>
          <w:marTop w:val="0"/>
          <w:marBottom w:val="0"/>
          <w:divBdr>
            <w:top w:val="none" w:sz="0" w:space="0" w:color="auto"/>
            <w:left w:val="none" w:sz="0" w:space="0" w:color="auto"/>
            <w:bottom w:val="none" w:sz="0" w:space="0" w:color="auto"/>
            <w:right w:val="none" w:sz="0" w:space="0" w:color="auto"/>
          </w:divBdr>
        </w:div>
      </w:divsChild>
    </w:div>
    <w:div w:id="1516268801">
      <w:bodyDiv w:val="1"/>
      <w:marLeft w:val="0"/>
      <w:marRight w:val="0"/>
      <w:marTop w:val="0"/>
      <w:marBottom w:val="0"/>
      <w:divBdr>
        <w:top w:val="none" w:sz="0" w:space="0" w:color="auto"/>
        <w:left w:val="none" w:sz="0" w:space="0" w:color="auto"/>
        <w:bottom w:val="none" w:sz="0" w:space="0" w:color="auto"/>
        <w:right w:val="none" w:sz="0" w:space="0" w:color="auto"/>
      </w:divBdr>
      <w:divsChild>
        <w:div w:id="689452428">
          <w:marLeft w:val="480"/>
          <w:marRight w:val="0"/>
          <w:marTop w:val="0"/>
          <w:marBottom w:val="0"/>
          <w:divBdr>
            <w:top w:val="none" w:sz="0" w:space="0" w:color="auto"/>
            <w:left w:val="none" w:sz="0" w:space="0" w:color="auto"/>
            <w:bottom w:val="none" w:sz="0" w:space="0" w:color="auto"/>
            <w:right w:val="none" w:sz="0" w:space="0" w:color="auto"/>
          </w:divBdr>
        </w:div>
        <w:div w:id="1103304825">
          <w:marLeft w:val="480"/>
          <w:marRight w:val="0"/>
          <w:marTop w:val="0"/>
          <w:marBottom w:val="0"/>
          <w:divBdr>
            <w:top w:val="none" w:sz="0" w:space="0" w:color="auto"/>
            <w:left w:val="none" w:sz="0" w:space="0" w:color="auto"/>
            <w:bottom w:val="none" w:sz="0" w:space="0" w:color="auto"/>
            <w:right w:val="none" w:sz="0" w:space="0" w:color="auto"/>
          </w:divBdr>
        </w:div>
        <w:div w:id="1558080230">
          <w:marLeft w:val="480"/>
          <w:marRight w:val="0"/>
          <w:marTop w:val="0"/>
          <w:marBottom w:val="0"/>
          <w:divBdr>
            <w:top w:val="none" w:sz="0" w:space="0" w:color="auto"/>
            <w:left w:val="none" w:sz="0" w:space="0" w:color="auto"/>
            <w:bottom w:val="none" w:sz="0" w:space="0" w:color="auto"/>
            <w:right w:val="none" w:sz="0" w:space="0" w:color="auto"/>
          </w:divBdr>
        </w:div>
        <w:div w:id="738400737">
          <w:marLeft w:val="480"/>
          <w:marRight w:val="0"/>
          <w:marTop w:val="0"/>
          <w:marBottom w:val="0"/>
          <w:divBdr>
            <w:top w:val="none" w:sz="0" w:space="0" w:color="auto"/>
            <w:left w:val="none" w:sz="0" w:space="0" w:color="auto"/>
            <w:bottom w:val="none" w:sz="0" w:space="0" w:color="auto"/>
            <w:right w:val="none" w:sz="0" w:space="0" w:color="auto"/>
          </w:divBdr>
        </w:div>
        <w:div w:id="1252930125">
          <w:marLeft w:val="480"/>
          <w:marRight w:val="0"/>
          <w:marTop w:val="0"/>
          <w:marBottom w:val="0"/>
          <w:divBdr>
            <w:top w:val="none" w:sz="0" w:space="0" w:color="auto"/>
            <w:left w:val="none" w:sz="0" w:space="0" w:color="auto"/>
            <w:bottom w:val="none" w:sz="0" w:space="0" w:color="auto"/>
            <w:right w:val="none" w:sz="0" w:space="0" w:color="auto"/>
          </w:divBdr>
        </w:div>
        <w:div w:id="1212157407">
          <w:marLeft w:val="480"/>
          <w:marRight w:val="0"/>
          <w:marTop w:val="0"/>
          <w:marBottom w:val="0"/>
          <w:divBdr>
            <w:top w:val="none" w:sz="0" w:space="0" w:color="auto"/>
            <w:left w:val="none" w:sz="0" w:space="0" w:color="auto"/>
            <w:bottom w:val="none" w:sz="0" w:space="0" w:color="auto"/>
            <w:right w:val="none" w:sz="0" w:space="0" w:color="auto"/>
          </w:divBdr>
        </w:div>
        <w:div w:id="764233611">
          <w:marLeft w:val="480"/>
          <w:marRight w:val="0"/>
          <w:marTop w:val="0"/>
          <w:marBottom w:val="0"/>
          <w:divBdr>
            <w:top w:val="none" w:sz="0" w:space="0" w:color="auto"/>
            <w:left w:val="none" w:sz="0" w:space="0" w:color="auto"/>
            <w:bottom w:val="none" w:sz="0" w:space="0" w:color="auto"/>
            <w:right w:val="none" w:sz="0" w:space="0" w:color="auto"/>
          </w:divBdr>
        </w:div>
        <w:div w:id="1055081856">
          <w:marLeft w:val="480"/>
          <w:marRight w:val="0"/>
          <w:marTop w:val="0"/>
          <w:marBottom w:val="0"/>
          <w:divBdr>
            <w:top w:val="none" w:sz="0" w:space="0" w:color="auto"/>
            <w:left w:val="none" w:sz="0" w:space="0" w:color="auto"/>
            <w:bottom w:val="none" w:sz="0" w:space="0" w:color="auto"/>
            <w:right w:val="none" w:sz="0" w:space="0" w:color="auto"/>
          </w:divBdr>
        </w:div>
        <w:div w:id="1820342669">
          <w:marLeft w:val="480"/>
          <w:marRight w:val="0"/>
          <w:marTop w:val="0"/>
          <w:marBottom w:val="0"/>
          <w:divBdr>
            <w:top w:val="none" w:sz="0" w:space="0" w:color="auto"/>
            <w:left w:val="none" w:sz="0" w:space="0" w:color="auto"/>
            <w:bottom w:val="none" w:sz="0" w:space="0" w:color="auto"/>
            <w:right w:val="none" w:sz="0" w:space="0" w:color="auto"/>
          </w:divBdr>
        </w:div>
        <w:div w:id="1868131007">
          <w:marLeft w:val="480"/>
          <w:marRight w:val="0"/>
          <w:marTop w:val="0"/>
          <w:marBottom w:val="0"/>
          <w:divBdr>
            <w:top w:val="none" w:sz="0" w:space="0" w:color="auto"/>
            <w:left w:val="none" w:sz="0" w:space="0" w:color="auto"/>
            <w:bottom w:val="none" w:sz="0" w:space="0" w:color="auto"/>
            <w:right w:val="none" w:sz="0" w:space="0" w:color="auto"/>
          </w:divBdr>
        </w:div>
        <w:div w:id="1047728750">
          <w:marLeft w:val="480"/>
          <w:marRight w:val="0"/>
          <w:marTop w:val="0"/>
          <w:marBottom w:val="0"/>
          <w:divBdr>
            <w:top w:val="none" w:sz="0" w:space="0" w:color="auto"/>
            <w:left w:val="none" w:sz="0" w:space="0" w:color="auto"/>
            <w:bottom w:val="none" w:sz="0" w:space="0" w:color="auto"/>
            <w:right w:val="none" w:sz="0" w:space="0" w:color="auto"/>
          </w:divBdr>
        </w:div>
        <w:div w:id="112211213">
          <w:marLeft w:val="480"/>
          <w:marRight w:val="0"/>
          <w:marTop w:val="0"/>
          <w:marBottom w:val="0"/>
          <w:divBdr>
            <w:top w:val="none" w:sz="0" w:space="0" w:color="auto"/>
            <w:left w:val="none" w:sz="0" w:space="0" w:color="auto"/>
            <w:bottom w:val="none" w:sz="0" w:space="0" w:color="auto"/>
            <w:right w:val="none" w:sz="0" w:space="0" w:color="auto"/>
          </w:divBdr>
        </w:div>
      </w:divsChild>
    </w:div>
    <w:div w:id="1526359343">
      <w:bodyDiv w:val="1"/>
      <w:marLeft w:val="0"/>
      <w:marRight w:val="0"/>
      <w:marTop w:val="0"/>
      <w:marBottom w:val="0"/>
      <w:divBdr>
        <w:top w:val="none" w:sz="0" w:space="0" w:color="auto"/>
        <w:left w:val="none" w:sz="0" w:space="0" w:color="auto"/>
        <w:bottom w:val="none" w:sz="0" w:space="0" w:color="auto"/>
        <w:right w:val="none" w:sz="0" w:space="0" w:color="auto"/>
      </w:divBdr>
      <w:divsChild>
        <w:div w:id="1554659087">
          <w:marLeft w:val="480"/>
          <w:marRight w:val="0"/>
          <w:marTop w:val="0"/>
          <w:marBottom w:val="0"/>
          <w:divBdr>
            <w:top w:val="none" w:sz="0" w:space="0" w:color="auto"/>
            <w:left w:val="none" w:sz="0" w:space="0" w:color="auto"/>
            <w:bottom w:val="none" w:sz="0" w:space="0" w:color="auto"/>
            <w:right w:val="none" w:sz="0" w:space="0" w:color="auto"/>
          </w:divBdr>
        </w:div>
      </w:divsChild>
    </w:div>
    <w:div w:id="1529293953">
      <w:bodyDiv w:val="1"/>
      <w:marLeft w:val="0"/>
      <w:marRight w:val="0"/>
      <w:marTop w:val="0"/>
      <w:marBottom w:val="0"/>
      <w:divBdr>
        <w:top w:val="none" w:sz="0" w:space="0" w:color="auto"/>
        <w:left w:val="none" w:sz="0" w:space="0" w:color="auto"/>
        <w:bottom w:val="none" w:sz="0" w:space="0" w:color="auto"/>
        <w:right w:val="none" w:sz="0" w:space="0" w:color="auto"/>
      </w:divBdr>
    </w:div>
    <w:div w:id="1543707051">
      <w:bodyDiv w:val="1"/>
      <w:marLeft w:val="0"/>
      <w:marRight w:val="0"/>
      <w:marTop w:val="0"/>
      <w:marBottom w:val="0"/>
      <w:divBdr>
        <w:top w:val="none" w:sz="0" w:space="0" w:color="auto"/>
        <w:left w:val="none" w:sz="0" w:space="0" w:color="auto"/>
        <w:bottom w:val="none" w:sz="0" w:space="0" w:color="auto"/>
        <w:right w:val="none" w:sz="0" w:space="0" w:color="auto"/>
      </w:divBdr>
      <w:divsChild>
        <w:div w:id="1408772328">
          <w:marLeft w:val="480"/>
          <w:marRight w:val="0"/>
          <w:marTop w:val="0"/>
          <w:marBottom w:val="0"/>
          <w:divBdr>
            <w:top w:val="none" w:sz="0" w:space="0" w:color="auto"/>
            <w:left w:val="none" w:sz="0" w:space="0" w:color="auto"/>
            <w:bottom w:val="none" w:sz="0" w:space="0" w:color="auto"/>
            <w:right w:val="none" w:sz="0" w:space="0" w:color="auto"/>
          </w:divBdr>
        </w:div>
        <w:div w:id="1895584887">
          <w:marLeft w:val="480"/>
          <w:marRight w:val="0"/>
          <w:marTop w:val="0"/>
          <w:marBottom w:val="0"/>
          <w:divBdr>
            <w:top w:val="none" w:sz="0" w:space="0" w:color="auto"/>
            <w:left w:val="none" w:sz="0" w:space="0" w:color="auto"/>
            <w:bottom w:val="none" w:sz="0" w:space="0" w:color="auto"/>
            <w:right w:val="none" w:sz="0" w:space="0" w:color="auto"/>
          </w:divBdr>
        </w:div>
        <w:div w:id="1732074493">
          <w:marLeft w:val="480"/>
          <w:marRight w:val="0"/>
          <w:marTop w:val="0"/>
          <w:marBottom w:val="0"/>
          <w:divBdr>
            <w:top w:val="none" w:sz="0" w:space="0" w:color="auto"/>
            <w:left w:val="none" w:sz="0" w:space="0" w:color="auto"/>
            <w:bottom w:val="none" w:sz="0" w:space="0" w:color="auto"/>
            <w:right w:val="none" w:sz="0" w:space="0" w:color="auto"/>
          </w:divBdr>
        </w:div>
        <w:div w:id="477570497">
          <w:marLeft w:val="480"/>
          <w:marRight w:val="0"/>
          <w:marTop w:val="0"/>
          <w:marBottom w:val="0"/>
          <w:divBdr>
            <w:top w:val="none" w:sz="0" w:space="0" w:color="auto"/>
            <w:left w:val="none" w:sz="0" w:space="0" w:color="auto"/>
            <w:bottom w:val="none" w:sz="0" w:space="0" w:color="auto"/>
            <w:right w:val="none" w:sz="0" w:space="0" w:color="auto"/>
          </w:divBdr>
        </w:div>
        <w:div w:id="2141342814">
          <w:marLeft w:val="480"/>
          <w:marRight w:val="0"/>
          <w:marTop w:val="0"/>
          <w:marBottom w:val="0"/>
          <w:divBdr>
            <w:top w:val="none" w:sz="0" w:space="0" w:color="auto"/>
            <w:left w:val="none" w:sz="0" w:space="0" w:color="auto"/>
            <w:bottom w:val="none" w:sz="0" w:space="0" w:color="auto"/>
            <w:right w:val="none" w:sz="0" w:space="0" w:color="auto"/>
          </w:divBdr>
        </w:div>
        <w:div w:id="1645548246">
          <w:marLeft w:val="480"/>
          <w:marRight w:val="0"/>
          <w:marTop w:val="0"/>
          <w:marBottom w:val="0"/>
          <w:divBdr>
            <w:top w:val="none" w:sz="0" w:space="0" w:color="auto"/>
            <w:left w:val="none" w:sz="0" w:space="0" w:color="auto"/>
            <w:bottom w:val="none" w:sz="0" w:space="0" w:color="auto"/>
            <w:right w:val="none" w:sz="0" w:space="0" w:color="auto"/>
          </w:divBdr>
        </w:div>
        <w:div w:id="864825124">
          <w:marLeft w:val="480"/>
          <w:marRight w:val="0"/>
          <w:marTop w:val="0"/>
          <w:marBottom w:val="0"/>
          <w:divBdr>
            <w:top w:val="none" w:sz="0" w:space="0" w:color="auto"/>
            <w:left w:val="none" w:sz="0" w:space="0" w:color="auto"/>
            <w:bottom w:val="none" w:sz="0" w:space="0" w:color="auto"/>
            <w:right w:val="none" w:sz="0" w:space="0" w:color="auto"/>
          </w:divBdr>
        </w:div>
        <w:div w:id="220992452">
          <w:marLeft w:val="480"/>
          <w:marRight w:val="0"/>
          <w:marTop w:val="0"/>
          <w:marBottom w:val="0"/>
          <w:divBdr>
            <w:top w:val="none" w:sz="0" w:space="0" w:color="auto"/>
            <w:left w:val="none" w:sz="0" w:space="0" w:color="auto"/>
            <w:bottom w:val="none" w:sz="0" w:space="0" w:color="auto"/>
            <w:right w:val="none" w:sz="0" w:space="0" w:color="auto"/>
          </w:divBdr>
        </w:div>
        <w:div w:id="1289362940">
          <w:marLeft w:val="480"/>
          <w:marRight w:val="0"/>
          <w:marTop w:val="0"/>
          <w:marBottom w:val="0"/>
          <w:divBdr>
            <w:top w:val="none" w:sz="0" w:space="0" w:color="auto"/>
            <w:left w:val="none" w:sz="0" w:space="0" w:color="auto"/>
            <w:bottom w:val="none" w:sz="0" w:space="0" w:color="auto"/>
            <w:right w:val="none" w:sz="0" w:space="0" w:color="auto"/>
          </w:divBdr>
        </w:div>
        <w:div w:id="1769353814">
          <w:marLeft w:val="480"/>
          <w:marRight w:val="0"/>
          <w:marTop w:val="0"/>
          <w:marBottom w:val="0"/>
          <w:divBdr>
            <w:top w:val="none" w:sz="0" w:space="0" w:color="auto"/>
            <w:left w:val="none" w:sz="0" w:space="0" w:color="auto"/>
            <w:bottom w:val="none" w:sz="0" w:space="0" w:color="auto"/>
            <w:right w:val="none" w:sz="0" w:space="0" w:color="auto"/>
          </w:divBdr>
        </w:div>
        <w:div w:id="856116569">
          <w:marLeft w:val="480"/>
          <w:marRight w:val="0"/>
          <w:marTop w:val="0"/>
          <w:marBottom w:val="0"/>
          <w:divBdr>
            <w:top w:val="none" w:sz="0" w:space="0" w:color="auto"/>
            <w:left w:val="none" w:sz="0" w:space="0" w:color="auto"/>
            <w:bottom w:val="none" w:sz="0" w:space="0" w:color="auto"/>
            <w:right w:val="none" w:sz="0" w:space="0" w:color="auto"/>
          </w:divBdr>
        </w:div>
        <w:div w:id="1748767644">
          <w:marLeft w:val="480"/>
          <w:marRight w:val="0"/>
          <w:marTop w:val="0"/>
          <w:marBottom w:val="0"/>
          <w:divBdr>
            <w:top w:val="none" w:sz="0" w:space="0" w:color="auto"/>
            <w:left w:val="none" w:sz="0" w:space="0" w:color="auto"/>
            <w:bottom w:val="none" w:sz="0" w:space="0" w:color="auto"/>
            <w:right w:val="none" w:sz="0" w:space="0" w:color="auto"/>
          </w:divBdr>
        </w:div>
        <w:div w:id="1737627015">
          <w:marLeft w:val="480"/>
          <w:marRight w:val="0"/>
          <w:marTop w:val="0"/>
          <w:marBottom w:val="0"/>
          <w:divBdr>
            <w:top w:val="none" w:sz="0" w:space="0" w:color="auto"/>
            <w:left w:val="none" w:sz="0" w:space="0" w:color="auto"/>
            <w:bottom w:val="none" w:sz="0" w:space="0" w:color="auto"/>
            <w:right w:val="none" w:sz="0" w:space="0" w:color="auto"/>
          </w:divBdr>
        </w:div>
        <w:div w:id="1877961740">
          <w:marLeft w:val="480"/>
          <w:marRight w:val="0"/>
          <w:marTop w:val="0"/>
          <w:marBottom w:val="0"/>
          <w:divBdr>
            <w:top w:val="none" w:sz="0" w:space="0" w:color="auto"/>
            <w:left w:val="none" w:sz="0" w:space="0" w:color="auto"/>
            <w:bottom w:val="none" w:sz="0" w:space="0" w:color="auto"/>
            <w:right w:val="none" w:sz="0" w:space="0" w:color="auto"/>
          </w:divBdr>
        </w:div>
        <w:div w:id="806363436">
          <w:marLeft w:val="480"/>
          <w:marRight w:val="0"/>
          <w:marTop w:val="0"/>
          <w:marBottom w:val="0"/>
          <w:divBdr>
            <w:top w:val="none" w:sz="0" w:space="0" w:color="auto"/>
            <w:left w:val="none" w:sz="0" w:space="0" w:color="auto"/>
            <w:bottom w:val="none" w:sz="0" w:space="0" w:color="auto"/>
            <w:right w:val="none" w:sz="0" w:space="0" w:color="auto"/>
          </w:divBdr>
        </w:div>
        <w:div w:id="446051670">
          <w:marLeft w:val="480"/>
          <w:marRight w:val="0"/>
          <w:marTop w:val="0"/>
          <w:marBottom w:val="0"/>
          <w:divBdr>
            <w:top w:val="none" w:sz="0" w:space="0" w:color="auto"/>
            <w:left w:val="none" w:sz="0" w:space="0" w:color="auto"/>
            <w:bottom w:val="none" w:sz="0" w:space="0" w:color="auto"/>
            <w:right w:val="none" w:sz="0" w:space="0" w:color="auto"/>
          </w:divBdr>
        </w:div>
        <w:div w:id="815955747">
          <w:marLeft w:val="480"/>
          <w:marRight w:val="0"/>
          <w:marTop w:val="0"/>
          <w:marBottom w:val="0"/>
          <w:divBdr>
            <w:top w:val="none" w:sz="0" w:space="0" w:color="auto"/>
            <w:left w:val="none" w:sz="0" w:space="0" w:color="auto"/>
            <w:bottom w:val="none" w:sz="0" w:space="0" w:color="auto"/>
            <w:right w:val="none" w:sz="0" w:space="0" w:color="auto"/>
          </w:divBdr>
        </w:div>
        <w:div w:id="340283566">
          <w:marLeft w:val="480"/>
          <w:marRight w:val="0"/>
          <w:marTop w:val="0"/>
          <w:marBottom w:val="0"/>
          <w:divBdr>
            <w:top w:val="none" w:sz="0" w:space="0" w:color="auto"/>
            <w:left w:val="none" w:sz="0" w:space="0" w:color="auto"/>
            <w:bottom w:val="none" w:sz="0" w:space="0" w:color="auto"/>
            <w:right w:val="none" w:sz="0" w:space="0" w:color="auto"/>
          </w:divBdr>
        </w:div>
        <w:div w:id="1347446317">
          <w:marLeft w:val="480"/>
          <w:marRight w:val="0"/>
          <w:marTop w:val="0"/>
          <w:marBottom w:val="0"/>
          <w:divBdr>
            <w:top w:val="none" w:sz="0" w:space="0" w:color="auto"/>
            <w:left w:val="none" w:sz="0" w:space="0" w:color="auto"/>
            <w:bottom w:val="none" w:sz="0" w:space="0" w:color="auto"/>
            <w:right w:val="none" w:sz="0" w:space="0" w:color="auto"/>
          </w:divBdr>
        </w:div>
        <w:div w:id="2134444314">
          <w:marLeft w:val="480"/>
          <w:marRight w:val="0"/>
          <w:marTop w:val="0"/>
          <w:marBottom w:val="0"/>
          <w:divBdr>
            <w:top w:val="none" w:sz="0" w:space="0" w:color="auto"/>
            <w:left w:val="none" w:sz="0" w:space="0" w:color="auto"/>
            <w:bottom w:val="none" w:sz="0" w:space="0" w:color="auto"/>
            <w:right w:val="none" w:sz="0" w:space="0" w:color="auto"/>
          </w:divBdr>
        </w:div>
        <w:div w:id="681707837">
          <w:marLeft w:val="480"/>
          <w:marRight w:val="0"/>
          <w:marTop w:val="0"/>
          <w:marBottom w:val="0"/>
          <w:divBdr>
            <w:top w:val="none" w:sz="0" w:space="0" w:color="auto"/>
            <w:left w:val="none" w:sz="0" w:space="0" w:color="auto"/>
            <w:bottom w:val="none" w:sz="0" w:space="0" w:color="auto"/>
            <w:right w:val="none" w:sz="0" w:space="0" w:color="auto"/>
          </w:divBdr>
        </w:div>
        <w:div w:id="1949384227">
          <w:marLeft w:val="480"/>
          <w:marRight w:val="0"/>
          <w:marTop w:val="0"/>
          <w:marBottom w:val="0"/>
          <w:divBdr>
            <w:top w:val="none" w:sz="0" w:space="0" w:color="auto"/>
            <w:left w:val="none" w:sz="0" w:space="0" w:color="auto"/>
            <w:bottom w:val="none" w:sz="0" w:space="0" w:color="auto"/>
            <w:right w:val="none" w:sz="0" w:space="0" w:color="auto"/>
          </w:divBdr>
        </w:div>
      </w:divsChild>
    </w:div>
    <w:div w:id="1565332100">
      <w:bodyDiv w:val="1"/>
      <w:marLeft w:val="0"/>
      <w:marRight w:val="0"/>
      <w:marTop w:val="0"/>
      <w:marBottom w:val="0"/>
      <w:divBdr>
        <w:top w:val="none" w:sz="0" w:space="0" w:color="auto"/>
        <w:left w:val="none" w:sz="0" w:space="0" w:color="auto"/>
        <w:bottom w:val="none" w:sz="0" w:space="0" w:color="auto"/>
        <w:right w:val="none" w:sz="0" w:space="0" w:color="auto"/>
      </w:divBdr>
    </w:div>
    <w:div w:id="1578516207">
      <w:bodyDiv w:val="1"/>
      <w:marLeft w:val="0"/>
      <w:marRight w:val="0"/>
      <w:marTop w:val="0"/>
      <w:marBottom w:val="0"/>
      <w:divBdr>
        <w:top w:val="none" w:sz="0" w:space="0" w:color="auto"/>
        <w:left w:val="none" w:sz="0" w:space="0" w:color="auto"/>
        <w:bottom w:val="none" w:sz="0" w:space="0" w:color="auto"/>
        <w:right w:val="none" w:sz="0" w:space="0" w:color="auto"/>
      </w:divBdr>
      <w:divsChild>
        <w:div w:id="1277175618">
          <w:marLeft w:val="480"/>
          <w:marRight w:val="0"/>
          <w:marTop w:val="0"/>
          <w:marBottom w:val="0"/>
          <w:divBdr>
            <w:top w:val="none" w:sz="0" w:space="0" w:color="auto"/>
            <w:left w:val="none" w:sz="0" w:space="0" w:color="auto"/>
            <w:bottom w:val="none" w:sz="0" w:space="0" w:color="auto"/>
            <w:right w:val="none" w:sz="0" w:space="0" w:color="auto"/>
          </w:divBdr>
        </w:div>
        <w:div w:id="324020202">
          <w:marLeft w:val="480"/>
          <w:marRight w:val="0"/>
          <w:marTop w:val="0"/>
          <w:marBottom w:val="0"/>
          <w:divBdr>
            <w:top w:val="none" w:sz="0" w:space="0" w:color="auto"/>
            <w:left w:val="none" w:sz="0" w:space="0" w:color="auto"/>
            <w:bottom w:val="none" w:sz="0" w:space="0" w:color="auto"/>
            <w:right w:val="none" w:sz="0" w:space="0" w:color="auto"/>
          </w:divBdr>
        </w:div>
        <w:div w:id="1421945507">
          <w:marLeft w:val="480"/>
          <w:marRight w:val="0"/>
          <w:marTop w:val="0"/>
          <w:marBottom w:val="0"/>
          <w:divBdr>
            <w:top w:val="none" w:sz="0" w:space="0" w:color="auto"/>
            <w:left w:val="none" w:sz="0" w:space="0" w:color="auto"/>
            <w:bottom w:val="none" w:sz="0" w:space="0" w:color="auto"/>
            <w:right w:val="none" w:sz="0" w:space="0" w:color="auto"/>
          </w:divBdr>
        </w:div>
        <w:div w:id="1107038054">
          <w:marLeft w:val="480"/>
          <w:marRight w:val="0"/>
          <w:marTop w:val="0"/>
          <w:marBottom w:val="0"/>
          <w:divBdr>
            <w:top w:val="none" w:sz="0" w:space="0" w:color="auto"/>
            <w:left w:val="none" w:sz="0" w:space="0" w:color="auto"/>
            <w:bottom w:val="none" w:sz="0" w:space="0" w:color="auto"/>
            <w:right w:val="none" w:sz="0" w:space="0" w:color="auto"/>
          </w:divBdr>
        </w:div>
        <w:div w:id="1353266779">
          <w:marLeft w:val="480"/>
          <w:marRight w:val="0"/>
          <w:marTop w:val="0"/>
          <w:marBottom w:val="0"/>
          <w:divBdr>
            <w:top w:val="none" w:sz="0" w:space="0" w:color="auto"/>
            <w:left w:val="none" w:sz="0" w:space="0" w:color="auto"/>
            <w:bottom w:val="none" w:sz="0" w:space="0" w:color="auto"/>
            <w:right w:val="none" w:sz="0" w:space="0" w:color="auto"/>
          </w:divBdr>
        </w:div>
        <w:div w:id="1377778402">
          <w:marLeft w:val="480"/>
          <w:marRight w:val="0"/>
          <w:marTop w:val="0"/>
          <w:marBottom w:val="0"/>
          <w:divBdr>
            <w:top w:val="none" w:sz="0" w:space="0" w:color="auto"/>
            <w:left w:val="none" w:sz="0" w:space="0" w:color="auto"/>
            <w:bottom w:val="none" w:sz="0" w:space="0" w:color="auto"/>
            <w:right w:val="none" w:sz="0" w:space="0" w:color="auto"/>
          </w:divBdr>
        </w:div>
        <w:div w:id="378667444">
          <w:marLeft w:val="480"/>
          <w:marRight w:val="0"/>
          <w:marTop w:val="0"/>
          <w:marBottom w:val="0"/>
          <w:divBdr>
            <w:top w:val="none" w:sz="0" w:space="0" w:color="auto"/>
            <w:left w:val="none" w:sz="0" w:space="0" w:color="auto"/>
            <w:bottom w:val="none" w:sz="0" w:space="0" w:color="auto"/>
            <w:right w:val="none" w:sz="0" w:space="0" w:color="auto"/>
          </w:divBdr>
        </w:div>
        <w:div w:id="1540244041">
          <w:marLeft w:val="480"/>
          <w:marRight w:val="0"/>
          <w:marTop w:val="0"/>
          <w:marBottom w:val="0"/>
          <w:divBdr>
            <w:top w:val="none" w:sz="0" w:space="0" w:color="auto"/>
            <w:left w:val="none" w:sz="0" w:space="0" w:color="auto"/>
            <w:bottom w:val="none" w:sz="0" w:space="0" w:color="auto"/>
            <w:right w:val="none" w:sz="0" w:space="0" w:color="auto"/>
          </w:divBdr>
        </w:div>
        <w:div w:id="298388875">
          <w:marLeft w:val="480"/>
          <w:marRight w:val="0"/>
          <w:marTop w:val="0"/>
          <w:marBottom w:val="0"/>
          <w:divBdr>
            <w:top w:val="none" w:sz="0" w:space="0" w:color="auto"/>
            <w:left w:val="none" w:sz="0" w:space="0" w:color="auto"/>
            <w:bottom w:val="none" w:sz="0" w:space="0" w:color="auto"/>
            <w:right w:val="none" w:sz="0" w:space="0" w:color="auto"/>
          </w:divBdr>
        </w:div>
        <w:div w:id="725029258">
          <w:marLeft w:val="480"/>
          <w:marRight w:val="0"/>
          <w:marTop w:val="0"/>
          <w:marBottom w:val="0"/>
          <w:divBdr>
            <w:top w:val="none" w:sz="0" w:space="0" w:color="auto"/>
            <w:left w:val="none" w:sz="0" w:space="0" w:color="auto"/>
            <w:bottom w:val="none" w:sz="0" w:space="0" w:color="auto"/>
            <w:right w:val="none" w:sz="0" w:space="0" w:color="auto"/>
          </w:divBdr>
        </w:div>
        <w:div w:id="1812481584">
          <w:marLeft w:val="480"/>
          <w:marRight w:val="0"/>
          <w:marTop w:val="0"/>
          <w:marBottom w:val="0"/>
          <w:divBdr>
            <w:top w:val="none" w:sz="0" w:space="0" w:color="auto"/>
            <w:left w:val="none" w:sz="0" w:space="0" w:color="auto"/>
            <w:bottom w:val="none" w:sz="0" w:space="0" w:color="auto"/>
            <w:right w:val="none" w:sz="0" w:space="0" w:color="auto"/>
          </w:divBdr>
        </w:div>
        <w:div w:id="749471802">
          <w:marLeft w:val="480"/>
          <w:marRight w:val="0"/>
          <w:marTop w:val="0"/>
          <w:marBottom w:val="0"/>
          <w:divBdr>
            <w:top w:val="none" w:sz="0" w:space="0" w:color="auto"/>
            <w:left w:val="none" w:sz="0" w:space="0" w:color="auto"/>
            <w:bottom w:val="none" w:sz="0" w:space="0" w:color="auto"/>
            <w:right w:val="none" w:sz="0" w:space="0" w:color="auto"/>
          </w:divBdr>
        </w:div>
        <w:div w:id="898595514">
          <w:marLeft w:val="480"/>
          <w:marRight w:val="0"/>
          <w:marTop w:val="0"/>
          <w:marBottom w:val="0"/>
          <w:divBdr>
            <w:top w:val="none" w:sz="0" w:space="0" w:color="auto"/>
            <w:left w:val="none" w:sz="0" w:space="0" w:color="auto"/>
            <w:bottom w:val="none" w:sz="0" w:space="0" w:color="auto"/>
            <w:right w:val="none" w:sz="0" w:space="0" w:color="auto"/>
          </w:divBdr>
        </w:div>
        <w:div w:id="1609971445">
          <w:marLeft w:val="480"/>
          <w:marRight w:val="0"/>
          <w:marTop w:val="0"/>
          <w:marBottom w:val="0"/>
          <w:divBdr>
            <w:top w:val="none" w:sz="0" w:space="0" w:color="auto"/>
            <w:left w:val="none" w:sz="0" w:space="0" w:color="auto"/>
            <w:bottom w:val="none" w:sz="0" w:space="0" w:color="auto"/>
            <w:right w:val="none" w:sz="0" w:space="0" w:color="auto"/>
          </w:divBdr>
        </w:div>
      </w:divsChild>
    </w:div>
    <w:div w:id="1584604243">
      <w:bodyDiv w:val="1"/>
      <w:marLeft w:val="0"/>
      <w:marRight w:val="0"/>
      <w:marTop w:val="0"/>
      <w:marBottom w:val="0"/>
      <w:divBdr>
        <w:top w:val="none" w:sz="0" w:space="0" w:color="auto"/>
        <w:left w:val="none" w:sz="0" w:space="0" w:color="auto"/>
        <w:bottom w:val="none" w:sz="0" w:space="0" w:color="auto"/>
        <w:right w:val="none" w:sz="0" w:space="0" w:color="auto"/>
      </w:divBdr>
      <w:divsChild>
        <w:div w:id="213740138">
          <w:marLeft w:val="480"/>
          <w:marRight w:val="0"/>
          <w:marTop w:val="0"/>
          <w:marBottom w:val="0"/>
          <w:divBdr>
            <w:top w:val="none" w:sz="0" w:space="0" w:color="auto"/>
            <w:left w:val="none" w:sz="0" w:space="0" w:color="auto"/>
            <w:bottom w:val="none" w:sz="0" w:space="0" w:color="auto"/>
            <w:right w:val="none" w:sz="0" w:space="0" w:color="auto"/>
          </w:divBdr>
        </w:div>
        <w:div w:id="365838205">
          <w:marLeft w:val="480"/>
          <w:marRight w:val="0"/>
          <w:marTop w:val="0"/>
          <w:marBottom w:val="0"/>
          <w:divBdr>
            <w:top w:val="none" w:sz="0" w:space="0" w:color="auto"/>
            <w:left w:val="none" w:sz="0" w:space="0" w:color="auto"/>
            <w:bottom w:val="none" w:sz="0" w:space="0" w:color="auto"/>
            <w:right w:val="none" w:sz="0" w:space="0" w:color="auto"/>
          </w:divBdr>
        </w:div>
        <w:div w:id="914322141">
          <w:marLeft w:val="480"/>
          <w:marRight w:val="0"/>
          <w:marTop w:val="0"/>
          <w:marBottom w:val="0"/>
          <w:divBdr>
            <w:top w:val="none" w:sz="0" w:space="0" w:color="auto"/>
            <w:left w:val="none" w:sz="0" w:space="0" w:color="auto"/>
            <w:bottom w:val="none" w:sz="0" w:space="0" w:color="auto"/>
            <w:right w:val="none" w:sz="0" w:space="0" w:color="auto"/>
          </w:divBdr>
        </w:div>
        <w:div w:id="1016464101">
          <w:marLeft w:val="480"/>
          <w:marRight w:val="0"/>
          <w:marTop w:val="0"/>
          <w:marBottom w:val="0"/>
          <w:divBdr>
            <w:top w:val="none" w:sz="0" w:space="0" w:color="auto"/>
            <w:left w:val="none" w:sz="0" w:space="0" w:color="auto"/>
            <w:bottom w:val="none" w:sz="0" w:space="0" w:color="auto"/>
            <w:right w:val="none" w:sz="0" w:space="0" w:color="auto"/>
          </w:divBdr>
        </w:div>
        <w:div w:id="177549369">
          <w:marLeft w:val="480"/>
          <w:marRight w:val="0"/>
          <w:marTop w:val="0"/>
          <w:marBottom w:val="0"/>
          <w:divBdr>
            <w:top w:val="none" w:sz="0" w:space="0" w:color="auto"/>
            <w:left w:val="none" w:sz="0" w:space="0" w:color="auto"/>
            <w:bottom w:val="none" w:sz="0" w:space="0" w:color="auto"/>
            <w:right w:val="none" w:sz="0" w:space="0" w:color="auto"/>
          </w:divBdr>
        </w:div>
        <w:div w:id="438448077">
          <w:marLeft w:val="480"/>
          <w:marRight w:val="0"/>
          <w:marTop w:val="0"/>
          <w:marBottom w:val="0"/>
          <w:divBdr>
            <w:top w:val="none" w:sz="0" w:space="0" w:color="auto"/>
            <w:left w:val="none" w:sz="0" w:space="0" w:color="auto"/>
            <w:bottom w:val="none" w:sz="0" w:space="0" w:color="auto"/>
            <w:right w:val="none" w:sz="0" w:space="0" w:color="auto"/>
          </w:divBdr>
        </w:div>
        <w:div w:id="1829982533">
          <w:marLeft w:val="480"/>
          <w:marRight w:val="0"/>
          <w:marTop w:val="0"/>
          <w:marBottom w:val="0"/>
          <w:divBdr>
            <w:top w:val="none" w:sz="0" w:space="0" w:color="auto"/>
            <w:left w:val="none" w:sz="0" w:space="0" w:color="auto"/>
            <w:bottom w:val="none" w:sz="0" w:space="0" w:color="auto"/>
            <w:right w:val="none" w:sz="0" w:space="0" w:color="auto"/>
          </w:divBdr>
        </w:div>
        <w:div w:id="1906331318">
          <w:marLeft w:val="480"/>
          <w:marRight w:val="0"/>
          <w:marTop w:val="0"/>
          <w:marBottom w:val="0"/>
          <w:divBdr>
            <w:top w:val="none" w:sz="0" w:space="0" w:color="auto"/>
            <w:left w:val="none" w:sz="0" w:space="0" w:color="auto"/>
            <w:bottom w:val="none" w:sz="0" w:space="0" w:color="auto"/>
            <w:right w:val="none" w:sz="0" w:space="0" w:color="auto"/>
          </w:divBdr>
        </w:div>
        <w:div w:id="824778157">
          <w:marLeft w:val="480"/>
          <w:marRight w:val="0"/>
          <w:marTop w:val="0"/>
          <w:marBottom w:val="0"/>
          <w:divBdr>
            <w:top w:val="none" w:sz="0" w:space="0" w:color="auto"/>
            <w:left w:val="none" w:sz="0" w:space="0" w:color="auto"/>
            <w:bottom w:val="none" w:sz="0" w:space="0" w:color="auto"/>
            <w:right w:val="none" w:sz="0" w:space="0" w:color="auto"/>
          </w:divBdr>
        </w:div>
        <w:div w:id="245499730">
          <w:marLeft w:val="480"/>
          <w:marRight w:val="0"/>
          <w:marTop w:val="0"/>
          <w:marBottom w:val="0"/>
          <w:divBdr>
            <w:top w:val="none" w:sz="0" w:space="0" w:color="auto"/>
            <w:left w:val="none" w:sz="0" w:space="0" w:color="auto"/>
            <w:bottom w:val="none" w:sz="0" w:space="0" w:color="auto"/>
            <w:right w:val="none" w:sz="0" w:space="0" w:color="auto"/>
          </w:divBdr>
        </w:div>
        <w:div w:id="1391421224">
          <w:marLeft w:val="480"/>
          <w:marRight w:val="0"/>
          <w:marTop w:val="0"/>
          <w:marBottom w:val="0"/>
          <w:divBdr>
            <w:top w:val="none" w:sz="0" w:space="0" w:color="auto"/>
            <w:left w:val="none" w:sz="0" w:space="0" w:color="auto"/>
            <w:bottom w:val="none" w:sz="0" w:space="0" w:color="auto"/>
            <w:right w:val="none" w:sz="0" w:space="0" w:color="auto"/>
          </w:divBdr>
        </w:div>
        <w:div w:id="566573841">
          <w:marLeft w:val="480"/>
          <w:marRight w:val="0"/>
          <w:marTop w:val="0"/>
          <w:marBottom w:val="0"/>
          <w:divBdr>
            <w:top w:val="none" w:sz="0" w:space="0" w:color="auto"/>
            <w:left w:val="none" w:sz="0" w:space="0" w:color="auto"/>
            <w:bottom w:val="none" w:sz="0" w:space="0" w:color="auto"/>
            <w:right w:val="none" w:sz="0" w:space="0" w:color="auto"/>
          </w:divBdr>
        </w:div>
        <w:div w:id="630867718">
          <w:marLeft w:val="480"/>
          <w:marRight w:val="0"/>
          <w:marTop w:val="0"/>
          <w:marBottom w:val="0"/>
          <w:divBdr>
            <w:top w:val="none" w:sz="0" w:space="0" w:color="auto"/>
            <w:left w:val="none" w:sz="0" w:space="0" w:color="auto"/>
            <w:bottom w:val="none" w:sz="0" w:space="0" w:color="auto"/>
            <w:right w:val="none" w:sz="0" w:space="0" w:color="auto"/>
          </w:divBdr>
        </w:div>
        <w:div w:id="1175605874">
          <w:marLeft w:val="480"/>
          <w:marRight w:val="0"/>
          <w:marTop w:val="0"/>
          <w:marBottom w:val="0"/>
          <w:divBdr>
            <w:top w:val="none" w:sz="0" w:space="0" w:color="auto"/>
            <w:left w:val="none" w:sz="0" w:space="0" w:color="auto"/>
            <w:bottom w:val="none" w:sz="0" w:space="0" w:color="auto"/>
            <w:right w:val="none" w:sz="0" w:space="0" w:color="auto"/>
          </w:divBdr>
        </w:div>
        <w:div w:id="1880313939">
          <w:marLeft w:val="480"/>
          <w:marRight w:val="0"/>
          <w:marTop w:val="0"/>
          <w:marBottom w:val="0"/>
          <w:divBdr>
            <w:top w:val="none" w:sz="0" w:space="0" w:color="auto"/>
            <w:left w:val="none" w:sz="0" w:space="0" w:color="auto"/>
            <w:bottom w:val="none" w:sz="0" w:space="0" w:color="auto"/>
            <w:right w:val="none" w:sz="0" w:space="0" w:color="auto"/>
          </w:divBdr>
        </w:div>
        <w:div w:id="304555537">
          <w:marLeft w:val="480"/>
          <w:marRight w:val="0"/>
          <w:marTop w:val="0"/>
          <w:marBottom w:val="0"/>
          <w:divBdr>
            <w:top w:val="none" w:sz="0" w:space="0" w:color="auto"/>
            <w:left w:val="none" w:sz="0" w:space="0" w:color="auto"/>
            <w:bottom w:val="none" w:sz="0" w:space="0" w:color="auto"/>
            <w:right w:val="none" w:sz="0" w:space="0" w:color="auto"/>
          </w:divBdr>
        </w:div>
      </w:divsChild>
    </w:div>
    <w:div w:id="1599871641">
      <w:bodyDiv w:val="1"/>
      <w:marLeft w:val="0"/>
      <w:marRight w:val="0"/>
      <w:marTop w:val="0"/>
      <w:marBottom w:val="0"/>
      <w:divBdr>
        <w:top w:val="none" w:sz="0" w:space="0" w:color="auto"/>
        <w:left w:val="none" w:sz="0" w:space="0" w:color="auto"/>
        <w:bottom w:val="none" w:sz="0" w:space="0" w:color="auto"/>
        <w:right w:val="none" w:sz="0" w:space="0" w:color="auto"/>
      </w:divBdr>
      <w:divsChild>
        <w:div w:id="707878719">
          <w:marLeft w:val="480"/>
          <w:marRight w:val="0"/>
          <w:marTop w:val="0"/>
          <w:marBottom w:val="0"/>
          <w:divBdr>
            <w:top w:val="none" w:sz="0" w:space="0" w:color="auto"/>
            <w:left w:val="none" w:sz="0" w:space="0" w:color="auto"/>
            <w:bottom w:val="none" w:sz="0" w:space="0" w:color="auto"/>
            <w:right w:val="none" w:sz="0" w:space="0" w:color="auto"/>
          </w:divBdr>
        </w:div>
        <w:div w:id="232862818">
          <w:marLeft w:val="480"/>
          <w:marRight w:val="0"/>
          <w:marTop w:val="0"/>
          <w:marBottom w:val="0"/>
          <w:divBdr>
            <w:top w:val="none" w:sz="0" w:space="0" w:color="auto"/>
            <w:left w:val="none" w:sz="0" w:space="0" w:color="auto"/>
            <w:bottom w:val="none" w:sz="0" w:space="0" w:color="auto"/>
            <w:right w:val="none" w:sz="0" w:space="0" w:color="auto"/>
          </w:divBdr>
        </w:div>
        <w:div w:id="963657097">
          <w:marLeft w:val="480"/>
          <w:marRight w:val="0"/>
          <w:marTop w:val="0"/>
          <w:marBottom w:val="0"/>
          <w:divBdr>
            <w:top w:val="none" w:sz="0" w:space="0" w:color="auto"/>
            <w:left w:val="none" w:sz="0" w:space="0" w:color="auto"/>
            <w:bottom w:val="none" w:sz="0" w:space="0" w:color="auto"/>
            <w:right w:val="none" w:sz="0" w:space="0" w:color="auto"/>
          </w:divBdr>
        </w:div>
        <w:div w:id="1261910564">
          <w:marLeft w:val="480"/>
          <w:marRight w:val="0"/>
          <w:marTop w:val="0"/>
          <w:marBottom w:val="0"/>
          <w:divBdr>
            <w:top w:val="none" w:sz="0" w:space="0" w:color="auto"/>
            <w:left w:val="none" w:sz="0" w:space="0" w:color="auto"/>
            <w:bottom w:val="none" w:sz="0" w:space="0" w:color="auto"/>
            <w:right w:val="none" w:sz="0" w:space="0" w:color="auto"/>
          </w:divBdr>
        </w:div>
        <w:div w:id="212499955">
          <w:marLeft w:val="480"/>
          <w:marRight w:val="0"/>
          <w:marTop w:val="0"/>
          <w:marBottom w:val="0"/>
          <w:divBdr>
            <w:top w:val="none" w:sz="0" w:space="0" w:color="auto"/>
            <w:left w:val="none" w:sz="0" w:space="0" w:color="auto"/>
            <w:bottom w:val="none" w:sz="0" w:space="0" w:color="auto"/>
            <w:right w:val="none" w:sz="0" w:space="0" w:color="auto"/>
          </w:divBdr>
        </w:div>
        <w:div w:id="146945084">
          <w:marLeft w:val="480"/>
          <w:marRight w:val="0"/>
          <w:marTop w:val="0"/>
          <w:marBottom w:val="0"/>
          <w:divBdr>
            <w:top w:val="none" w:sz="0" w:space="0" w:color="auto"/>
            <w:left w:val="none" w:sz="0" w:space="0" w:color="auto"/>
            <w:bottom w:val="none" w:sz="0" w:space="0" w:color="auto"/>
            <w:right w:val="none" w:sz="0" w:space="0" w:color="auto"/>
          </w:divBdr>
        </w:div>
        <w:div w:id="2028477785">
          <w:marLeft w:val="480"/>
          <w:marRight w:val="0"/>
          <w:marTop w:val="0"/>
          <w:marBottom w:val="0"/>
          <w:divBdr>
            <w:top w:val="none" w:sz="0" w:space="0" w:color="auto"/>
            <w:left w:val="none" w:sz="0" w:space="0" w:color="auto"/>
            <w:bottom w:val="none" w:sz="0" w:space="0" w:color="auto"/>
            <w:right w:val="none" w:sz="0" w:space="0" w:color="auto"/>
          </w:divBdr>
        </w:div>
        <w:div w:id="1607080455">
          <w:marLeft w:val="480"/>
          <w:marRight w:val="0"/>
          <w:marTop w:val="0"/>
          <w:marBottom w:val="0"/>
          <w:divBdr>
            <w:top w:val="none" w:sz="0" w:space="0" w:color="auto"/>
            <w:left w:val="none" w:sz="0" w:space="0" w:color="auto"/>
            <w:bottom w:val="none" w:sz="0" w:space="0" w:color="auto"/>
            <w:right w:val="none" w:sz="0" w:space="0" w:color="auto"/>
          </w:divBdr>
        </w:div>
        <w:div w:id="2083063670">
          <w:marLeft w:val="480"/>
          <w:marRight w:val="0"/>
          <w:marTop w:val="0"/>
          <w:marBottom w:val="0"/>
          <w:divBdr>
            <w:top w:val="none" w:sz="0" w:space="0" w:color="auto"/>
            <w:left w:val="none" w:sz="0" w:space="0" w:color="auto"/>
            <w:bottom w:val="none" w:sz="0" w:space="0" w:color="auto"/>
            <w:right w:val="none" w:sz="0" w:space="0" w:color="auto"/>
          </w:divBdr>
        </w:div>
        <w:div w:id="1141460485">
          <w:marLeft w:val="480"/>
          <w:marRight w:val="0"/>
          <w:marTop w:val="0"/>
          <w:marBottom w:val="0"/>
          <w:divBdr>
            <w:top w:val="none" w:sz="0" w:space="0" w:color="auto"/>
            <w:left w:val="none" w:sz="0" w:space="0" w:color="auto"/>
            <w:bottom w:val="none" w:sz="0" w:space="0" w:color="auto"/>
            <w:right w:val="none" w:sz="0" w:space="0" w:color="auto"/>
          </w:divBdr>
        </w:div>
        <w:div w:id="606474242">
          <w:marLeft w:val="480"/>
          <w:marRight w:val="0"/>
          <w:marTop w:val="0"/>
          <w:marBottom w:val="0"/>
          <w:divBdr>
            <w:top w:val="none" w:sz="0" w:space="0" w:color="auto"/>
            <w:left w:val="none" w:sz="0" w:space="0" w:color="auto"/>
            <w:bottom w:val="none" w:sz="0" w:space="0" w:color="auto"/>
            <w:right w:val="none" w:sz="0" w:space="0" w:color="auto"/>
          </w:divBdr>
        </w:div>
        <w:div w:id="988636464">
          <w:marLeft w:val="480"/>
          <w:marRight w:val="0"/>
          <w:marTop w:val="0"/>
          <w:marBottom w:val="0"/>
          <w:divBdr>
            <w:top w:val="none" w:sz="0" w:space="0" w:color="auto"/>
            <w:left w:val="none" w:sz="0" w:space="0" w:color="auto"/>
            <w:bottom w:val="none" w:sz="0" w:space="0" w:color="auto"/>
            <w:right w:val="none" w:sz="0" w:space="0" w:color="auto"/>
          </w:divBdr>
        </w:div>
        <w:div w:id="356395874">
          <w:marLeft w:val="480"/>
          <w:marRight w:val="0"/>
          <w:marTop w:val="0"/>
          <w:marBottom w:val="0"/>
          <w:divBdr>
            <w:top w:val="none" w:sz="0" w:space="0" w:color="auto"/>
            <w:left w:val="none" w:sz="0" w:space="0" w:color="auto"/>
            <w:bottom w:val="none" w:sz="0" w:space="0" w:color="auto"/>
            <w:right w:val="none" w:sz="0" w:space="0" w:color="auto"/>
          </w:divBdr>
        </w:div>
        <w:div w:id="1405225718">
          <w:marLeft w:val="480"/>
          <w:marRight w:val="0"/>
          <w:marTop w:val="0"/>
          <w:marBottom w:val="0"/>
          <w:divBdr>
            <w:top w:val="none" w:sz="0" w:space="0" w:color="auto"/>
            <w:left w:val="none" w:sz="0" w:space="0" w:color="auto"/>
            <w:bottom w:val="none" w:sz="0" w:space="0" w:color="auto"/>
            <w:right w:val="none" w:sz="0" w:space="0" w:color="auto"/>
          </w:divBdr>
        </w:div>
        <w:div w:id="36245598">
          <w:marLeft w:val="480"/>
          <w:marRight w:val="0"/>
          <w:marTop w:val="0"/>
          <w:marBottom w:val="0"/>
          <w:divBdr>
            <w:top w:val="none" w:sz="0" w:space="0" w:color="auto"/>
            <w:left w:val="none" w:sz="0" w:space="0" w:color="auto"/>
            <w:bottom w:val="none" w:sz="0" w:space="0" w:color="auto"/>
            <w:right w:val="none" w:sz="0" w:space="0" w:color="auto"/>
          </w:divBdr>
        </w:div>
        <w:div w:id="2029209928">
          <w:marLeft w:val="480"/>
          <w:marRight w:val="0"/>
          <w:marTop w:val="0"/>
          <w:marBottom w:val="0"/>
          <w:divBdr>
            <w:top w:val="none" w:sz="0" w:space="0" w:color="auto"/>
            <w:left w:val="none" w:sz="0" w:space="0" w:color="auto"/>
            <w:bottom w:val="none" w:sz="0" w:space="0" w:color="auto"/>
            <w:right w:val="none" w:sz="0" w:space="0" w:color="auto"/>
          </w:divBdr>
        </w:div>
        <w:div w:id="2121144479">
          <w:marLeft w:val="480"/>
          <w:marRight w:val="0"/>
          <w:marTop w:val="0"/>
          <w:marBottom w:val="0"/>
          <w:divBdr>
            <w:top w:val="none" w:sz="0" w:space="0" w:color="auto"/>
            <w:left w:val="none" w:sz="0" w:space="0" w:color="auto"/>
            <w:bottom w:val="none" w:sz="0" w:space="0" w:color="auto"/>
            <w:right w:val="none" w:sz="0" w:space="0" w:color="auto"/>
          </w:divBdr>
        </w:div>
        <w:div w:id="460222965">
          <w:marLeft w:val="480"/>
          <w:marRight w:val="0"/>
          <w:marTop w:val="0"/>
          <w:marBottom w:val="0"/>
          <w:divBdr>
            <w:top w:val="none" w:sz="0" w:space="0" w:color="auto"/>
            <w:left w:val="none" w:sz="0" w:space="0" w:color="auto"/>
            <w:bottom w:val="none" w:sz="0" w:space="0" w:color="auto"/>
            <w:right w:val="none" w:sz="0" w:space="0" w:color="auto"/>
          </w:divBdr>
        </w:div>
        <w:div w:id="1997412343">
          <w:marLeft w:val="480"/>
          <w:marRight w:val="0"/>
          <w:marTop w:val="0"/>
          <w:marBottom w:val="0"/>
          <w:divBdr>
            <w:top w:val="none" w:sz="0" w:space="0" w:color="auto"/>
            <w:left w:val="none" w:sz="0" w:space="0" w:color="auto"/>
            <w:bottom w:val="none" w:sz="0" w:space="0" w:color="auto"/>
            <w:right w:val="none" w:sz="0" w:space="0" w:color="auto"/>
          </w:divBdr>
        </w:div>
        <w:div w:id="2050184287">
          <w:marLeft w:val="480"/>
          <w:marRight w:val="0"/>
          <w:marTop w:val="0"/>
          <w:marBottom w:val="0"/>
          <w:divBdr>
            <w:top w:val="none" w:sz="0" w:space="0" w:color="auto"/>
            <w:left w:val="none" w:sz="0" w:space="0" w:color="auto"/>
            <w:bottom w:val="none" w:sz="0" w:space="0" w:color="auto"/>
            <w:right w:val="none" w:sz="0" w:space="0" w:color="auto"/>
          </w:divBdr>
        </w:div>
        <w:div w:id="1327855196">
          <w:marLeft w:val="480"/>
          <w:marRight w:val="0"/>
          <w:marTop w:val="0"/>
          <w:marBottom w:val="0"/>
          <w:divBdr>
            <w:top w:val="none" w:sz="0" w:space="0" w:color="auto"/>
            <w:left w:val="none" w:sz="0" w:space="0" w:color="auto"/>
            <w:bottom w:val="none" w:sz="0" w:space="0" w:color="auto"/>
            <w:right w:val="none" w:sz="0" w:space="0" w:color="auto"/>
          </w:divBdr>
        </w:div>
      </w:divsChild>
    </w:div>
    <w:div w:id="1615820259">
      <w:bodyDiv w:val="1"/>
      <w:marLeft w:val="0"/>
      <w:marRight w:val="0"/>
      <w:marTop w:val="0"/>
      <w:marBottom w:val="0"/>
      <w:divBdr>
        <w:top w:val="none" w:sz="0" w:space="0" w:color="auto"/>
        <w:left w:val="none" w:sz="0" w:space="0" w:color="auto"/>
        <w:bottom w:val="none" w:sz="0" w:space="0" w:color="auto"/>
        <w:right w:val="none" w:sz="0" w:space="0" w:color="auto"/>
      </w:divBdr>
    </w:div>
    <w:div w:id="1623729635">
      <w:bodyDiv w:val="1"/>
      <w:marLeft w:val="0"/>
      <w:marRight w:val="0"/>
      <w:marTop w:val="0"/>
      <w:marBottom w:val="0"/>
      <w:divBdr>
        <w:top w:val="none" w:sz="0" w:space="0" w:color="auto"/>
        <w:left w:val="none" w:sz="0" w:space="0" w:color="auto"/>
        <w:bottom w:val="none" w:sz="0" w:space="0" w:color="auto"/>
        <w:right w:val="none" w:sz="0" w:space="0" w:color="auto"/>
      </w:divBdr>
      <w:divsChild>
        <w:div w:id="1693803361">
          <w:marLeft w:val="480"/>
          <w:marRight w:val="0"/>
          <w:marTop w:val="0"/>
          <w:marBottom w:val="0"/>
          <w:divBdr>
            <w:top w:val="none" w:sz="0" w:space="0" w:color="auto"/>
            <w:left w:val="none" w:sz="0" w:space="0" w:color="auto"/>
            <w:bottom w:val="none" w:sz="0" w:space="0" w:color="auto"/>
            <w:right w:val="none" w:sz="0" w:space="0" w:color="auto"/>
          </w:divBdr>
        </w:div>
        <w:div w:id="851265766">
          <w:marLeft w:val="480"/>
          <w:marRight w:val="0"/>
          <w:marTop w:val="0"/>
          <w:marBottom w:val="0"/>
          <w:divBdr>
            <w:top w:val="none" w:sz="0" w:space="0" w:color="auto"/>
            <w:left w:val="none" w:sz="0" w:space="0" w:color="auto"/>
            <w:bottom w:val="none" w:sz="0" w:space="0" w:color="auto"/>
            <w:right w:val="none" w:sz="0" w:space="0" w:color="auto"/>
          </w:divBdr>
        </w:div>
        <w:div w:id="1304964845">
          <w:marLeft w:val="480"/>
          <w:marRight w:val="0"/>
          <w:marTop w:val="0"/>
          <w:marBottom w:val="0"/>
          <w:divBdr>
            <w:top w:val="none" w:sz="0" w:space="0" w:color="auto"/>
            <w:left w:val="none" w:sz="0" w:space="0" w:color="auto"/>
            <w:bottom w:val="none" w:sz="0" w:space="0" w:color="auto"/>
            <w:right w:val="none" w:sz="0" w:space="0" w:color="auto"/>
          </w:divBdr>
        </w:div>
        <w:div w:id="1532958230">
          <w:marLeft w:val="480"/>
          <w:marRight w:val="0"/>
          <w:marTop w:val="0"/>
          <w:marBottom w:val="0"/>
          <w:divBdr>
            <w:top w:val="none" w:sz="0" w:space="0" w:color="auto"/>
            <w:left w:val="none" w:sz="0" w:space="0" w:color="auto"/>
            <w:bottom w:val="none" w:sz="0" w:space="0" w:color="auto"/>
            <w:right w:val="none" w:sz="0" w:space="0" w:color="auto"/>
          </w:divBdr>
        </w:div>
        <w:div w:id="1511289734">
          <w:marLeft w:val="480"/>
          <w:marRight w:val="0"/>
          <w:marTop w:val="0"/>
          <w:marBottom w:val="0"/>
          <w:divBdr>
            <w:top w:val="none" w:sz="0" w:space="0" w:color="auto"/>
            <w:left w:val="none" w:sz="0" w:space="0" w:color="auto"/>
            <w:bottom w:val="none" w:sz="0" w:space="0" w:color="auto"/>
            <w:right w:val="none" w:sz="0" w:space="0" w:color="auto"/>
          </w:divBdr>
        </w:div>
        <w:div w:id="2132048042">
          <w:marLeft w:val="480"/>
          <w:marRight w:val="0"/>
          <w:marTop w:val="0"/>
          <w:marBottom w:val="0"/>
          <w:divBdr>
            <w:top w:val="none" w:sz="0" w:space="0" w:color="auto"/>
            <w:left w:val="none" w:sz="0" w:space="0" w:color="auto"/>
            <w:bottom w:val="none" w:sz="0" w:space="0" w:color="auto"/>
            <w:right w:val="none" w:sz="0" w:space="0" w:color="auto"/>
          </w:divBdr>
        </w:div>
        <w:div w:id="1228611401">
          <w:marLeft w:val="480"/>
          <w:marRight w:val="0"/>
          <w:marTop w:val="0"/>
          <w:marBottom w:val="0"/>
          <w:divBdr>
            <w:top w:val="none" w:sz="0" w:space="0" w:color="auto"/>
            <w:left w:val="none" w:sz="0" w:space="0" w:color="auto"/>
            <w:bottom w:val="none" w:sz="0" w:space="0" w:color="auto"/>
            <w:right w:val="none" w:sz="0" w:space="0" w:color="auto"/>
          </w:divBdr>
        </w:div>
        <w:div w:id="1144809018">
          <w:marLeft w:val="480"/>
          <w:marRight w:val="0"/>
          <w:marTop w:val="0"/>
          <w:marBottom w:val="0"/>
          <w:divBdr>
            <w:top w:val="none" w:sz="0" w:space="0" w:color="auto"/>
            <w:left w:val="none" w:sz="0" w:space="0" w:color="auto"/>
            <w:bottom w:val="none" w:sz="0" w:space="0" w:color="auto"/>
            <w:right w:val="none" w:sz="0" w:space="0" w:color="auto"/>
          </w:divBdr>
        </w:div>
        <w:div w:id="1402295333">
          <w:marLeft w:val="480"/>
          <w:marRight w:val="0"/>
          <w:marTop w:val="0"/>
          <w:marBottom w:val="0"/>
          <w:divBdr>
            <w:top w:val="none" w:sz="0" w:space="0" w:color="auto"/>
            <w:left w:val="none" w:sz="0" w:space="0" w:color="auto"/>
            <w:bottom w:val="none" w:sz="0" w:space="0" w:color="auto"/>
            <w:right w:val="none" w:sz="0" w:space="0" w:color="auto"/>
          </w:divBdr>
        </w:div>
        <w:div w:id="884176417">
          <w:marLeft w:val="480"/>
          <w:marRight w:val="0"/>
          <w:marTop w:val="0"/>
          <w:marBottom w:val="0"/>
          <w:divBdr>
            <w:top w:val="none" w:sz="0" w:space="0" w:color="auto"/>
            <w:left w:val="none" w:sz="0" w:space="0" w:color="auto"/>
            <w:bottom w:val="none" w:sz="0" w:space="0" w:color="auto"/>
            <w:right w:val="none" w:sz="0" w:space="0" w:color="auto"/>
          </w:divBdr>
        </w:div>
        <w:div w:id="188958956">
          <w:marLeft w:val="480"/>
          <w:marRight w:val="0"/>
          <w:marTop w:val="0"/>
          <w:marBottom w:val="0"/>
          <w:divBdr>
            <w:top w:val="none" w:sz="0" w:space="0" w:color="auto"/>
            <w:left w:val="none" w:sz="0" w:space="0" w:color="auto"/>
            <w:bottom w:val="none" w:sz="0" w:space="0" w:color="auto"/>
            <w:right w:val="none" w:sz="0" w:space="0" w:color="auto"/>
          </w:divBdr>
        </w:div>
        <w:div w:id="459615549">
          <w:marLeft w:val="480"/>
          <w:marRight w:val="0"/>
          <w:marTop w:val="0"/>
          <w:marBottom w:val="0"/>
          <w:divBdr>
            <w:top w:val="none" w:sz="0" w:space="0" w:color="auto"/>
            <w:left w:val="none" w:sz="0" w:space="0" w:color="auto"/>
            <w:bottom w:val="none" w:sz="0" w:space="0" w:color="auto"/>
            <w:right w:val="none" w:sz="0" w:space="0" w:color="auto"/>
          </w:divBdr>
        </w:div>
        <w:div w:id="502285189">
          <w:marLeft w:val="480"/>
          <w:marRight w:val="0"/>
          <w:marTop w:val="0"/>
          <w:marBottom w:val="0"/>
          <w:divBdr>
            <w:top w:val="none" w:sz="0" w:space="0" w:color="auto"/>
            <w:left w:val="none" w:sz="0" w:space="0" w:color="auto"/>
            <w:bottom w:val="none" w:sz="0" w:space="0" w:color="auto"/>
            <w:right w:val="none" w:sz="0" w:space="0" w:color="auto"/>
          </w:divBdr>
        </w:div>
        <w:div w:id="1852527644">
          <w:marLeft w:val="480"/>
          <w:marRight w:val="0"/>
          <w:marTop w:val="0"/>
          <w:marBottom w:val="0"/>
          <w:divBdr>
            <w:top w:val="none" w:sz="0" w:space="0" w:color="auto"/>
            <w:left w:val="none" w:sz="0" w:space="0" w:color="auto"/>
            <w:bottom w:val="none" w:sz="0" w:space="0" w:color="auto"/>
            <w:right w:val="none" w:sz="0" w:space="0" w:color="auto"/>
          </w:divBdr>
        </w:div>
        <w:div w:id="1500853412">
          <w:marLeft w:val="480"/>
          <w:marRight w:val="0"/>
          <w:marTop w:val="0"/>
          <w:marBottom w:val="0"/>
          <w:divBdr>
            <w:top w:val="none" w:sz="0" w:space="0" w:color="auto"/>
            <w:left w:val="none" w:sz="0" w:space="0" w:color="auto"/>
            <w:bottom w:val="none" w:sz="0" w:space="0" w:color="auto"/>
            <w:right w:val="none" w:sz="0" w:space="0" w:color="auto"/>
          </w:divBdr>
        </w:div>
        <w:div w:id="159006953">
          <w:marLeft w:val="480"/>
          <w:marRight w:val="0"/>
          <w:marTop w:val="0"/>
          <w:marBottom w:val="0"/>
          <w:divBdr>
            <w:top w:val="none" w:sz="0" w:space="0" w:color="auto"/>
            <w:left w:val="none" w:sz="0" w:space="0" w:color="auto"/>
            <w:bottom w:val="none" w:sz="0" w:space="0" w:color="auto"/>
            <w:right w:val="none" w:sz="0" w:space="0" w:color="auto"/>
          </w:divBdr>
        </w:div>
        <w:div w:id="857701350">
          <w:marLeft w:val="480"/>
          <w:marRight w:val="0"/>
          <w:marTop w:val="0"/>
          <w:marBottom w:val="0"/>
          <w:divBdr>
            <w:top w:val="none" w:sz="0" w:space="0" w:color="auto"/>
            <w:left w:val="none" w:sz="0" w:space="0" w:color="auto"/>
            <w:bottom w:val="none" w:sz="0" w:space="0" w:color="auto"/>
            <w:right w:val="none" w:sz="0" w:space="0" w:color="auto"/>
          </w:divBdr>
        </w:div>
        <w:div w:id="1167987044">
          <w:marLeft w:val="480"/>
          <w:marRight w:val="0"/>
          <w:marTop w:val="0"/>
          <w:marBottom w:val="0"/>
          <w:divBdr>
            <w:top w:val="none" w:sz="0" w:space="0" w:color="auto"/>
            <w:left w:val="none" w:sz="0" w:space="0" w:color="auto"/>
            <w:bottom w:val="none" w:sz="0" w:space="0" w:color="auto"/>
            <w:right w:val="none" w:sz="0" w:space="0" w:color="auto"/>
          </w:divBdr>
        </w:div>
        <w:div w:id="1146623846">
          <w:marLeft w:val="480"/>
          <w:marRight w:val="0"/>
          <w:marTop w:val="0"/>
          <w:marBottom w:val="0"/>
          <w:divBdr>
            <w:top w:val="none" w:sz="0" w:space="0" w:color="auto"/>
            <w:left w:val="none" w:sz="0" w:space="0" w:color="auto"/>
            <w:bottom w:val="none" w:sz="0" w:space="0" w:color="auto"/>
            <w:right w:val="none" w:sz="0" w:space="0" w:color="auto"/>
          </w:divBdr>
        </w:div>
        <w:div w:id="849565728">
          <w:marLeft w:val="480"/>
          <w:marRight w:val="0"/>
          <w:marTop w:val="0"/>
          <w:marBottom w:val="0"/>
          <w:divBdr>
            <w:top w:val="none" w:sz="0" w:space="0" w:color="auto"/>
            <w:left w:val="none" w:sz="0" w:space="0" w:color="auto"/>
            <w:bottom w:val="none" w:sz="0" w:space="0" w:color="auto"/>
            <w:right w:val="none" w:sz="0" w:space="0" w:color="auto"/>
          </w:divBdr>
        </w:div>
        <w:div w:id="2014068156">
          <w:marLeft w:val="480"/>
          <w:marRight w:val="0"/>
          <w:marTop w:val="0"/>
          <w:marBottom w:val="0"/>
          <w:divBdr>
            <w:top w:val="none" w:sz="0" w:space="0" w:color="auto"/>
            <w:left w:val="none" w:sz="0" w:space="0" w:color="auto"/>
            <w:bottom w:val="none" w:sz="0" w:space="0" w:color="auto"/>
            <w:right w:val="none" w:sz="0" w:space="0" w:color="auto"/>
          </w:divBdr>
        </w:div>
      </w:divsChild>
    </w:div>
    <w:div w:id="1626883615">
      <w:bodyDiv w:val="1"/>
      <w:marLeft w:val="0"/>
      <w:marRight w:val="0"/>
      <w:marTop w:val="0"/>
      <w:marBottom w:val="0"/>
      <w:divBdr>
        <w:top w:val="none" w:sz="0" w:space="0" w:color="auto"/>
        <w:left w:val="none" w:sz="0" w:space="0" w:color="auto"/>
        <w:bottom w:val="none" w:sz="0" w:space="0" w:color="auto"/>
        <w:right w:val="none" w:sz="0" w:space="0" w:color="auto"/>
      </w:divBdr>
      <w:divsChild>
        <w:div w:id="14812606">
          <w:marLeft w:val="480"/>
          <w:marRight w:val="0"/>
          <w:marTop w:val="0"/>
          <w:marBottom w:val="0"/>
          <w:divBdr>
            <w:top w:val="none" w:sz="0" w:space="0" w:color="auto"/>
            <w:left w:val="none" w:sz="0" w:space="0" w:color="auto"/>
            <w:bottom w:val="none" w:sz="0" w:space="0" w:color="auto"/>
            <w:right w:val="none" w:sz="0" w:space="0" w:color="auto"/>
          </w:divBdr>
        </w:div>
        <w:div w:id="1257636332">
          <w:marLeft w:val="480"/>
          <w:marRight w:val="0"/>
          <w:marTop w:val="0"/>
          <w:marBottom w:val="0"/>
          <w:divBdr>
            <w:top w:val="none" w:sz="0" w:space="0" w:color="auto"/>
            <w:left w:val="none" w:sz="0" w:space="0" w:color="auto"/>
            <w:bottom w:val="none" w:sz="0" w:space="0" w:color="auto"/>
            <w:right w:val="none" w:sz="0" w:space="0" w:color="auto"/>
          </w:divBdr>
        </w:div>
        <w:div w:id="1059011645">
          <w:marLeft w:val="480"/>
          <w:marRight w:val="0"/>
          <w:marTop w:val="0"/>
          <w:marBottom w:val="0"/>
          <w:divBdr>
            <w:top w:val="none" w:sz="0" w:space="0" w:color="auto"/>
            <w:left w:val="none" w:sz="0" w:space="0" w:color="auto"/>
            <w:bottom w:val="none" w:sz="0" w:space="0" w:color="auto"/>
            <w:right w:val="none" w:sz="0" w:space="0" w:color="auto"/>
          </w:divBdr>
        </w:div>
        <w:div w:id="166336952">
          <w:marLeft w:val="480"/>
          <w:marRight w:val="0"/>
          <w:marTop w:val="0"/>
          <w:marBottom w:val="0"/>
          <w:divBdr>
            <w:top w:val="none" w:sz="0" w:space="0" w:color="auto"/>
            <w:left w:val="none" w:sz="0" w:space="0" w:color="auto"/>
            <w:bottom w:val="none" w:sz="0" w:space="0" w:color="auto"/>
            <w:right w:val="none" w:sz="0" w:space="0" w:color="auto"/>
          </w:divBdr>
        </w:div>
        <w:div w:id="761292806">
          <w:marLeft w:val="480"/>
          <w:marRight w:val="0"/>
          <w:marTop w:val="0"/>
          <w:marBottom w:val="0"/>
          <w:divBdr>
            <w:top w:val="none" w:sz="0" w:space="0" w:color="auto"/>
            <w:left w:val="none" w:sz="0" w:space="0" w:color="auto"/>
            <w:bottom w:val="none" w:sz="0" w:space="0" w:color="auto"/>
            <w:right w:val="none" w:sz="0" w:space="0" w:color="auto"/>
          </w:divBdr>
        </w:div>
        <w:div w:id="1696269572">
          <w:marLeft w:val="480"/>
          <w:marRight w:val="0"/>
          <w:marTop w:val="0"/>
          <w:marBottom w:val="0"/>
          <w:divBdr>
            <w:top w:val="none" w:sz="0" w:space="0" w:color="auto"/>
            <w:left w:val="none" w:sz="0" w:space="0" w:color="auto"/>
            <w:bottom w:val="none" w:sz="0" w:space="0" w:color="auto"/>
            <w:right w:val="none" w:sz="0" w:space="0" w:color="auto"/>
          </w:divBdr>
        </w:div>
        <w:div w:id="94712690">
          <w:marLeft w:val="480"/>
          <w:marRight w:val="0"/>
          <w:marTop w:val="0"/>
          <w:marBottom w:val="0"/>
          <w:divBdr>
            <w:top w:val="none" w:sz="0" w:space="0" w:color="auto"/>
            <w:left w:val="none" w:sz="0" w:space="0" w:color="auto"/>
            <w:bottom w:val="none" w:sz="0" w:space="0" w:color="auto"/>
            <w:right w:val="none" w:sz="0" w:space="0" w:color="auto"/>
          </w:divBdr>
        </w:div>
        <w:div w:id="767579519">
          <w:marLeft w:val="480"/>
          <w:marRight w:val="0"/>
          <w:marTop w:val="0"/>
          <w:marBottom w:val="0"/>
          <w:divBdr>
            <w:top w:val="none" w:sz="0" w:space="0" w:color="auto"/>
            <w:left w:val="none" w:sz="0" w:space="0" w:color="auto"/>
            <w:bottom w:val="none" w:sz="0" w:space="0" w:color="auto"/>
            <w:right w:val="none" w:sz="0" w:space="0" w:color="auto"/>
          </w:divBdr>
        </w:div>
        <w:div w:id="419109688">
          <w:marLeft w:val="480"/>
          <w:marRight w:val="0"/>
          <w:marTop w:val="0"/>
          <w:marBottom w:val="0"/>
          <w:divBdr>
            <w:top w:val="none" w:sz="0" w:space="0" w:color="auto"/>
            <w:left w:val="none" w:sz="0" w:space="0" w:color="auto"/>
            <w:bottom w:val="none" w:sz="0" w:space="0" w:color="auto"/>
            <w:right w:val="none" w:sz="0" w:space="0" w:color="auto"/>
          </w:divBdr>
        </w:div>
        <w:div w:id="1045522998">
          <w:marLeft w:val="480"/>
          <w:marRight w:val="0"/>
          <w:marTop w:val="0"/>
          <w:marBottom w:val="0"/>
          <w:divBdr>
            <w:top w:val="none" w:sz="0" w:space="0" w:color="auto"/>
            <w:left w:val="none" w:sz="0" w:space="0" w:color="auto"/>
            <w:bottom w:val="none" w:sz="0" w:space="0" w:color="auto"/>
            <w:right w:val="none" w:sz="0" w:space="0" w:color="auto"/>
          </w:divBdr>
        </w:div>
        <w:div w:id="1036008750">
          <w:marLeft w:val="480"/>
          <w:marRight w:val="0"/>
          <w:marTop w:val="0"/>
          <w:marBottom w:val="0"/>
          <w:divBdr>
            <w:top w:val="none" w:sz="0" w:space="0" w:color="auto"/>
            <w:left w:val="none" w:sz="0" w:space="0" w:color="auto"/>
            <w:bottom w:val="none" w:sz="0" w:space="0" w:color="auto"/>
            <w:right w:val="none" w:sz="0" w:space="0" w:color="auto"/>
          </w:divBdr>
        </w:div>
        <w:div w:id="836462375">
          <w:marLeft w:val="480"/>
          <w:marRight w:val="0"/>
          <w:marTop w:val="0"/>
          <w:marBottom w:val="0"/>
          <w:divBdr>
            <w:top w:val="none" w:sz="0" w:space="0" w:color="auto"/>
            <w:left w:val="none" w:sz="0" w:space="0" w:color="auto"/>
            <w:bottom w:val="none" w:sz="0" w:space="0" w:color="auto"/>
            <w:right w:val="none" w:sz="0" w:space="0" w:color="auto"/>
          </w:divBdr>
        </w:div>
      </w:divsChild>
    </w:div>
    <w:div w:id="1662200229">
      <w:bodyDiv w:val="1"/>
      <w:marLeft w:val="0"/>
      <w:marRight w:val="0"/>
      <w:marTop w:val="0"/>
      <w:marBottom w:val="0"/>
      <w:divBdr>
        <w:top w:val="none" w:sz="0" w:space="0" w:color="auto"/>
        <w:left w:val="none" w:sz="0" w:space="0" w:color="auto"/>
        <w:bottom w:val="none" w:sz="0" w:space="0" w:color="auto"/>
        <w:right w:val="none" w:sz="0" w:space="0" w:color="auto"/>
      </w:divBdr>
      <w:divsChild>
        <w:div w:id="771364772">
          <w:marLeft w:val="480"/>
          <w:marRight w:val="0"/>
          <w:marTop w:val="0"/>
          <w:marBottom w:val="0"/>
          <w:divBdr>
            <w:top w:val="none" w:sz="0" w:space="0" w:color="auto"/>
            <w:left w:val="none" w:sz="0" w:space="0" w:color="auto"/>
            <w:bottom w:val="none" w:sz="0" w:space="0" w:color="auto"/>
            <w:right w:val="none" w:sz="0" w:space="0" w:color="auto"/>
          </w:divBdr>
        </w:div>
        <w:div w:id="2117558766">
          <w:marLeft w:val="480"/>
          <w:marRight w:val="0"/>
          <w:marTop w:val="0"/>
          <w:marBottom w:val="0"/>
          <w:divBdr>
            <w:top w:val="none" w:sz="0" w:space="0" w:color="auto"/>
            <w:left w:val="none" w:sz="0" w:space="0" w:color="auto"/>
            <w:bottom w:val="none" w:sz="0" w:space="0" w:color="auto"/>
            <w:right w:val="none" w:sz="0" w:space="0" w:color="auto"/>
          </w:divBdr>
        </w:div>
        <w:div w:id="2084255749">
          <w:marLeft w:val="480"/>
          <w:marRight w:val="0"/>
          <w:marTop w:val="0"/>
          <w:marBottom w:val="0"/>
          <w:divBdr>
            <w:top w:val="none" w:sz="0" w:space="0" w:color="auto"/>
            <w:left w:val="none" w:sz="0" w:space="0" w:color="auto"/>
            <w:bottom w:val="none" w:sz="0" w:space="0" w:color="auto"/>
            <w:right w:val="none" w:sz="0" w:space="0" w:color="auto"/>
          </w:divBdr>
        </w:div>
        <w:div w:id="805004658">
          <w:marLeft w:val="480"/>
          <w:marRight w:val="0"/>
          <w:marTop w:val="0"/>
          <w:marBottom w:val="0"/>
          <w:divBdr>
            <w:top w:val="none" w:sz="0" w:space="0" w:color="auto"/>
            <w:left w:val="none" w:sz="0" w:space="0" w:color="auto"/>
            <w:bottom w:val="none" w:sz="0" w:space="0" w:color="auto"/>
            <w:right w:val="none" w:sz="0" w:space="0" w:color="auto"/>
          </w:divBdr>
        </w:div>
        <w:div w:id="1599212182">
          <w:marLeft w:val="480"/>
          <w:marRight w:val="0"/>
          <w:marTop w:val="0"/>
          <w:marBottom w:val="0"/>
          <w:divBdr>
            <w:top w:val="none" w:sz="0" w:space="0" w:color="auto"/>
            <w:left w:val="none" w:sz="0" w:space="0" w:color="auto"/>
            <w:bottom w:val="none" w:sz="0" w:space="0" w:color="auto"/>
            <w:right w:val="none" w:sz="0" w:space="0" w:color="auto"/>
          </w:divBdr>
        </w:div>
        <w:div w:id="527135783">
          <w:marLeft w:val="480"/>
          <w:marRight w:val="0"/>
          <w:marTop w:val="0"/>
          <w:marBottom w:val="0"/>
          <w:divBdr>
            <w:top w:val="none" w:sz="0" w:space="0" w:color="auto"/>
            <w:left w:val="none" w:sz="0" w:space="0" w:color="auto"/>
            <w:bottom w:val="none" w:sz="0" w:space="0" w:color="auto"/>
            <w:right w:val="none" w:sz="0" w:space="0" w:color="auto"/>
          </w:divBdr>
        </w:div>
        <w:div w:id="559898985">
          <w:marLeft w:val="480"/>
          <w:marRight w:val="0"/>
          <w:marTop w:val="0"/>
          <w:marBottom w:val="0"/>
          <w:divBdr>
            <w:top w:val="none" w:sz="0" w:space="0" w:color="auto"/>
            <w:left w:val="none" w:sz="0" w:space="0" w:color="auto"/>
            <w:bottom w:val="none" w:sz="0" w:space="0" w:color="auto"/>
            <w:right w:val="none" w:sz="0" w:space="0" w:color="auto"/>
          </w:divBdr>
        </w:div>
        <w:div w:id="611207935">
          <w:marLeft w:val="480"/>
          <w:marRight w:val="0"/>
          <w:marTop w:val="0"/>
          <w:marBottom w:val="0"/>
          <w:divBdr>
            <w:top w:val="none" w:sz="0" w:space="0" w:color="auto"/>
            <w:left w:val="none" w:sz="0" w:space="0" w:color="auto"/>
            <w:bottom w:val="none" w:sz="0" w:space="0" w:color="auto"/>
            <w:right w:val="none" w:sz="0" w:space="0" w:color="auto"/>
          </w:divBdr>
        </w:div>
        <w:div w:id="1068114672">
          <w:marLeft w:val="480"/>
          <w:marRight w:val="0"/>
          <w:marTop w:val="0"/>
          <w:marBottom w:val="0"/>
          <w:divBdr>
            <w:top w:val="none" w:sz="0" w:space="0" w:color="auto"/>
            <w:left w:val="none" w:sz="0" w:space="0" w:color="auto"/>
            <w:bottom w:val="none" w:sz="0" w:space="0" w:color="auto"/>
            <w:right w:val="none" w:sz="0" w:space="0" w:color="auto"/>
          </w:divBdr>
        </w:div>
        <w:div w:id="1748843052">
          <w:marLeft w:val="480"/>
          <w:marRight w:val="0"/>
          <w:marTop w:val="0"/>
          <w:marBottom w:val="0"/>
          <w:divBdr>
            <w:top w:val="none" w:sz="0" w:space="0" w:color="auto"/>
            <w:left w:val="none" w:sz="0" w:space="0" w:color="auto"/>
            <w:bottom w:val="none" w:sz="0" w:space="0" w:color="auto"/>
            <w:right w:val="none" w:sz="0" w:space="0" w:color="auto"/>
          </w:divBdr>
        </w:div>
        <w:div w:id="909967721">
          <w:marLeft w:val="480"/>
          <w:marRight w:val="0"/>
          <w:marTop w:val="0"/>
          <w:marBottom w:val="0"/>
          <w:divBdr>
            <w:top w:val="none" w:sz="0" w:space="0" w:color="auto"/>
            <w:left w:val="none" w:sz="0" w:space="0" w:color="auto"/>
            <w:bottom w:val="none" w:sz="0" w:space="0" w:color="auto"/>
            <w:right w:val="none" w:sz="0" w:space="0" w:color="auto"/>
          </w:divBdr>
        </w:div>
        <w:div w:id="669411448">
          <w:marLeft w:val="480"/>
          <w:marRight w:val="0"/>
          <w:marTop w:val="0"/>
          <w:marBottom w:val="0"/>
          <w:divBdr>
            <w:top w:val="none" w:sz="0" w:space="0" w:color="auto"/>
            <w:left w:val="none" w:sz="0" w:space="0" w:color="auto"/>
            <w:bottom w:val="none" w:sz="0" w:space="0" w:color="auto"/>
            <w:right w:val="none" w:sz="0" w:space="0" w:color="auto"/>
          </w:divBdr>
        </w:div>
        <w:div w:id="1904900876">
          <w:marLeft w:val="480"/>
          <w:marRight w:val="0"/>
          <w:marTop w:val="0"/>
          <w:marBottom w:val="0"/>
          <w:divBdr>
            <w:top w:val="none" w:sz="0" w:space="0" w:color="auto"/>
            <w:left w:val="none" w:sz="0" w:space="0" w:color="auto"/>
            <w:bottom w:val="none" w:sz="0" w:space="0" w:color="auto"/>
            <w:right w:val="none" w:sz="0" w:space="0" w:color="auto"/>
          </w:divBdr>
        </w:div>
        <w:div w:id="860125192">
          <w:marLeft w:val="480"/>
          <w:marRight w:val="0"/>
          <w:marTop w:val="0"/>
          <w:marBottom w:val="0"/>
          <w:divBdr>
            <w:top w:val="none" w:sz="0" w:space="0" w:color="auto"/>
            <w:left w:val="none" w:sz="0" w:space="0" w:color="auto"/>
            <w:bottom w:val="none" w:sz="0" w:space="0" w:color="auto"/>
            <w:right w:val="none" w:sz="0" w:space="0" w:color="auto"/>
          </w:divBdr>
        </w:div>
        <w:div w:id="1716075787">
          <w:marLeft w:val="480"/>
          <w:marRight w:val="0"/>
          <w:marTop w:val="0"/>
          <w:marBottom w:val="0"/>
          <w:divBdr>
            <w:top w:val="none" w:sz="0" w:space="0" w:color="auto"/>
            <w:left w:val="none" w:sz="0" w:space="0" w:color="auto"/>
            <w:bottom w:val="none" w:sz="0" w:space="0" w:color="auto"/>
            <w:right w:val="none" w:sz="0" w:space="0" w:color="auto"/>
          </w:divBdr>
        </w:div>
        <w:div w:id="1881359922">
          <w:marLeft w:val="480"/>
          <w:marRight w:val="0"/>
          <w:marTop w:val="0"/>
          <w:marBottom w:val="0"/>
          <w:divBdr>
            <w:top w:val="none" w:sz="0" w:space="0" w:color="auto"/>
            <w:left w:val="none" w:sz="0" w:space="0" w:color="auto"/>
            <w:bottom w:val="none" w:sz="0" w:space="0" w:color="auto"/>
            <w:right w:val="none" w:sz="0" w:space="0" w:color="auto"/>
          </w:divBdr>
        </w:div>
        <w:div w:id="2070497586">
          <w:marLeft w:val="480"/>
          <w:marRight w:val="0"/>
          <w:marTop w:val="0"/>
          <w:marBottom w:val="0"/>
          <w:divBdr>
            <w:top w:val="none" w:sz="0" w:space="0" w:color="auto"/>
            <w:left w:val="none" w:sz="0" w:space="0" w:color="auto"/>
            <w:bottom w:val="none" w:sz="0" w:space="0" w:color="auto"/>
            <w:right w:val="none" w:sz="0" w:space="0" w:color="auto"/>
          </w:divBdr>
        </w:div>
        <w:div w:id="382291247">
          <w:marLeft w:val="480"/>
          <w:marRight w:val="0"/>
          <w:marTop w:val="0"/>
          <w:marBottom w:val="0"/>
          <w:divBdr>
            <w:top w:val="none" w:sz="0" w:space="0" w:color="auto"/>
            <w:left w:val="none" w:sz="0" w:space="0" w:color="auto"/>
            <w:bottom w:val="none" w:sz="0" w:space="0" w:color="auto"/>
            <w:right w:val="none" w:sz="0" w:space="0" w:color="auto"/>
          </w:divBdr>
        </w:div>
        <w:div w:id="847796896">
          <w:marLeft w:val="480"/>
          <w:marRight w:val="0"/>
          <w:marTop w:val="0"/>
          <w:marBottom w:val="0"/>
          <w:divBdr>
            <w:top w:val="none" w:sz="0" w:space="0" w:color="auto"/>
            <w:left w:val="none" w:sz="0" w:space="0" w:color="auto"/>
            <w:bottom w:val="none" w:sz="0" w:space="0" w:color="auto"/>
            <w:right w:val="none" w:sz="0" w:space="0" w:color="auto"/>
          </w:divBdr>
        </w:div>
        <w:div w:id="1368525261">
          <w:marLeft w:val="480"/>
          <w:marRight w:val="0"/>
          <w:marTop w:val="0"/>
          <w:marBottom w:val="0"/>
          <w:divBdr>
            <w:top w:val="none" w:sz="0" w:space="0" w:color="auto"/>
            <w:left w:val="none" w:sz="0" w:space="0" w:color="auto"/>
            <w:bottom w:val="none" w:sz="0" w:space="0" w:color="auto"/>
            <w:right w:val="none" w:sz="0" w:space="0" w:color="auto"/>
          </w:divBdr>
        </w:div>
        <w:div w:id="261883857">
          <w:marLeft w:val="480"/>
          <w:marRight w:val="0"/>
          <w:marTop w:val="0"/>
          <w:marBottom w:val="0"/>
          <w:divBdr>
            <w:top w:val="none" w:sz="0" w:space="0" w:color="auto"/>
            <w:left w:val="none" w:sz="0" w:space="0" w:color="auto"/>
            <w:bottom w:val="none" w:sz="0" w:space="0" w:color="auto"/>
            <w:right w:val="none" w:sz="0" w:space="0" w:color="auto"/>
          </w:divBdr>
        </w:div>
      </w:divsChild>
    </w:div>
    <w:div w:id="1673336827">
      <w:bodyDiv w:val="1"/>
      <w:marLeft w:val="0"/>
      <w:marRight w:val="0"/>
      <w:marTop w:val="0"/>
      <w:marBottom w:val="0"/>
      <w:divBdr>
        <w:top w:val="none" w:sz="0" w:space="0" w:color="auto"/>
        <w:left w:val="none" w:sz="0" w:space="0" w:color="auto"/>
        <w:bottom w:val="none" w:sz="0" w:space="0" w:color="auto"/>
        <w:right w:val="none" w:sz="0" w:space="0" w:color="auto"/>
      </w:divBdr>
      <w:divsChild>
        <w:div w:id="1385981553">
          <w:marLeft w:val="480"/>
          <w:marRight w:val="0"/>
          <w:marTop w:val="0"/>
          <w:marBottom w:val="0"/>
          <w:divBdr>
            <w:top w:val="none" w:sz="0" w:space="0" w:color="auto"/>
            <w:left w:val="none" w:sz="0" w:space="0" w:color="auto"/>
            <w:bottom w:val="none" w:sz="0" w:space="0" w:color="auto"/>
            <w:right w:val="none" w:sz="0" w:space="0" w:color="auto"/>
          </w:divBdr>
        </w:div>
        <w:div w:id="533612935">
          <w:marLeft w:val="480"/>
          <w:marRight w:val="0"/>
          <w:marTop w:val="0"/>
          <w:marBottom w:val="0"/>
          <w:divBdr>
            <w:top w:val="none" w:sz="0" w:space="0" w:color="auto"/>
            <w:left w:val="none" w:sz="0" w:space="0" w:color="auto"/>
            <w:bottom w:val="none" w:sz="0" w:space="0" w:color="auto"/>
            <w:right w:val="none" w:sz="0" w:space="0" w:color="auto"/>
          </w:divBdr>
        </w:div>
        <w:div w:id="1532376280">
          <w:marLeft w:val="480"/>
          <w:marRight w:val="0"/>
          <w:marTop w:val="0"/>
          <w:marBottom w:val="0"/>
          <w:divBdr>
            <w:top w:val="none" w:sz="0" w:space="0" w:color="auto"/>
            <w:left w:val="none" w:sz="0" w:space="0" w:color="auto"/>
            <w:bottom w:val="none" w:sz="0" w:space="0" w:color="auto"/>
            <w:right w:val="none" w:sz="0" w:space="0" w:color="auto"/>
          </w:divBdr>
        </w:div>
        <w:div w:id="1695570673">
          <w:marLeft w:val="480"/>
          <w:marRight w:val="0"/>
          <w:marTop w:val="0"/>
          <w:marBottom w:val="0"/>
          <w:divBdr>
            <w:top w:val="none" w:sz="0" w:space="0" w:color="auto"/>
            <w:left w:val="none" w:sz="0" w:space="0" w:color="auto"/>
            <w:bottom w:val="none" w:sz="0" w:space="0" w:color="auto"/>
            <w:right w:val="none" w:sz="0" w:space="0" w:color="auto"/>
          </w:divBdr>
        </w:div>
        <w:div w:id="1783765259">
          <w:marLeft w:val="480"/>
          <w:marRight w:val="0"/>
          <w:marTop w:val="0"/>
          <w:marBottom w:val="0"/>
          <w:divBdr>
            <w:top w:val="none" w:sz="0" w:space="0" w:color="auto"/>
            <w:left w:val="none" w:sz="0" w:space="0" w:color="auto"/>
            <w:bottom w:val="none" w:sz="0" w:space="0" w:color="auto"/>
            <w:right w:val="none" w:sz="0" w:space="0" w:color="auto"/>
          </w:divBdr>
        </w:div>
        <w:div w:id="1122382411">
          <w:marLeft w:val="480"/>
          <w:marRight w:val="0"/>
          <w:marTop w:val="0"/>
          <w:marBottom w:val="0"/>
          <w:divBdr>
            <w:top w:val="none" w:sz="0" w:space="0" w:color="auto"/>
            <w:left w:val="none" w:sz="0" w:space="0" w:color="auto"/>
            <w:bottom w:val="none" w:sz="0" w:space="0" w:color="auto"/>
            <w:right w:val="none" w:sz="0" w:space="0" w:color="auto"/>
          </w:divBdr>
        </w:div>
        <w:div w:id="277489007">
          <w:marLeft w:val="480"/>
          <w:marRight w:val="0"/>
          <w:marTop w:val="0"/>
          <w:marBottom w:val="0"/>
          <w:divBdr>
            <w:top w:val="none" w:sz="0" w:space="0" w:color="auto"/>
            <w:left w:val="none" w:sz="0" w:space="0" w:color="auto"/>
            <w:bottom w:val="none" w:sz="0" w:space="0" w:color="auto"/>
            <w:right w:val="none" w:sz="0" w:space="0" w:color="auto"/>
          </w:divBdr>
        </w:div>
        <w:div w:id="429156958">
          <w:marLeft w:val="480"/>
          <w:marRight w:val="0"/>
          <w:marTop w:val="0"/>
          <w:marBottom w:val="0"/>
          <w:divBdr>
            <w:top w:val="none" w:sz="0" w:space="0" w:color="auto"/>
            <w:left w:val="none" w:sz="0" w:space="0" w:color="auto"/>
            <w:bottom w:val="none" w:sz="0" w:space="0" w:color="auto"/>
            <w:right w:val="none" w:sz="0" w:space="0" w:color="auto"/>
          </w:divBdr>
        </w:div>
        <w:div w:id="1098520395">
          <w:marLeft w:val="480"/>
          <w:marRight w:val="0"/>
          <w:marTop w:val="0"/>
          <w:marBottom w:val="0"/>
          <w:divBdr>
            <w:top w:val="none" w:sz="0" w:space="0" w:color="auto"/>
            <w:left w:val="none" w:sz="0" w:space="0" w:color="auto"/>
            <w:bottom w:val="none" w:sz="0" w:space="0" w:color="auto"/>
            <w:right w:val="none" w:sz="0" w:space="0" w:color="auto"/>
          </w:divBdr>
        </w:div>
        <w:div w:id="824392861">
          <w:marLeft w:val="480"/>
          <w:marRight w:val="0"/>
          <w:marTop w:val="0"/>
          <w:marBottom w:val="0"/>
          <w:divBdr>
            <w:top w:val="none" w:sz="0" w:space="0" w:color="auto"/>
            <w:left w:val="none" w:sz="0" w:space="0" w:color="auto"/>
            <w:bottom w:val="none" w:sz="0" w:space="0" w:color="auto"/>
            <w:right w:val="none" w:sz="0" w:space="0" w:color="auto"/>
          </w:divBdr>
        </w:div>
      </w:divsChild>
    </w:div>
    <w:div w:id="1685128394">
      <w:bodyDiv w:val="1"/>
      <w:marLeft w:val="0"/>
      <w:marRight w:val="0"/>
      <w:marTop w:val="0"/>
      <w:marBottom w:val="0"/>
      <w:divBdr>
        <w:top w:val="none" w:sz="0" w:space="0" w:color="auto"/>
        <w:left w:val="none" w:sz="0" w:space="0" w:color="auto"/>
        <w:bottom w:val="none" w:sz="0" w:space="0" w:color="auto"/>
        <w:right w:val="none" w:sz="0" w:space="0" w:color="auto"/>
      </w:divBdr>
      <w:divsChild>
        <w:div w:id="1431508381">
          <w:marLeft w:val="480"/>
          <w:marRight w:val="0"/>
          <w:marTop w:val="0"/>
          <w:marBottom w:val="0"/>
          <w:divBdr>
            <w:top w:val="none" w:sz="0" w:space="0" w:color="auto"/>
            <w:left w:val="none" w:sz="0" w:space="0" w:color="auto"/>
            <w:bottom w:val="none" w:sz="0" w:space="0" w:color="auto"/>
            <w:right w:val="none" w:sz="0" w:space="0" w:color="auto"/>
          </w:divBdr>
        </w:div>
        <w:div w:id="878587168">
          <w:marLeft w:val="480"/>
          <w:marRight w:val="0"/>
          <w:marTop w:val="0"/>
          <w:marBottom w:val="0"/>
          <w:divBdr>
            <w:top w:val="none" w:sz="0" w:space="0" w:color="auto"/>
            <w:left w:val="none" w:sz="0" w:space="0" w:color="auto"/>
            <w:bottom w:val="none" w:sz="0" w:space="0" w:color="auto"/>
            <w:right w:val="none" w:sz="0" w:space="0" w:color="auto"/>
          </w:divBdr>
        </w:div>
        <w:div w:id="963266455">
          <w:marLeft w:val="480"/>
          <w:marRight w:val="0"/>
          <w:marTop w:val="0"/>
          <w:marBottom w:val="0"/>
          <w:divBdr>
            <w:top w:val="none" w:sz="0" w:space="0" w:color="auto"/>
            <w:left w:val="none" w:sz="0" w:space="0" w:color="auto"/>
            <w:bottom w:val="none" w:sz="0" w:space="0" w:color="auto"/>
            <w:right w:val="none" w:sz="0" w:space="0" w:color="auto"/>
          </w:divBdr>
        </w:div>
        <w:div w:id="75438732">
          <w:marLeft w:val="480"/>
          <w:marRight w:val="0"/>
          <w:marTop w:val="0"/>
          <w:marBottom w:val="0"/>
          <w:divBdr>
            <w:top w:val="none" w:sz="0" w:space="0" w:color="auto"/>
            <w:left w:val="none" w:sz="0" w:space="0" w:color="auto"/>
            <w:bottom w:val="none" w:sz="0" w:space="0" w:color="auto"/>
            <w:right w:val="none" w:sz="0" w:space="0" w:color="auto"/>
          </w:divBdr>
        </w:div>
        <w:div w:id="2055426350">
          <w:marLeft w:val="480"/>
          <w:marRight w:val="0"/>
          <w:marTop w:val="0"/>
          <w:marBottom w:val="0"/>
          <w:divBdr>
            <w:top w:val="none" w:sz="0" w:space="0" w:color="auto"/>
            <w:left w:val="none" w:sz="0" w:space="0" w:color="auto"/>
            <w:bottom w:val="none" w:sz="0" w:space="0" w:color="auto"/>
            <w:right w:val="none" w:sz="0" w:space="0" w:color="auto"/>
          </w:divBdr>
        </w:div>
      </w:divsChild>
    </w:div>
    <w:div w:id="1715158959">
      <w:bodyDiv w:val="1"/>
      <w:marLeft w:val="0"/>
      <w:marRight w:val="0"/>
      <w:marTop w:val="0"/>
      <w:marBottom w:val="0"/>
      <w:divBdr>
        <w:top w:val="none" w:sz="0" w:space="0" w:color="auto"/>
        <w:left w:val="none" w:sz="0" w:space="0" w:color="auto"/>
        <w:bottom w:val="none" w:sz="0" w:space="0" w:color="auto"/>
        <w:right w:val="none" w:sz="0" w:space="0" w:color="auto"/>
      </w:divBdr>
      <w:divsChild>
        <w:div w:id="348338179">
          <w:marLeft w:val="480"/>
          <w:marRight w:val="0"/>
          <w:marTop w:val="0"/>
          <w:marBottom w:val="0"/>
          <w:divBdr>
            <w:top w:val="none" w:sz="0" w:space="0" w:color="auto"/>
            <w:left w:val="none" w:sz="0" w:space="0" w:color="auto"/>
            <w:bottom w:val="none" w:sz="0" w:space="0" w:color="auto"/>
            <w:right w:val="none" w:sz="0" w:space="0" w:color="auto"/>
          </w:divBdr>
        </w:div>
        <w:div w:id="1628077410">
          <w:marLeft w:val="480"/>
          <w:marRight w:val="0"/>
          <w:marTop w:val="0"/>
          <w:marBottom w:val="0"/>
          <w:divBdr>
            <w:top w:val="none" w:sz="0" w:space="0" w:color="auto"/>
            <w:left w:val="none" w:sz="0" w:space="0" w:color="auto"/>
            <w:bottom w:val="none" w:sz="0" w:space="0" w:color="auto"/>
            <w:right w:val="none" w:sz="0" w:space="0" w:color="auto"/>
          </w:divBdr>
        </w:div>
        <w:div w:id="1311599702">
          <w:marLeft w:val="480"/>
          <w:marRight w:val="0"/>
          <w:marTop w:val="0"/>
          <w:marBottom w:val="0"/>
          <w:divBdr>
            <w:top w:val="none" w:sz="0" w:space="0" w:color="auto"/>
            <w:left w:val="none" w:sz="0" w:space="0" w:color="auto"/>
            <w:bottom w:val="none" w:sz="0" w:space="0" w:color="auto"/>
            <w:right w:val="none" w:sz="0" w:space="0" w:color="auto"/>
          </w:divBdr>
        </w:div>
        <w:div w:id="1452898553">
          <w:marLeft w:val="480"/>
          <w:marRight w:val="0"/>
          <w:marTop w:val="0"/>
          <w:marBottom w:val="0"/>
          <w:divBdr>
            <w:top w:val="none" w:sz="0" w:space="0" w:color="auto"/>
            <w:left w:val="none" w:sz="0" w:space="0" w:color="auto"/>
            <w:bottom w:val="none" w:sz="0" w:space="0" w:color="auto"/>
            <w:right w:val="none" w:sz="0" w:space="0" w:color="auto"/>
          </w:divBdr>
        </w:div>
        <w:div w:id="645402703">
          <w:marLeft w:val="480"/>
          <w:marRight w:val="0"/>
          <w:marTop w:val="0"/>
          <w:marBottom w:val="0"/>
          <w:divBdr>
            <w:top w:val="none" w:sz="0" w:space="0" w:color="auto"/>
            <w:left w:val="none" w:sz="0" w:space="0" w:color="auto"/>
            <w:bottom w:val="none" w:sz="0" w:space="0" w:color="auto"/>
            <w:right w:val="none" w:sz="0" w:space="0" w:color="auto"/>
          </w:divBdr>
        </w:div>
        <w:div w:id="855921286">
          <w:marLeft w:val="480"/>
          <w:marRight w:val="0"/>
          <w:marTop w:val="0"/>
          <w:marBottom w:val="0"/>
          <w:divBdr>
            <w:top w:val="none" w:sz="0" w:space="0" w:color="auto"/>
            <w:left w:val="none" w:sz="0" w:space="0" w:color="auto"/>
            <w:bottom w:val="none" w:sz="0" w:space="0" w:color="auto"/>
            <w:right w:val="none" w:sz="0" w:space="0" w:color="auto"/>
          </w:divBdr>
        </w:div>
        <w:div w:id="2142991858">
          <w:marLeft w:val="480"/>
          <w:marRight w:val="0"/>
          <w:marTop w:val="0"/>
          <w:marBottom w:val="0"/>
          <w:divBdr>
            <w:top w:val="none" w:sz="0" w:space="0" w:color="auto"/>
            <w:left w:val="none" w:sz="0" w:space="0" w:color="auto"/>
            <w:bottom w:val="none" w:sz="0" w:space="0" w:color="auto"/>
            <w:right w:val="none" w:sz="0" w:space="0" w:color="auto"/>
          </w:divBdr>
        </w:div>
        <w:div w:id="1681615509">
          <w:marLeft w:val="480"/>
          <w:marRight w:val="0"/>
          <w:marTop w:val="0"/>
          <w:marBottom w:val="0"/>
          <w:divBdr>
            <w:top w:val="none" w:sz="0" w:space="0" w:color="auto"/>
            <w:left w:val="none" w:sz="0" w:space="0" w:color="auto"/>
            <w:bottom w:val="none" w:sz="0" w:space="0" w:color="auto"/>
            <w:right w:val="none" w:sz="0" w:space="0" w:color="auto"/>
          </w:divBdr>
        </w:div>
        <w:div w:id="203252207">
          <w:marLeft w:val="480"/>
          <w:marRight w:val="0"/>
          <w:marTop w:val="0"/>
          <w:marBottom w:val="0"/>
          <w:divBdr>
            <w:top w:val="none" w:sz="0" w:space="0" w:color="auto"/>
            <w:left w:val="none" w:sz="0" w:space="0" w:color="auto"/>
            <w:bottom w:val="none" w:sz="0" w:space="0" w:color="auto"/>
            <w:right w:val="none" w:sz="0" w:space="0" w:color="auto"/>
          </w:divBdr>
        </w:div>
        <w:div w:id="1119881416">
          <w:marLeft w:val="480"/>
          <w:marRight w:val="0"/>
          <w:marTop w:val="0"/>
          <w:marBottom w:val="0"/>
          <w:divBdr>
            <w:top w:val="none" w:sz="0" w:space="0" w:color="auto"/>
            <w:left w:val="none" w:sz="0" w:space="0" w:color="auto"/>
            <w:bottom w:val="none" w:sz="0" w:space="0" w:color="auto"/>
            <w:right w:val="none" w:sz="0" w:space="0" w:color="auto"/>
          </w:divBdr>
        </w:div>
        <w:div w:id="2027903360">
          <w:marLeft w:val="480"/>
          <w:marRight w:val="0"/>
          <w:marTop w:val="0"/>
          <w:marBottom w:val="0"/>
          <w:divBdr>
            <w:top w:val="none" w:sz="0" w:space="0" w:color="auto"/>
            <w:left w:val="none" w:sz="0" w:space="0" w:color="auto"/>
            <w:bottom w:val="none" w:sz="0" w:space="0" w:color="auto"/>
            <w:right w:val="none" w:sz="0" w:space="0" w:color="auto"/>
          </w:divBdr>
        </w:div>
        <w:div w:id="600262201">
          <w:marLeft w:val="480"/>
          <w:marRight w:val="0"/>
          <w:marTop w:val="0"/>
          <w:marBottom w:val="0"/>
          <w:divBdr>
            <w:top w:val="none" w:sz="0" w:space="0" w:color="auto"/>
            <w:left w:val="none" w:sz="0" w:space="0" w:color="auto"/>
            <w:bottom w:val="none" w:sz="0" w:space="0" w:color="auto"/>
            <w:right w:val="none" w:sz="0" w:space="0" w:color="auto"/>
          </w:divBdr>
        </w:div>
        <w:div w:id="625503958">
          <w:marLeft w:val="480"/>
          <w:marRight w:val="0"/>
          <w:marTop w:val="0"/>
          <w:marBottom w:val="0"/>
          <w:divBdr>
            <w:top w:val="none" w:sz="0" w:space="0" w:color="auto"/>
            <w:left w:val="none" w:sz="0" w:space="0" w:color="auto"/>
            <w:bottom w:val="none" w:sz="0" w:space="0" w:color="auto"/>
            <w:right w:val="none" w:sz="0" w:space="0" w:color="auto"/>
          </w:divBdr>
        </w:div>
        <w:div w:id="705836629">
          <w:marLeft w:val="480"/>
          <w:marRight w:val="0"/>
          <w:marTop w:val="0"/>
          <w:marBottom w:val="0"/>
          <w:divBdr>
            <w:top w:val="none" w:sz="0" w:space="0" w:color="auto"/>
            <w:left w:val="none" w:sz="0" w:space="0" w:color="auto"/>
            <w:bottom w:val="none" w:sz="0" w:space="0" w:color="auto"/>
            <w:right w:val="none" w:sz="0" w:space="0" w:color="auto"/>
          </w:divBdr>
        </w:div>
      </w:divsChild>
    </w:div>
    <w:div w:id="1734348712">
      <w:bodyDiv w:val="1"/>
      <w:marLeft w:val="0"/>
      <w:marRight w:val="0"/>
      <w:marTop w:val="0"/>
      <w:marBottom w:val="0"/>
      <w:divBdr>
        <w:top w:val="none" w:sz="0" w:space="0" w:color="auto"/>
        <w:left w:val="none" w:sz="0" w:space="0" w:color="auto"/>
        <w:bottom w:val="none" w:sz="0" w:space="0" w:color="auto"/>
        <w:right w:val="none" w:sz="0" w:space="0" w:color="auto"/>
      </w:divBdr>
      <w:divsChild>
        <w:div w:id="1034235864">
          <w:marLeft w:val="480"/>
          <w:marRight w:val="0"/>
          <w:marTop w:val="0"/>
          <w:marBottom w:val="0"/>
          <w:divBdr>
            <w:top w:val="none" w:sz="0" w:space="0" w:color="auto"/>
            <w:left w:val="none" w:sz="0" w:space="0" w:color="auto"/>
            <w:bottom w:val="none" w:sz="0" w:space="0" w:color="auto"/>
            <w:right w:val="none" w:sz="0" w:space="0" w:color="auto"/>
          </w:divBdr>
        </w:div>
        <w:div w:id="2079014432">
          <w:marLeft w:val="480"/>
          <w:marRight w:val="0"/>
          <w:marTop w:val="0"/>
          <w:marBottom w:val="0"/>
          <w:divBdr>
            <w:top w:val="none" w:sz="0" w:space="0" w:color="auto"/>
            <w:left w:val="none" w:sz="0" w:space="0" w:color="auto"/>
            <w:bottom w:val="none" w:sz="0" w:space="0" w:color="auto"/>
            <w:right w:val="none" w:sz="0" w:space="0" w:color="auto"/>
          </w:divBdr>
        </w:div>
      </w:divsChild>
    </w:div>
    <w:div w:id="1763719809">
      <w:bodyDiv w:val="1"/>
      <w:marLeft w:val="0"/>
      <w:marRight w:val="0"/>
      <w:marTop w:val="0"/>
      <w:marBottom w:val="0"/>
      <w:divBdr>
        <w:top w:val="none" w:sz="0" w:space="0" w:color="auto"/>
        <w:left w:val="none" w:sz="0" w:space="0" w:color="auto"/>
        <w:bottom w:val="none" w:sz="0" w:space="0" w:color="auto"/>
        <w:right w:val="none" w:sz="0" w:space="0" w:color="auto"/>
      </w:divBdr>
      <w:divsChild>
        <w:div w:id="2018577096">
          <w:marLeft w:val="480"/>
          <w:marRight w:val="0"/>
          <w:marTop w:val="0"/>
          <w:marBottom w:val="0"/>
          <w:divBdr>
            <w:top w:val="none" w:sz="0" w:space="0" w:color="auto"/>
            <w:left w:val="none" w:sz="0" w:space="0" w:color="auto"/>
            <w:bottom w:val="none" w:sz="0" w:space="0" w:color="auto"/>
            <w:right w:val="none" w:sz="0" w:space="0" w:color="auto"/>
          </w:divBdr>
        </w:div>
        <w:div w:id="344139808">
          <w:marLeft w:val="480"/>
          <w:marRight w:val="0"/>
          <w:marTop w:val="0"/>
          <w:marBottom w:val="0"/>
          <w:divBdr>
            <w:top w:val="none" w:sz="0" w:space="0" w:color="auto"/>
            <w:left w:val="none" w:sz="0" w:space="0" w:color="auto"/>
            <w:bottom w:val="none" w:sz="0" w:space="0" w:color="auto"/>
            <w:right w:val="none" w:sz="0" w:space="0" w:color="auto"/>
          </w:divBdr>
        </w:div>
        <w:div w:id="1756784713">
          <w:marLeft w:val="480"/>
          <w:marRight w:val="0"/>
          <w:marTop w:val="0"/>
          <w:marBottom w:val="0"/>
          <w:divBdr>
            <w:top w:val="none" w:sz="0" w:space="0" w:color="auto"/>
            <w:left w:val="none" w:sz="0" w:space="0" w:color="auto"/>
            <w:bottom w:val="none" w:sz="0" w:space="0" w:color="auto"/>
            <w:right w:val="none" w:sz="0" w:space="0" w:color="auto"/>
          </w:divBdr>
        </w:div>
        <w:div w:id="1799689664">
          <w:marLeft w:val="480"/>
          <w:marRight w:val="0"/>
          <w:marTop w:val="0"/>
          <w:marBottom w:val="0"/>
          <w:divBdr>
            <w:top w:val="none" w:sz="0" w:space="0" w:color="auto"/>
            <w:left w:val="none" w:sz="0" w:space="0" w:color="auto"/>
            <w:bottom w:val="none" w:sz="0" w:space="0" w:color="auto"/>
            <w:right w:val="none" w:sz="0" w:space="0" w:color="auto"/>
          </w:divBdr>
        </w:div>
        <w:div w:id="2120640906">
          <w:marLeft w:val="480"/>
          <w:marRight w:val="0"/>
          <w:marTop w:val="0"/>
          <w:marBottom w:val="0"/>
          <w:divBdr>
            <w:top w:val="none" w:sz="0" w:space="0" w:color="auto"/>
            <w:left w:val="none" w:sz="0" w:space="0" w:color="auto"/>
            <w:bottom w:val="none" w:sz="0" w:space="0" w:color="auto"/>
            <w:right w:val="none" w:sz="0" w:space="0" w:color="auto"/>
          </w:divBdr>
        </w:div>
        <w:div w:id="87772569">
          <w:marLeft w:val="480"/>
          <w:marRight w:val="0"/>
          <w:marTop w:val="0"/>
          <w:marBottom w:val="0"/>
          <w:divBdr>
            <w:top w:val="none" w:sz="0" w:space="0" w:color="auto"/>
            <w:left w:val="none" w:sz="0" w:space="0" w:color="auto"/>
            <w:bottom w:val="none" w:sz="0" w:space="0" w:color="auto"/>
            <w:right w:val="none" w:sz="0" w:space="0" w:color="auto"/>
          </w:divBdr>
        </w:div>
        <w:div w:id="2036803090">
          <w:marLeft w:val="480"/>
          <w:marRight w:val="0"/>
          <w:marTop w:val="0"/>
          <w:marBottom w:val="0"/>
          <w:divBdr>
            <w:top w:val="none" w:sz="0" w:space="0" w:color="auto"/>
            <w:left w:val="none" w:sz="0" w:space="0" w:color="auto"/>
            <w:bottom w:val="none" w:sz="0" w:space="0" w:color="auto"/>
            <w:right w:val="none" w:sz="0" w:space="0" w:color="auto"/>
          </w:divBdr>
        </w:div>
        <w:div w:id="11273361">
          <w:marLeft w:val="480"/>
          <w:marRight w:val="0"/>
          <w:marTop w:val="0"/>
          <w:marBottom w:val="0"/>
          <w:divBdr>
            <w:top w:val="none" w:sz="0" w:space="0" w:color="auto"/>
            <w:left w:val="none" w:sz="0" w:space="0" w:color="auto"/>
            <w:bottom w:val="none" w:sz="0" w:space="0" w:color="auto"/>
            <w:right w:val="none" w:sz="0" w:space="0" w:color="auto"/>
          </w:divBdr>
        </w:div>
        <w:div w:id="831799282">
          <w:marLeft w:val="480"/>
          <w:marRight w:val="0"/>
          <w:marTop w:val="0"/>
          <w:marBottom w:val="0"/>
          <w:divBdr>
            <w:top w:val="none" w:sz="0" w:space="0" w:color="auto"/>
            <w:left w:val="none" w:sz="0" w:space="0" w:color="auto"/>
            <w:bottom w:val="none" w:sz="0" w:space="0" w:color="auto"/>
            <w:right w:val="none" w:sz="0" w:space="0" w:color="auto"/>
          </w:divBdr>
        </w:div>
        <w:div w:id="1180965616">
          <w:marLeft w:val="480"/>
          <w:marRight w:val="0"/>
          <w:marTop w:val="0"/>
          <w:marBottom w:val="0"/>
          <w:divBdr>
            <w:top w:val="none" w:sz="0" w:space="0" w:color="auto"/>
            <w:left w:val="none" w:sz="0" w:space="0" w:color="auto"/>
            <w:bottom w:val="none" w:sz="0" w:space="0" w:color="auto"/>
            <w:right w:val="none" w:sz="0" w:space="0" w:color="auto"/>
          </w:divBdr>
        </w:div>
        <w:div w:id="8606999">
          <w:marLeft w:val="480"/>
          <w:marRight w:val="0"/>
          <w:marTop w:val="0"/>
          <w:marBottom w:val="0"/>
          <w:divBdr>
            <w:top w:val="none" w:sz="0" w:space="0" w:color="auto"/>
            <w:left w:val="none" w:sz="0" w:space="0" w:color="auto"/>
            <w:bottom w:val="none" w:sz="0" w:space="0" w:color="auto"/>
            <w:right w:val="none" w:sz="0" w:space="0" w:color="auto"/>
          </w:divBdr>
        </w:div>
      </w:divsChild>
    </w:div>
    <w:div w:id="1837770054">
      <w:bodyDiv w:val="1"/>
      <w:marLeft w:val="0"/>
      <w:marRight w:val="0"/>
      <w:marTop w:val="0"/>
      <w:marBottom w:val="0"/>
      <w:divBdr>
        <w:top w:val="none" w:sz="0" w:space="0" w:color="auto"/>
        <w:left w:val="none" w:sz="0" w:space="0" w:color="auto"/>
        <w:bottom w:val="none" w:sz="0" w:space="0" w:color="auto"/>
        <w:right w:val="none" w:sz="0" w:space="0" w:color="auto"/>
      </w:divBdr>
    </w:div>
    <w:div w:id="1855878161">
      <w:bodyDiv w:val="1"/>
      <w:marLeft w:val="0"/>
      <w:marRight w:val="0"/>
      <w:marTop w:val="0"/>
      <w:marBottom w:val="0"/>
      <w:divBdr>
        <w:top w:val="none" w:sz="0" w:space="0" w:color="auto"/>
        <w:left w:val="none" w:sz="0" w:space="0" w:color="auto"/>
        <w:bottom w:val="none" w:sz="0" w:space="0" w:color="auto"/>
        <w:right w:val="none" w:sz="0" w:space="0" w:color="auto"/>
      </w:divBdr>
    </w:div>
    <w:div w:id="1870020662">
      <w:bodyDiv w:val="1"/>
      <w:marLeft w:val="0"/>
      <w:marRight w:val="0"/>
      <w:marTop w:val="0"/>
      <w:marBottom w:val="0"/>
      <w:divBdr>
        <w:top w:val="none" w:sz="0" w:space="0" w:color="auto"/>
        <w:left w:val="none" w:sz="0" w:space="0" w:color="auto"/>
        <w:bottom w:val="none" w:sz="0" w:space="0" w:color="auto"/>
        <w:right w:val="none" w:sz="0" w:space="0" w:color="auto"/>
      </w:divBdr>
      <w:divsChild>
        <w:div w:id="694575434">
          <w:marLeft w:val="480"/>
          <w:marRight w:val="0"/>
          <w:marTop w:val="0"/>
          <w:marBottom w:val="0"/>
          <w:divBdr>
            <w:top w:val="none" w:sz="0" w:space="0" w:color="auto"/>
            <w:left w:val="none" w:sz="0" w:space="0" w:color="auto"/>
            <w:bottom w:val="none" w:sz="0" w:space="0" w:color="auto"/>
            <w:right w:val="none" w:sz="0" w:space="0" w:color="auto"/>
          </w:divBdr>
        </w:div>
        <w:div w:id="1888182008">
          <w:marLeft w:val="480"/>
          <w:marRight w:val="0"/>
          <w:marTop w:val="0"/>
          <w:marBottom w:val="0"/>
          <w:divBdr>
            <w:top w:val="none" w:sz="0" w:space="0" w:color="auto"/>
            <w:left w:val="none" w:sz="0" w:space="0" w:color="auto"/>
            <w:bottom w:val="none" w:sz="0" w:space="0" w:color="auto"/>
            <w:right w:val="none" w:sz="0" w:space="0" w:color="auto"/>
          </w:divBdr>
        </w:div>
        <w:div w:id="1813214574">
          <w:marLeft w:val="480"/>
          <w:marRight w:val="0"/>
          <w:marTop w:val="0"/>
          <w:marBottom w:val="0"/>
          <w:divBdr>
            <w:top w:val="none" w:sz="0" w:space="0" w:color="auto"/>
            <w:left w:val="none" w:sz="0" w:space="0" w:color="auto"/>
            <w:bottom w:val="none" w:sz="0" w:space="0" w:color="auto"/>
            <w:right w:val="none" w:sz="0" w:space="0" w:color="auto"/>
          </w:divBdr>
        </w:div>
        <w:div w:id="853416964">
          <w:marLeft w:val="480"/>
          <w:marRight w:val="0"/>
          <w:marTop w:val="0"/>
          <w:marBottom w:val="0"/>
          <w:divBdr>
            <w:top w:val="none" w:sz="0" w:space="0" w:color="auto"/>
            <w:left w:val="none" w:sz="0" w:space="0" w:color="auto"/>
            <w:bottom w:val="none" w:sz="0" w:space="0" w:color="auto"/>
            <w:right w:val="none" w:sz="0" w:space="0" w:color="auto"/>
          </w:divBdr>
        </w:div>
        <w:div w:id="1664893347">
          <w:marLeft w:val="480"/>
          <w:marRight w:val="0"/>
          <w:marTop w:val="0"/>
          <w:marBottom w:val="0"/>
          <w:divBdr>
            <w:top w:val="none" w:sz="0" w:space="0" w:color="auto"/>
            <w:left w:val="none" w:sz="0" w:space="0" w:color="auto"/>
            <w:bottom w:val="none" w:sz="0" w:space="0" w:color="auto"/>
            <w:right w:val="none" w:sz="0" w:space="0" w:color="auto"/>
          </w:divBdr>
        </w:div>
        <w:div w:id="320890452">
          <w:marLeft w:val="480"/>
          <w:marRight w:val="0"/>
          <w:marTop w:val="0"/>
          <w:marBottom w:val="0"/>
          <w:divBdr>
            <w:top w:val="none" w:sz="0" w:space="0" w:color="auto"/>
            <w:left w:val="none" w:sz="0" w:space="0" w:color="auto"/>
            <w:bottom w:val="none" w:sz="0" w:space="0" w:color="auto"/>
            <w:right w:val="none" w:sz="0" w:space="0" w:color="auto"/>
          </w:divBdr>
        </w:div>
        <w:div w:id="1324502644">
          <w:marLeft w:val="480"/>
          <w:marRight w:val="0"/>
          <w:marTop w:val="0"/>
          <w:marBottom w:val="0"/>
          <w:divBdr>
            <w:top w:val="none" w:sz="0" w:space="0" w:color="auto"/>
            <w:left w:val="none" w:sz="0" w:space="0" w:color="auto"/>
            <w:bottom w:val="none" w:sz="0" w:space="0" w:color="auto"/>
            <w:right w:val="none" w:sz="0" w:space="0" w:color="auto"/>
          </w:divBdr>
        </w:div>
        <w:div w:id="1619334462">
          <w:marLeft w:val="480"/>
          <w:marRight w:val="0"/>
          <w:marTop w:val="0"/>
          <w:marBottom w:val="0"/>
          <w:divBdr>
            <w:top w:val="none" w:sz="0" w:space="0" w:color="auto"/>
            <w:left w:val="none" w:sz="0" w:space="0" w:color="auto"/>
            <w:bottom w:val="none" w:sz="0" w:space="0" w:color="auto"/>
            <w:right w:val="none" w:sz="0" w:space="0" w:color="auto"/>
          </w:divBdr>
        </w:div>
        <w:div w:id="1883129106">
          <w:marLeft w:val="480"/>
          <w:marRight w:val="0"/>
          <w:marTop w:val="0"/>
          <w:marBottom w:val="0"/>
          <w:divBdr>
            <w:top w:val="none" w:sz="0" w:space="0" w:color="auto"/>
            <w:left w:val="none" w:sz="0" w:space="0" w:color="auto"/>
            <w:bottom w:val="none" w:sz="0" w:space="0" w:color="auto"/>
            <w:right w:val="none" w:sz="0" w:space="0" w:color="auto"/>
          </w:divBdr>
        </w:div>
        <w:div w:id="1339960211">
          <w:marLeft w:val="480"/>
          <w:marRight w:val="0"/>
          <w:marTop w:val="0"/>
          <w:marBottom w:val="0"/>
          <w:divBdr>
            <w:top w:val="none" w:sz="0" w:space="0" w:color="auto"/>
            <w:left w:val="none" w:sz="0" w:space="0" w:color="auto"/>
            <w:bottom w:val="none" w:sz="0" w:space="0" w:color="auto"/>
            <w:right w:val="none" w:sz="0" w:space="0" w:color="auto"/>
          </w:divBdr>
        </w:div>
        <w:div w:id="1110977496">
          <w:marLeft w:val="480"/>
          <w:marRight w:val="0"/>
          <w:marTop w:val="0"/>
          <w:marBottom w:val="0"/>
          <w:divBdr>
            <w:top w:val="none" w:sz="0" w:space="0" w:color="auto"/>
            <w:left w:val="none" w:sz="0" w:space="0" w:color="auto"/>
            <w:bottom w:val="none" w:sz="0" w:space="0" w:color="auto"/>
            <w:right w:val="none" w:sz="0" w:space="0" w:color="auto"/>
          </w:divBdr>
        </w:div>
        <w:div w:id="442268153">
          <w:marLeft w:val="480"/>
          <w:marRight w:val="0"/>
          <w:marTop w:val="0"/>
          <w:marBottom w:val="0"/>
          <w:divBdr>
            <w:top w:val="none" w:sz="0" w:space="0" w:color="auto"/>
            <w:left w:val="none" w:sz="0" w:space="0" w:color="auto"/>
            <w:bottom w:val="none" w:sz="0" w:space="0" w:color="auto"/>
            <w:right w:val="none" w:sz="0" w:space="0" w:color="auto"/>
          </w:divBdr>
        </w:div>
        <w:div w:id="551356">
          <w:marLeft w:val="480"/>
          <w:marRight w:val="0"/>
          <w:marTop w:val="0"/>
          <w:marBottom w:val="0"/>
          <w:divBdr>
            <w:top w:val="none" w:sz="0" w:space="0" w:color="auto"/>
            <w:left w:val="none" w:sz="0" w:space="0" w:color="auto"/>
            <w:bottom w:val="none" w:sz="0" w:space="0" w:color="auto"/>
            <w:right w:val="none" w:sz="0" w:space="0" w:color="auto"/>
          </w:divBdr>
        </w:div>
      </w:divsChild>
    </w:div>
    <w:div w:id="1896892135">
      <w:bodyDiv w:val="1"/>
      <w:marLeft w:val="0"/>
      <w:marRight w:val="0"/>
      <w:marTop w:val="0"/>
      <w:marBottom w:val="0"/>
      <w:divBdr>
        <w:top w:val="none" w:sz="0" w:space="0" w:color="auto"/>
        <w:left w:val="none" w:sz="0" w:space="0" w:color="auto"/>
        <w:bottom w:val="none" w:sz="0" w:space="0" w:color="auto"/>
        <w:right w:val="none" w:sz="0" w:space="0" w:color="auto"/>
      </w:divBdr>
      <w:divsChild>
        <w:div w:id="1650674120">
          <w:marLeft w:val="480"/>
          <w:marRight w:val="0"/>
          <w:marTop w:val="0"/>
          <w:marBottom w:val="0"/>
          <w:divBdr>
            <w:top w:val="none" w:sz="0" w:space="0" w:color="auto"/>
            <w:left w:val="none" w:sz="0" w:space="0" w:color="auto"/>
            <w:bottom w:val="none" w:sz="0" w:space="0" w:color="auto"/>
            <w:right w:val="none" w:sz="0" w:space="0" w:color="auto"/>
          </w:divBdr>
        </w:div>
        <w:div w:id="398554338">
          <w:marLeft w:val="480"/>
          <w:marRight w:val="0"/>
          <w:marTop w:val="0"/>
          <w:marBottom w:val="0"/>
          <w:divBdr>
            <w:top w:val="none" w:sz="0" w:space="0" w:color="auto"/>
            <w:left w:val="none" w:sz="0" w:space="0" w:color="auto"/>
            <w:bottom w:val="none" w:sz="0" w:space="0" w:color="auto"/>
            <w:right w:val="none" w:sz="0" w:space="0" w:color="auto"/>
          </w:divBdr>
        </w:div>
        <w:div w:id="594292916">
          <w:marLeft w:val="480"/>
          <w:marRight w:val="0"/>
          <w:marTop w:val="0"/>
          <w:marBottom w:val="0"/>
          <w:divBdr>
            <w:top w:val="none" w:sz="0" w:space="0" w:color="auto"/>
            <w:left w:val="none" w:sz="0" w:space="0" w:color="auto"/>
            <w:bottom w:val="none" w:sz="0" w:space="0" w:color="auto"/>
            <w:right w:val="none" w:sz="0" w:space="0" w:color="auto"/>
          </w:divBdr>
        </w:div>
        <w:div w:id="240068324">
          <w:marLeft w:val="480"/>
          <w:marRight w:val="0"/>
          <w:marTop w:val="0"/>
          <w:marBottom w:val="0"/>
          <w:divBdr>
            <w:top w:val="none" w:sz="0" w:space="0" w:color="auto"/>
            <w:left w:val="none" w:sz="0" w:space="0" w:color="auto"/>
            <w:bottom w:val="none" w:sz="0" w:space="0" w:color="auto"/>
            <w:right w:val="none" w:sz="0" w:space="0" w:color="auto"/>
          </w:divBdr>
        </w:div>
        <w:div w:id="2141604357">
          <w:marLeft w:val="480"/>
          <w:marRight w:val="0"/>
          <w:marTop w:val="0"/>
          <w:marBottom w:val="0"/>
          <w:divBdr>
            <w:top w:val="none" w:sz="0" w:space="0" w:color="auto"/>
            <w:left w:val="none" w:sz="0" w:space="0" w:color="auto"/>
            <w:bottom w:val="none" w:sz="0" w:space="0" w:color="auto"/>
            <w:right w:val="none" w:sz="0" w:space="0" w:color="auto"/>
          </w:divBdr>
        </w:div>
        <w:div w:id="1312783126">
          <w:marLeft w:val="480"/>
          <w:marRight w:val="0"/>
          <w:marTop w:val="0"/>
          <w:marBottom w:val="0"/>
          <w:divBdr>
            <w:top w:val="none" w:sz="0" w:space="0" w:color="auto"/>
            <w:left w:val="none" w:sz="0" w:space="0" w:color="auto"/>
            <w:bottom w:val="none" w:sz="0" w:space="0" w:color="auto"/>
            <w:right w:val="none" w:sz="0" w:space="0" w:color="auto"/>
          </w:divBdr>
        </w:div>
        <w:div w:id="387997114">
          <w:marLeft w:val="480"/>
          <w:marRight w:val="0"/>
          <w:marTop w:val="0"/>
          <w:marBottom w:val="0"/>
          <w:divBdr>
            <w:top w:val="none" w:sz="0" w:space="0" w:color="auto"/>
            <w:left w:val="none" w:sz="0" w:space="0" w:color="auto"/>
            <w:bottom w:val="none" w:sz="0" w:space="0" w:color="auto"/>
            <w:right w:val="none" w:sz="0" w:space="0" w:color="auto"/>
          </w:divBdr>
        </w:div>
        <w:div w:id="1456484312">
          <w:marLeft w:val="480"/>
          <w:marRight w:val="0"/>
          <w:marTop w:val="0"/>
          <w:marBottom w:val="0"/>
          <w:divBdr>
            <w:top w:val="none" w:sz="0" w:space="0" w:color="auto"/>
            <w:left w:val="none" w:sz="0" w:space="0" w:color="auto"/>
            <w:bottom w:val="none" w:sz="0" w:space="0" w:color="auto"/>
            <w:right w:val="none" w:sz="0" w:space="0" w:color="auto"/>
          </w:divBdr>
        </w:div>
        <w:div w:id="356666203">
          <w:marLeft w:val="480"/>
          <w:marRight w:val="0"/>
          <w:marTop w:val="0"/>
          <w:marBottom w:val="0"/>
          <w:divBdr>
            <w:top w:val="none" w:sz="0" w:space="0" w:color="auto"/>
            <w:left w:val="none" w:sz="0" w:space="0" w:color="auto"/>
            <w:bottom w:val="none" w:sz="0" w:space="0" w:color="auto"/>
            <w:right w:val="none" w:sz="0" w:space="0" w:color="auto"/>
          </w:divBdr>
        </w:div>
        <w:div w:id="1929656318">
          <w:marLeft w:val="480"/>
          <w:marRight w:val="0"/>
          <w:marTop w:val="0"/>
          <w:marBottom w:val="0"/>
          <w:divBdr>
            <w:top w:val="none" w:sz="0" w:space="0" w:color="auto"/>
            <w:left w:val="none" w:sz="0" w:space="0" w:color="auto"/>
            <w:bottom w:val="none" w:sz="0" w:space="0" w:color="auto"/>
            <w:right w:val="none" w:sz="0" w:space="0" w:color="auto"/>
          </w:divBdr>
        </w:div>
        <w:div w:id="474570490">
          <w:marLeft w:val="480"/>
          <w:marRight w:val="0"/>
          <w:marTop w:val="0"/>
          <w:marBottom w:val="0"/>
          <w:divBdr>
            <w:top w:val="none" w:sz="0" w:space="0" w:color="auto"/>
            <w:left w:val="none" w:sz="0" w:space="0" w:color="auto"/>
            <w:bottom w:val="none" w:sz="0" w:space="0" w:color="auto"/>
            <w:right w:val="none" w:sz="0" w:space="0" w:color="auto"/>
          </w:divBdr>
        </w:div>
        <w:div w:id="1032532268">
          <w:marLeft w:val="480"/>
          <w:marRight w:val="0"/>
          <w:marTop w:val="0"/>
          <w:marBottom w:val="0"/>
          <w:divBdr>
            <w:top w:val="none" w:sz="0" w:space="0" w:color="auto"/>
            <w:left w:val="none" w:sz="0" w:space="0" w:color="auto"/>
            <w:bottom w:val="none" w:sz="0" w:space="0" w:color="auto"/>
            <w:right w:val="none" w:sz="0" w:space="0" w:color="auto"/>
          </w:divBdr>
        </w:div>
      </w:divsChild>
    </w:div>
    <w:div w:id="1906186532">
      <w:bodyDiv w:val="1"/>
      <w:marLeft w:val="0"/>
      <w:marRight w:val="0"/>
      <w:marTop w:val="0"/>
      <w:marBottom w:val="0"/>
      <w:divBdr>
        <w:top w:val="none" w:sz="0" w:space="0" w:color="auto"/>
        <w:left w:val="none" w:sz="0" w:space="0" w:color="auto"/>
        <w:bottom w:val="none" w:sz="0" w:space="0" w:color="auto"/>
        <w:right w:val="none" w:sz="0" w:space="0" w:color="auto"/>
      </w:divBdr>
      <w:divsChild>
        <w:div w:id="425610903">
          <w:marLeft w:val="480"/>
          <w:marRight w:val="0"/>
          <w:marTop w:val="0"/>
          <w:marBottom w:val="0"/>
          <w:divBdr>
            <w:top w:val="none" w:sz="0" w:space="0" w:color="auto"/>
            <w:left w:val="none" w:sz="0" w:space="0" w:color="auto"/>
            <w:bottom w:val="none" w:sz="0" w:space="0" w:color="auto"/>
            <w:right w:val="none" w:sz="0" w:space="0" w:color="auto"/>
          </w:divBdr>
        </w:div>
        <w:div w:id="596333042">
          <w:marLeft w:val="480"/>
          <w:marRight w:val="0"/>
          <w:marTop w:val="0"/>
          <w:marBottom w:val="0"/>
          <w:divBdr>
            <w:top w:val="none" w:sz="0" w:space="0" w:color="auto"/>
            <w:left w:val="none" w:sz="0" w:space="0" w:color="auto"/>
            <w:bottom w:val="none" w:sz="0" w:space="0" w:color="auto"/>
            <w:right w:val="none" w:sz="0" w:space="0" w:color="auto"/>
          </w:divBdr>
        </w:div>
        <w:div w:id="1381589611">
          <w:marLeft w:val="480"/>
          <w:marRight w:val="0"/>
          <w:marTop w:val="0"/>
          <w:marBottom w:val="0"/>
          <w:divBdr>
            <w:top w:val="none" w:sz="0" w:space="0" w:color="auto"/>
            <w:left w:val="none" w:sz="0" w:space="0" w:color="auto"/>
            <w:bottom w:val="none" w:sz="0" w:space="0" w:color="auto"/>
            <w:right w:val="none" w:sz="0" w:space="0" w:color="auto"/>
          </w:divBdr>
        </w:div>
        <w:div w:id="1492713785">
          <w:marLeft w:val="480"/>
          <w:marRight w:val="0"/>
          <w:marTop w:val="0"/>
          <w:marBottom w:val="0"/>
          <w:divBdr>
            <w:top w:val="none" w:sz="0" w:space="0" w:color="auto"/>
            <w:left w:val="none" w:sz="0" w:space="0" w:color="auto"/>
            <w:bottom w:val="none" w:sz="0" w:space="0" w:color="auto"/>
            <w:right w:val="none" w:sz="0" w:space="0" w:color="auto"/>
          </w:divBdr>
        </w:div>
        <w:div w:id="1957757619">
          <w:marLeft w:val="480"/>
          <w:marRight w:val="0"/>
          <w:marTop w:val="0"/>
          <w:marBottom w:val="0"/>
          <w:divBdr>
            <w:top w:val="none" w:sz="0" w:space="0" w:color="auto"/>
            <w:left w:val="none" w:sz="0" w:space="0" w:color="auto"/>
            <w:bottom w:val="none" w:sz="0" w:space="0" w:color="auto"/>
            <w:right w:val="none" w:sz="0" w:space="0" w:color="auto"/>
          </w:divBdr>
        </w:div>
        <w:div w:id="535241493">
          <w:marLeft w:val="480"/>
          <w:marRight w:val="0"/>
          <w:marTop w:val="0"/>
          <w:marBottom w:val="0"/>
          <w:divBdr>
            <w:top w:val="none" w:sz="0" w:space="0" w:color="auto"/>
            <w:left w:val="none" w:sz="0" w:space="0" w:color="auto"/>
            <w:bottom w:val="none" w:sz="0" w:space="0" w:color="auto"/>
            <w:right w:val="none" w:sz="0" w:space="0" w:color="auto"/>
          </w:divBdr>
        </w:div>
        <w:div w:id="1596861085">
          <w:marLeft w:val="480"/>
          <w:marRight w:val="0"/>
          <w:marTop w:val="0"/>
          <w:marBottom w:val="0"/>
          <w:divBdr>
            <w:top w:val="none" w:sz="0" w:space="0" w:color="auto"/>
            <w:left w:val="none" w:sz="0" w:space="0" w:color="auto"/>
            <w:bottom w:val="none" w:sz="0" w:space="0" w:color="auto"/>
            <w:right w:val="none" w:sz="0" w:space="0" w:color="auto"/>
          </w:divBdr>
        </w:div>
        <w:div w:id="1445882181">
          <w:marLeft w:val="480"/>
          <w:marRight w:val="0"/>
          <w:marTop w:val="0"/>
          <w:marBottom w:val="0"/>
          <w:divBdr>
            <w:top w:val="none" w:sz="0" w:space="0" w:color="auto"/>
            <w:left w:val="none" w:sz="0" w:space="0" w:color="auto"/>
            <w:bottom w:val="none" w:sz="0" w:space="0" w:color="auto"/>
            <w:right w:val="none" w:sz="0" w:space="0" w:color="auto"/>
          </w:divBdr>
        </w:div>
        <w:div w:id="596140103">
          <w:marLeft w:val="480"/>
          <w:marRight w:val="0"/>
          <w:marTop w:val="0"/>
          <w:marBottom w:val="0"/>
          <w:divBdr>
            <w:top w:val="none" w:sz="0" w:space="0" w:color="auto"/>
            <w:left w:val="none" w:sz="0" w:space="0" w:color="auto"/>
            <w:bottom w:val="none" w:sz="0" w:space="0" w:color="auto"/>
            <w:right w:val="none" w:sz="0" w:space="0" w:color="auto"/>
          </w:divBdr>
        </w:div>
        <w:div w:id="683633797">
          <w:marLeft w:val="480"/>
          <w:marRight w:val="0"/>
          <w:marTop w:val="0"/>
          <w:marBottom w:val="0"/>
          <w:divBdr>
            <w:top w:val="none" w:sz="0" w:space="0" w:color="auto"/>
            <w:left w:val="none" w:sz="0" w:space="0" w:color="auto"/>
            <w:bottom w:val="none" w:sz="0" w:space="0" w:color="auto"/>
            <w:right w:val="none" w:sz="0" w:space="0" w:color="auto"/>
          </w:divBdr>
        </w:div>
        <w:div w:id="1129282283">
          <w:marLeft w:val="480"/>
          <w:marRight w:val="0"/>
          <w:marTop w:val="0"/>
          <w:marBottom w:val="0"/>
          <w:divBdr>
            <w:top w:val="none" w:sz="0" w:space="0" w:color="auto"/>
            <w:left w:val="none" w:sz="0" w:space="0" w:color="auto"/>
            <w:bottom w:val="none" w:sz="0" w:space="0" w:color="auto"/>
            <w:right w:val="none" w:sz="0" w:space="0" w:color="auto"/>
          </w:divBdr>
        </w:div>
        <w:div w:id="823619801">
          <w:marLeft w:val="480"/>
          <w:marRight w:val="0"/>
          <w:marTop w:val="0"/>
          <w:marBottom w:val="0"/>
          <w:divBdr>
            <w:top w:val="none" w:sz="0" w:space="0" w:color="auto"/>
            <w:left w:val="none" w:sz="0" w:space="0" w:color="auto"/>
            <w:bottom w:val="none" w:sz="0" w:space="0" w:color="auto"/>
            <w:right w:val="none" w:sz="0" w:space="0" w:color="auto"/>
          </w:divBdr>
        </w:div>
        <w:div w:id="1549952247">
          <w:marLeft w:val="480"/>
          <w:marRight w:val="0"/>
          <w:marTop w:val="0"/>
          <w:marBottom w:val="0"/>
          <w:divBdr>
            <w:top w:val="none" w:sz="0" w:space="0" w:color="auto"/>
            <w:left w:val="none" w:sz="0" w:space="0" w:color="auto"/>
            <w:bottom w:val="none" w:sz="0" w:space="0" w:color="auto"/>
            <w:right w:val="none" w:sz="0" w:space="0" w:color="auto"/>
          </w:divBdr>
        </w:div>
      </w:divsChild>
    </w:div>
    <w:div w:id="1937395771">
      <w:bodyDiv w:val="1"/>
      <w:marLeft w:val="0"/>
      <w:marRight w:val="0"/>
      <w:marTop w:val="0"/>
      <w:marBottom w:val="0"/>
      <w:divBdr>
        <w:top w:val="none" w:sz="0" w:space="0" w:color="auto"/>
        <w:left w:val="none" w:sz="0" w:space="0" w:color="auto"/>
        <w:bottom w:val="none" w:sz="0" w:space="0" w:color="auto"/>
        <w:right w:val="none" w:sz="0" w:space="0" w:color="auto"/>
      </w:divBdr>
      <w:divsChild>
        <w:div w:id="396519719">
          <w:marLeft w:val="480"/>
          <w:marRight w:val="0"/>
          <w:marTop w:val="0"/>
          <w:marBottom w:val="0"/>
          <w:divBdr>
            <w:top w:val="none" w:sz="0" w:space="0" w:color="auto"/>
            <w:left w:val="none" w:sz="0" w:space="0" w:color="auto"/>
            <w:bottom w:val="none" w:sz="0" w:space="0" w:color="auto"/>
            <w:right w:val="none" w:sz="0" w:space="0" w:color="auto"/>
          </w:divBdr>
        </w:div>
        <w:div w:id="643658196">
          <w:marLeft w:val="480"/>
          <w:marRight w:val="0"/>
          <w:marTop w:val="0"/>
          <w:marBottom w:val="0"/>
          <w:divBdr>
            <w:top w:val="none" w:sz="0" w:space="0" w:color="auto"/>
            <w:left w:val="none" w:sz="0" w:space="0" w:color="auto"/>
            <w:bottom w:val="none" w:sz="0" w:space="0" w:color="auto"/>
            <w:right w:val="none" w:sz="0" w:space="0" w:color="auto"/>
          </w:divBdr>
        </w:div>
        <w:div w:id="1851943990">
          <w:marLeft w:val="480"/>
          <w:marRight w:val="0"/>
          <w:marTop w:val="0"/>
          <w:marBottom w:val="0"/>
          <w:divBdr>
            <w:top w:val="none" w:sz="0" w:space="0" w:color="auto"/>
            <w:left w:val="none" w:sz="0" w:space="0" w:color="auto"/>
            <w:bottom w:val="none" w:sz="0" w:space="0" w:color="auto"/>
            <w:right w:val="none" w:sz="0" w:space="0" w:color="auto"/>
          </w:divBdr>
        </w:div>
        <w:div w:id="1932741884">
          <w:marLeft w:val="480"/>
          <w:marRight w:val="0"/>
          <w:marTop w:val="0"/>
          <w:marBottom w:val="0"/>
          <w:divBdr>
            <w:top w:val="none" w:sz="0" w:space="0" w:color="auto"/>
            <w:left w:val="none" w:sz="0" w:space="0" w:color="auto"/>
            <w:bottom w:val="none" w:sz="0" w:space="0" w:color="auto"/>
            <w:right w:val="none" w:sz="0" w:space="0" w:color="auto"/>
          </w:divBdr>
        </w:div>
        <w:div w:id="1922255654">
          <w:marLeft w:val="480"/>
          <w:marRight w:val="0"/>
          <w:marTop w:val="0"/>
          <w:marBottom w:val="0"/>
          <w:divBdr>
            <w:top w:val="none" w:sz="0" w:space="0" w:color="auto"/>
            <w:left w:val="none" w:sz="0" w:space="0" w:color="auto"/>
            <w:bottom w:val="none" w:sz="0" w:space="0" w:color="auto"/>
            <w:right w:val="none" w:sz="0" w:space="0" w:color="auto"/>
          </w:divBdr>
        </w:div>
        <w:div w:id="511992540">
          <w:marLeft w:val="480"/>
          <w:marRight w:val="0"/>
          <w:marTop w:val="0"/>
          <w:marBottom w:val="0"/>
          <w:divBdr>
            <w:top w:val="none" w:sz="0" w:space="0" w:color="auto"/>
            <w:left w:val="none" w:sz="0" w:space="0" w:color="auto"/>
            <w:bottom w:val="none" w:sz="0" w:space="0" w:color="auto"/>
            <w:right w:val="none" w:sz="0" w:space="0" w:color="auto"/>
          </w:divBdr>
        </w:div>
        <w:div w:id="992566880">
          <w:marLeft w:val="480"/>
          <w:marRight w:val="0"/>
          <w:marTop w:val="0"/>
          <w:marBottom w:val="0"/>
          <w:divBdr>
            <w:top w:val="none" w:sz="0" w:space="0" w:color="auto"/>
            <w:left w:val="none" w:sz="0" w:space="0" w:color="auto"/>
            <w:bottom w:val="none" w:sz="0" w:space="0" w:color="auto"/>
            <w:right w:val="none" w:sz="0" w:space="0" w:color="auto"/>
          </w:divBdr>
        </w:div>
        <w:div w:id="869075464">
          <w:marLeft w:val="480"/>
          <w:marRight w:val="0"/>
          <w:marTop w:val="0"/>
          <w:marBottom w:val="0"/>
          <w:divBdr>
            <w:top w:val="none" w:sz="0" w:space="0" w:color="auto"/>
            <w:left w:val="none" w:sz="0" w:space="0" w:color="auto"/>
            <w:bottom w:val="none" w:sz="0" w:space="0" w:color="auto"/>
            <w:right w:val="none" w:sz="0" w:space="0" w:color="auto"/>
          </w:divBdr>
        </w:div>
        <w:div w:id="1576160784">
          <w:marLeft w:val="480"/>
          <w:marRight w:val="0"/>
          <w:marTop w:val="0"/>
          <w:marBottom w:val="0"/>
          <w:divBdr>
            <w:top w:val="none" w:sz="0" w:space="0" w:color="auto"/>
            <w:left w:val="none" w:sz="0" w:space="0" w:color="auto"/>
            <w:bottom w:val="none" w:sz="0" w:space="0" w:color="auto"/>
            <w:right w:val="none" w:sz="0" w:space="0" w:color="auto"/>
          </w:divBdr>
        </w:div>
        <w:div w:id="1272710600">
          <w:marLeft w:val="480"/>
          <w:marRight w:val="0"/>
          <w:marTop w:val="0"/>
          <w:marBottom w:val="0"/>
          <w:divBdr>
            <w:top w:val="none" w:sz="0" w:space="0" w:color="auto"/>
            <w:left w:val="none" w:sz="0" w:space="0" w:color="auto"/>
            <w:bottom w:val="none" w:sz="0" w:space="0" w:color="auto"/>
            <w:right w:val="none" w:sz="0" w:space="0" w:color="auto"/>
          </w:divBdr>
        </w:div>
        <w:div w:id="1310329701">
          <w:marLeft w:val="480"/>
          <w:marRight w:val="0"/>
          <w:marTop w:val="0"/>
          <w:marBottom w:val="0"/>
          <w:divBdr>
            <w:top w:val="none" w:sz="0" w:space="0" w:color="auto"/>
            <w:left w:val="none" w:sz="0" w:space="0" w:color="auto"/>
            <w:bottom w:val="none" w:sz="0" w:space="0" w:color="auto"/>
            <w:right w:val="none" w:sz="0" w:space="0" w:color="auto"/>
          </w:divBdr>
        </w:div>
        <w:div w:id="580065462">
          <w:marLeft w:val="480"/>
          <w:marRight w:val="0"/>
          <w:marTop w:val="0"/>
          <w:marBottom w:val="0"/>
          <w:divBdr>
            <w:top w:val="none" w:sz="0" w:space="0" w:color="auto"/>
            <w:left w:val="none" w:sz="0" w:space="0" w:color="auto"/>
            <w:bottom w:val="none" w:sz="0" w:space="0" w:color="auto"/>
            <w:right w:val="none" w:sz="0" w:space="0" w:color="auto"/>
          </w:divBdr>
        </w:div>
        <w:div w:id="2109034212">
          <w:marLeft w:val="480"/>
          <w:marRight w:val="0"/>
          <w:marTop w:val="0"/>
          <w:marBottom w:val="0"/>
          <w:divBdr>
            <w:top w:val="none" w:sz="0" w:space="0" w:color="auto"/>
            <w:left w:val="none" w:sz="0" w:space="0" w:color="auto"/>
            <w:bottom w:val="none" w:sz="0" w:space="0" w:color="auto"/>
            <w:right w:val="none" w:sz="0" w:space="0" w:color="auto"/>
          </w:divBdr>
        </w:div>
        <w:div w:id="256327262">
          <w:marLeft w:val="480"/>
          <w:marRight w:val="0"/>
          <w:marTop w:val="0"/>
          <w:marBottom w:val="0"/>
          <w:divBdr>
            <w:top w:val="none" w:sz="0" w:space="0" w:color="auto"/>
            <w:left w:val="none" w:sz="0" w:space="0" w:color="auto"/>
            <w:bottom w:val="none" w:sz="0" w:space="0" w:color="auto"/>
            <w:right w:val="none" w:sz="0" w:space="0" w:color="auto"/>
          </w:divBdr>
        </w:div>
        <w:div w:id="997071218">
          <w:marLeft w:val="480"/>
          <w:marRight w:val="0"/>
          <w:marTop w:val="0"/>
          <w:marBottom w:val="0"/>
          <w:divBdr>
            <w:top w:val="none" w:sz="0" w:space="0" w:color="auto"/>
            <w:left w:val="none" w:sz="0" w:space="0" w:color="auto"/>
            <w:bottom w:val="none" w:sz="0" w:space="0" w:color="auto"/>
            <w:right w:val="none" w:sz="0" w:space="0" w:color="auto"/>
          </w:divBdr>
        </w:div>
        <w:div w:id="673530091">
          <w:marLeft w:val="480"/>
          <w:marRight w:val="0"/>
          <w:marTop w:val="0"/>
          <w:marBottom w:val="0"/>
          <w:divBdr>
            <w:top w:val="none" w:sz="0" w:space="0" w:color="auto"/>
            <w:left w:val="none" w:sz="0" w:space="0" w:color="auto"/>
            <w:bottom w:val="none" w:sz="0" w:space="0" w:color="auto"/>
            <w:right w:val="none" w:sz="0" w:space="0" w:color="auto"/>
          </w:divBdr>
        </w:div>
        <w:div w:id="54671503">
          <w:marLeft w:val="480"/>
          <w:marRight w:val="0"/>
          <w:marTop w:val="0"/>
          <w:marBottom w:val="0"/>
          <w:divBdr>
            <w:top w:val="none" w:sz="0" w:space="0" w:color="auto"/>
            <w:left w:val="none" w:sz="0" w:space="0" w:color="auto"/>
            <w:bottom w:val="none" w:sz="0" w:space="0" w:color="auto"/>
            <w:right w:val="none" w:sz="0" w:space="0" w:color="auto"/>
          </w:divBdr>
        </w:div>
        <w:div w:id="1384793748">
          <w:marLeft w:val="480"/>
          <w:marRight w:val="0"/>
          <w:marTop w:val="0"/>
          <w:marBottom w:val="0"/>
          <w:divBdr>
            <w:top w:val="none" w:sz="0" w:space="0" w:color="auto"/>
            <w:left w:val="none" w:sz="0" w:space="0" w:color="auto"/>
            <w:bottom w:val="none" w:sz="0" w:space="0" w:color="auto"/>
            <w:right w:val="none" w:sz="0" w:space="0" w:color="auto"/>
          </w:divBdr>
        </w:div>
        <w:div w:id="935791319">
          <w:marLeft w:val="480"/>
          <w:marRight w:val="0"/>
          <w:marTop w:val="0"/>
          <w:marBottom w:val="0"/>
          <w:divBdr>
            <w:top w:val="none" w:sz="0" w:space="0" w:color="auto"/>
            <w:left w:val="none" w:sz="0" w:space="0" w:color="auto"/>
            <w:bottom w:val="none" w:sz="0" w:space="0" w:color="auto"/>
            <w:right w:val="none" w:sz="0" w:space="0" w:color="auto"/>
          </w:divBdr>
        </w:div>
        <w:div w:id="1541436521">
          <w:marLeft w:val="480"/>
          <w:marRight w:val="0"/>
          <w:marTop w:val="0"/>
          <w:marBottom w:val="0"/>
          <w:divBdr>
            <w:top w:val="none" w:sz="0" w:space="0" w:color="auto"/>
            <w:left w:val="none" w:sz="0" w:space="0" w:color="auto"/>
            <w:bottom w:val="none" w:sz="0" w:space="0" w:color="auto"/>
            <w:right w:val="none" w:sz="0" w:space="0" w:color="auto"/>
          </w:divBdr>
        </w:div>
        <w:div w:id="122584238">
          <w:marLeft w:val="480"/>
          <w:marRight w:val="0"/>
          <w:marTop w:val="0"/>
          <w:marBottom w:val="0"/>
          <w:divBdr>
            <w:top w:val="none" w:sz="0" w:space="0" w:color="auto"/>
            <w:left w:val="none" w:sz="0" w:space="0" w:color="auto"/>
            <w:bottom w:val="none" w:sz="0" w:space="0" w:color="auto"/>
            <w:right w:val="none" w:sz="0" w:space="0" w:color="auto"/>
          </w:divBdr>
        </w:div>
        <w:div w:id="1414739424">
          <w:marLeft w:val="480"/>
          <w:marRight w:val="0"/>
          <w:marTop w:val="0"/>
          <w:marBottom w:val="0"/>
          <w:divBdr>
            <w:top w:val="none" w:sz="0" w:space="0" w:color="auto"/>
            <w:left w:val="none" w:sz="0" w:space="0" w:color="auto"/>
            <w:bottom w:val="none" w:sz="0" w:space="0" w:color="auto"/>
            <w:right w:val="none" w:sz="0" w:space="0" w:color="auto"/>
          </w:divBdr>
        </w:div>
      </w:divsChild>
    </w:div>
    <w:div w:id="1945918559">
      <w:bodyDiv w:val="1"/>
      <w:marLeft w:val="0"/>
      <w:marRight w:val="0"/>
      <w:marTop w:val="0"/>
      <w:marBottom w:val="0"/>
      <w:divBdr>
        <w:top w:val="none" w:sz="0" w:space="0" w:color="auto"/>
        <w:left w:val="none" w:sz="0" w:space="0" w:color="auto"/>
        <w:bottom w:val="none" w:sz="0" w:space="0" w:color="auto"/>
        <w:right w:val="none" w:sz="0" w:space="0" w:color="auto"/>
      </w:divBdr>
      <w:divsChild>
        <w:div w:id="980694167">
          <w:marLeft w:val="480"/>
          <w:marRight w:val="0"/>
          <w:marTop w:val="0"/>
          <w:marBottom w:val="0"/>
          <w:divBdr>
            <w:top w:val="none" w:sz="0" w:space="0" w:color="auto"/>
            <w:left w:val="none" w:sz="0" w:space="0" w:color="auto"/>
            <w:bottom w:val="none" w:sz="0" w:space="0" w:color="auto"/>
            <w:right w:val="none" w:sz="0" w:space="0" w:color="auto"/>
          </w:divBdr>
        </w:div>
        <w:div w:id="247616765">
          <w:marLeft w:val="480"/>
          <w:marRight w:val="0"/>
          <w:marTop w:val="0"/>
          <w:marBottom w:val="0"/>
          <w:divBdr>
            <w:top w:val="none" w:sz="0" w:space="0" w:color="auto"/>
            <w:left w:val="none" w:sz="0" w:space="0" w:color="auto"/>
            <w:bottom w:val="none" w:sz="0" w:space="0" w:color="auto"/>
            <w:right w:val="none" w:sz="0" w:space="0" w:color="auto"/>
          </w:divBdr>
        </w:div>
        <w:div w:id="357389256">
          <w:marLeft w:val="480"/>
          <w:marRight w:val="0"/>
          <w:marTop w:val="0"/>
          <w:marBottom w:val="0"/>
          <w:divBdr>
            <w:top w:val="none" w:sz="0" w:space="0" w:color="auto"/>
            <w:left w:val="none" w:sz="0" w:space="0" w:color="auto"/>
            <w:bottom w:val="none" w:sz="0" w:space="0" w:color="auto"/>
            <w:right w:val="none" w:sz="0" w:space="0" w:color="auto"/>
          </w:divBdr>
        </w:div>
        <w:div w:id="791703504">
          <w:marLeft w:val="480"/>
          <w:marRight w:val="0"/>
          <w:marTop w:val="0"/>
          <w:marBottom w:val="0"/>
          <w:divBdr>
            <w:top w:val="none" w:sz="0" w:space="0" w:color="auto"/>
            <w:left w:val="none" w:sz="0" w:space="0" w:color="auto"/>
            <w:bottom w:val="none" w:sz="0" w:space="0" w:color="auto"/>
            <w:right w:val="none" w:sz="0" w:space="0" w:color="auto"/>
          </w:divBdr>
        </w:div>
        <w:div w:id="888951742">
          <w:marLeft w:val="480"/>
          <w:marRight w:val="0"/>
          <w:marTop w:val="0"/>
          <w:marBottom w:val="0"/>
          <w:divBdr>
            <w:top w:val="none" w:sz="0" w:space="0" w:color="auto"/>
            <w:left w:val="none" w:sz="0" w:space="0" w:color="auto"/>
            <w:bottom w:val="none" w:sz="0" w:space="0" w:color="auto"/>
            <w:right w:val="none" w:sz="0" w:space="0" w:color="auto"/>
          </w:divBdr>
        </w:div>
        <w:div w:id="1260021194">
          <w:marLeft w:val="480"/>
          <w:marRight w:val="0"/>
          <w:marTop w:val="0"/>
          <w:marBottom w:val="0"/>
          <w:divBdr>
            <w:top w:val="none" w:sz="0" w:space="0" w:color="auto"/>
            <w:left w:val="none" w:sz="0" w:space="0" w:color="auto"/>
            <w:bottom w:val="none" w:sz="0" w:space="0" w:color="auto"/>
            <w:right w:val="none" w:sz="0" w:space="0" w:color="auto"/>
          </w:divBdr>
        </w:div>
        <w:div w:id="457377570">
          <w:marLeft w:val="480"/>
          <w:marRight w:val="0"/>
          <w:marTop w:val="0"/>
          <w:marBottom w:val="0"/>
          <w:divBdr>
            <w:top w:val="none" w:sz="0" w:space="0" w:color="auto"/>
            <w:left w:val="none" w:sz="0" w:space="0" w:color="auto"/>
            <w:bottom w:val="none" w:sz="0" w:space="0" w:color="auto"/>
            <w:right w:val="none" w:sz="0" w:space="0" w:color="auto"/>
          </w:divBdr>
        </w:div>
        <w:div w:id="1072895754">
          <w:marLeft w:val="480"/>
          <w:marRight w:val="0"/>
          <w:marTop w:val="0"/>
          <w:marBottom w:val="0"/>
          <w:divBdr>
            <w:top w:val="none" w:sz="0" w:space="0" w:color="auto"/>
            <w:left w:val="none" w:sz="0" w:space="0" w:color="auto"/>
            <w:bottom w:val="none" w:sz="0" w:space="0" w:color="auto"/>
            <w:right w:val="none" w:sz="0" w:space="0" w:color="auto"/>
          </w:divBdr>
        </w:div>
        <w:div w:id="1744064851">
          <w:marLeft w:val="480"/>
          <w:marRight w:val="0"/>
          <w:marTop w:val="0"/>
          <w:marBottom w:val="0"/>
          <w:divBdr>
            <w:top w:val="none" w:sz="0" w:space="0" w:color="auto"/>
            <w:left w:val="none" w:sz="0" w:space="0" w:color="auto"/>
            <w:bottom w:val="none" w:sz="0" w:space="0" w:color="auto"/>
            <w:right w:val="none" w:sz="0" w:space="0" w:color="auto"/>
          </w:divBdr>
        </w:div>
        <w:div w:id="12999578">
          <w:marLeft w:val="480"/>
          <w:marRight w:val="0"/>
          <w:marTop w:val="0"/>
          <w:marBottom w:val="0"/>
          <w:divBdr>
            <w:top w:val="none" w:sz="0" w:space="0" w:color="auto"/>
            <w:left w:val="none" w:sz="0" w:space="0" w:color="auto"/>
            <w:bottom w:val="none" w:sz="0" w:space="0" w:color="auto"/>
            <w:right w:val="none" w:sz="0" w:space="0" w:color="auto"/>
          </w:divBdr>
        </w:div>
        <w:div w:id="1024869572">
          <w:marLeft w:val="480"/>
          <w:marRight w:val="0"/>
          <w:marTop w:val="0"/>
          <w:marBottom w:val="0"/>
          <w:divBdr>
            <w:top w:val="none" w:sz="0" w:space="0" w:color="auto"/>
            <w:left w:val="none" w:sz="0" w:space="0" w:color="auto"/>
            <w:bottom w:val="none" w:sz="0" w:space="0" w:color="auto"/>
            <w:right w:val="none" w:sz="0" w:space="0" w:color="auto"/>
          </w:divBdr>
        </w:div>
        <w:div w:id="980309586">
          <w:marLeft w:val="480"/>
          <w:marRight w:val="0"/>
          <w:marTop w:val="0"/>
          <w:marBottom w:val="0"/>
          <w:divBdr>
            <w:top w:val="none" w:sz="0" w:space="0" w:color="auto"/>
            <w:left w:val="none" w:sz="0" w:space="0" w:color="auto"/>
            <w:bottom w:val="none" w:sz="0" w:space="0" w:color="auto"/>
            <w:right w:val="none" w:sz="0" w:space="0" w:color="auto"/>
          </w:divBdr>
        </w:div>
        <w:div w:id="1000817320">
          <w:marLeft w:val="480"/>
          <w:marRight w:val="0"/>
          <w:marTop w:val="0"/>
          <w:marBottom w:val="0"/>
          <w:divBdr>
            <w:top w:val="none" w:sz="0" w:space="0" w:color="auto"/>
            <w:left w:val="none" w:sz="0" w:space="0" w:color="auto"/>
            <w:bottom w:val="none" w:sz="0" w:space="0" w:color="auto"/>
            <w:right w:val="none" w:sz="0" w:space="0" w:color="auto"/>
          </w:divBdr>
        </w:div>
        <w:div w:id="847327123">
          <w:marLeft w:val="480"/>
          <w:marRight w:val="0"/>
          <w:marTop w:val="0"/>
          <w:marBottom w:val="0"/>
          <w:divBdr>
            <w:top w:val="none" w:sz="0" w:space="0" w:color="auto"/>
            <w:left w:val="none" w:sz="0" w:space="0" w:color="auto"/>
            <w:bottom w:val="none" w:sz="0" w:space="0" w:color="auto"/>
            <w:right w:val="none" w:sz="0" w:space="0" w:color="auto"/>
          </w:divBdr>
        </w:div>
        <w:div w:id="515584460">
          <w:marLeft w:val="480"/>
          <w:marRight w:val="0"/>
          <w:marTop w:val="0"/>
          <w:marBottom w:val="0"/>
          <w:divBdr>
            <w:top w:val="none" w:sz="0" w:space="0" w:color="auto"/>
            <w:left w:val="none" w:sz="0" w:space="0" w:color="auto"/>
            <w:bottom w:val="none" w:sz="0" w:space="0" w:color="auto"/>
            <w:right w:val="none" w:sz="0" w:space="0" w:color="auto"/>
          </w:divBdr>
        </w:div>
        <w:div w:id="2082558519">
          <w:marLeft w:val="480"/>
          <w:marRight w:val="0"/>
          <w:marTop w:val="0"/>
          <w:marBottom w:val="0"/>
          <w:divBdr>
            <w:top w:val="none" w:sz="0" w:space="0" w:color="auto"/>
            <w:left w:val="none" w:sz="0" w:space="0" w:color="auto"/>
            <w:bottom w:val="none" w:sz="0" w:space="0" w:color="auto"/>
            <w:right w:val="none" w:sz="0" w:space="0" w:color="auto"/>
          </w:divBdr>
        </w:div>
        <w:div w:id="677076309">
          <w:marLeft w:val="480"/>
          <w:marRight w:val="0"/>
          <w:marTop w:val="0"/>
          <w:marBottom w:val="0"/>
          <w:divBdr>
            <w:top w:val="none" w:sz="0" w:space="0" w:color="auto"/>
            <w:left w:val="none" w:sz="0" w:space="0" w:color="auto"/>
            <w:bottom w:val="none" w:sz="0" w:space="0" w:color="auto"/>
            <w:right w:val="none" w:sz="0" w:space="0" w:color="auto"/>
          </w:divBdr>
        </w:div>
        <w:div w:id="897666676">
          <w:marLeft w:val="480"/>
          <w:marRight w:val="0"/>
          <w:marTop w:val="0"/>
          <w:marBottom w:val="0"/>
          <w:divBdr>
            <w:top w:val="none" w:sz="0" w:space="0" w:color="auto"/>
            <w:left w:val="none" w:sz="0" w:space="0" w:color="auto"/>
            <w:bottom w:val="none" w:sz="0" w:space="0" w:color="auto"/>
            <w:right w:val="none" w:sz="0" w:space="0" w:color="auto"/>
          </w:divBdr>
        </w:div>
        <w:div w:id="1213271259">
          <w:marLeft w:val="480"/>
          <w:marRight w:val="0"/>
          <w:marTop w:val="0"/>
          <w:marBottom w:val="0"/>
          <w:divBdr>
            <w:top w:val="none" w:sz="0" w:space="0" w:color="auto"/>
            <w:left w:val="none" w:sz="0" w:space="0" w:color="auto"/>
            <w:bottom w:val="none" w:sz="0" w:space="0" w:color="auto"/>
            <w:right w:val="none" w:sz="0" w:space="0" w:color="auto"/>
          </w:divBdr>
        </w:div>
        <w:div w:id="1254899341">
          <w:marLeft w:val="480"/>
          <w:marRight w:val="0"/>
          <w:marTop w:val="0"/>
          <w:marBottom w:val="0"/>
          <w:divBdr>
            <w:top w:val="none" w:sz="0" w:space="0" w:color="auto"/>
            <w:left w:val="none" w:sz="0" w:space="0" w:color="auto"/>
            <w:bottom w:val="none" w:sz="0" w:space="0" w:color="auto"/>
            <w:right w:val="none" w:sz="0" w:space="0" w:color="auto"/>
          </w:divBdr>
        </w:div>
        <w:div w:id="901673691">
          <w:marLeft w:val="480"/>
          <w:marRight w:val="0"/>
          <w:marTop w:val="0"/>
          <w:marBottom w:val="0"/>
          <w:divBdr>
            <w:top w:val="none" w:sz="0" w:space="0" w:color="auto"/>
            <w:left w:val="none" w:sz="0" w:space="0" w:color="auto"/>
            <w:bottom w:val="none" w:sz="0" w:space="0" w:color="auto"/>
            <w:right w:val="none" w:sz="0" w:space="0" w:color="auto"/>
          </w:divBdr>
        </w:div>
      </w:divsChild>
    </w:div>
    <w:div w:id="1981107551">
      <w:bodyDiv w:val="1"/>
      <w:marLeft w:val="0"/>
      <w:marRight w:val="0"/>
      <w:marTop w:val="0"/>
      <w:marBottom w:val="0"/>
      <w:divBdr>
        <w:top w:val="none" w:sz="0" w:space="0" w:color="auto"/>
        <w:left w:val="none" w:sz="0" w:space="0" w:color="auto"/>
        <w:bottom w:val="none" w:sz="0" w:space="0" w:color="auto"/>
        <w:right w:val="none" w:sz="0" w:space="0" w:color="auto"/>
      </w:divBdr>
      <w:divsChild>
        <w:div w:id="1801074346">
          <w:marLeft w:val="480"/>
          <w:marRight w:val="0"/>
          <w:marTop w:val="0"/>
          <w:marBottom w:val="0"/>
          <w:divBdr>
            <w:top w:val="none" w:sz="0" w:space="0" w:color="auto"/>
            <w:left w:val="none" w:sz="0" w:space="0" w:color="auto"/>
            <w:bottom w:val="none" w:sz="0" w:space="0" w:color="auto"/>
            <w:right w:val="none" w:sz="0" w:space="0" w:color="auto"/>
          </w:divBdr>
        </w:div>
        <w:div w:id="1056592026">
          <w:marLeft w:val="480"/>
          <w:marRight w:val="0"/>
          <w:marTop w:val="0"/>
          <w:marBottom w:val="0"/>
          <w:divBdr>
            <w:top w:val="none" w:sz="0" w:space="0" w:color="auto"/>
            <w:left w:val="none" w:sz="0" w:space="0" w:color="auto"/>
            <w:bottom w:val="none" w:sz="0" w:space="0" w:color="auto"/>
            <w:right w:val="none" w:sz="0" w:space="0" w:color="auto"/>
          </w:divBdr>
        </w:div>
        <w:div w:id="1433361327">
          <w:marLeft w:val="480"/>
          <w:marRight w:val="0"/>
          <w:marTop w:val="0"/>
          <w:marBottom w:val="0"/>
          <w:divBdr>
            <w:top w:val="none" w:sz="0" w:space="0" w:color="auto"/>
            <w:left w:val="none" w:sz="0" w:space="0" w:color="auto"/>
            <w:bottom w:val="none" w:sz="0" w:space="0" w:color="auto"/>
            <w:right w:val="none" w:sz="0" w:space="0" w:color="auto"/>
          </w:divBdr>
        </w:div>
        <w:div w:id="1985043400">
          <w:marLeft w:val="480"/>
          <w:marRight w:val="0"/>
          <w:marTop w:val="0"/>
          <w:marBottom w:val="0"/>
          <w:divBdr>
            <w:top w:val="none" w:sz="0" w:space="0" w:color="auto"/>
            <w:left w:val="none" w:sz="0" w:space="0" w:color="auto"/>
            <w:bottom w:val="none" w:sz="0" w:space="0" w:color="auto"/>
            <w:right w:val="none" w:sz="0" w:space="0" w:color="auto"/>
          </w:divBdr>
        </w:div>
        <w:div w:id="824973144">
          <w:marLeft w:val="480"/>
          <w:marRight w:val="0"/>
          <w:marTop w:val="0"/>
          <w:marBottom w:val="0"/>
          <w:divBdr>
            <w:top w:val="none" w:sz="0" w:space="0" w:color="auto"/>
            <w:left w:val="none" w:sz="0" w:space="0" w:color="auto"/>
            <w:bottom w:val="none" w:sz="0" w:space="0" w:color="auto"/>
            <w:right w:val="none" w:sz="0" w:space="0" w:color="auto"/>
          </w:divBdr>
        </w:div>
        <w:div w:id="125319320">
          <w:marLeft w:val="480"/>
          <w:marRight w:val="0"/>
          <w:marTop w:val="0"/>
          <w:marBottom w:val="0"/>
          <w:divBdr>
            <w:top w:val="none" w:sz="0" w:space="0" w:color="auto"/>
            <w:left w:val="none" w:sz="0" w:space="0" w:color="auto"/>
            <w:bottom w:val="none" w:sz="0" w:space="0" w:color="auto"/>
            <w:right w:val="none" w:sz="0" w:space="0" w:color="auto"/>
          </w:divBdr>
        </w:div>
        <w:div w:id="1196193508">
          <w:marLeft w:val="480"/>
          <w:marRight w:val="0"/>
          <w:marTop w:val="0"/>
          <w:marBottom w:val="0"/>
          <w:divBdr>
            <w:top w:val="none" w:sz="0" w:space="0" w:color="auto"/>
            <w:left w:val="none" w:sz="0" w:space="0" w:color="auto"/>
            <w:bottom w:val="none" w:sz="0" w:space="0" w:color="auto"/>
            <w:right w:val="none" w:sz="0" w:space="0" w:color="auto"/>
          </w:divBdr>
        </w:div>
        <w:div w:id="1170484811">
          <w:marLeft w:val="480"/>
          <w:marRight w:val="0"/>
          <w:marTop w:val="0"/>
          <w:marBottom w:val="0"/>
          <w:divBdr>
            <w:top w:val="none" w:sz="0" w:space="0" w:color="auto"/>
            <w:left w:val="none" w:sz="0" w:space="0" w:color="auto"/>
            <w:bottom w:val="none" w:sz="0" w:space="0" w:color="auto"/>
            <w:right w:val="none" w:sz="0" w:space="0" w:color="auto"/>
          </w:divBdr>
        </w:div>
        <w:div w:id="418332408">
          <w:marLeft w:val="480"/>
          <w:marRight w:val="0"/>
          <w:marTop w:val="0"/>
          <w:marBottom w:val="0"/>
          <w:divBdr>
            <w:top w:val="none" w:sz="0" w:space="0" w:color="auto"/>
            <w:left w:val="none" w:sz="0" w:space="0" w:color="auto"/>
            <w:bottom w:val="none" w:sz="0" w:space="0" w:color="auto"/>
            <w:right w:val="none" w:sz="0" w:space="0" w:color="auto"/>
          </w:divBdr>
        </w:div>
        <w:div w:id="1185823575">
          <w:marLeft w:val="480"/>
          <w:marRight w:val="0"/>
          <w:marTop w:val="0"/>
          <w:marBottom w:val="0"/>
          <w:divBdr>
            <w:top w:val="none" w:sz="0" w:space="0" w:color="auto"/>
            <w:left w:val="none" w:sz="0" w:space="0" w:color="auto"/>
            <w:bottom w:val="none" w:sz="0" w:space="0" w:color="auto"/>
            <w:right w:val="none" w:sz="0" w:space="0" w:color="auto"/>
          </w:divBdr>
        </w:div>
        <w:div w:id="427773565">
          <w:marLeft w:val="480"/>
          <w:marRight w:val="0"/>
          <w:marTop w:val="0"/>
          <w:marBottom w:val="0"/>
          <w:divBdr>
            <w:top w:val="none" w:sz="0" w:space="0" w:color="auto"/>
            <w:left w:val="none" w:sz="0" w:space="0" w:color="auto"/>
            <w:bottom w:val="none" w:sz="0" w:space="0" w:color="auto"/>
            <w:right w:val="none" w:sz="0" w:space="0" w:color="auto"/>
          </w:divBdr>
        </w:div>
        <w:div w:id="824125442">
          <w:marLeft w:val="480"/>
          <w:marRight w:val="0"/>
          <w:marTop w:val="0"/>
          <w:marBottom w:val="0"/>
          <w:divBdr>
            <w:top w:val="none" w:sz="0" w:space="0" w:color="auto"/>
            <w:left w:val="none" w:sz="0" w:space="0" w:color="auto"/>
            <w:bottom w:val="none" w:sz="0" w:space="0" w:color="auto"/>
            <w:right w:val="none" w:sz="0" w:space="0" w:color="auto"/>
          </w:divBdr>
        </w:div>
        <w:div w:id="1826623584">
          <w:marLeft w:val="480"/>
          <w:marRight w:val="0"/>
          <w:marTop w:val="0"/>
          <w:marBottom w:val="0"/>
          <w:divBdr>
            <w:top w:val="none" w:sz="0" w:space="0" w:color="auto"/>
            <w:left w:val="none" w:sz="0" w:space="0" w:color="auto"/>
            <w:bottom w:val="none" w:sz="0" w:space="0" w:color="auto"/>
            <w:right w:val="none" w:sz="0" w:space="0" w:color="auto"/>
          </w:divBdr>
        </w:div>
        <w:div w:id="1053193447">
          <w:marLeft w:val="480"/>
          <w:marRight w:val="0"/>
          <w:marTop w:val="0"/>
          <w:marBottom w:val="0"/>
          <w:divBdr>
            <w:top w:val="none" w:sz="0" w:space="0" w:color="auto"/>
            <w:left w:val="none" w:sz="0" w:space="0" w:color="auto"/>
            <w:bottom w:val="none" w:sz="0" w:space="0" w:color="auto"/>
            <w:right w:val="none" w:sz="0" w:space="0" w:color="auto"/>
          </w:divBdr>
        </w:div>
        <w:div w:id="1529181362">
          <w:marLeft w:val="480"/>
          <w:marRight w:val="0"/>
          <w:marTop w:val="0"/>
          <w:marBottom w:val="0"/>
          <w:divBdr>
            <w:top w:val="none" w:sz="0" w:space="0" w:color="auto"/>
            <w:left w:val="none" w:sz="0" w:space="0" w:color="auto"/>
            <w:bottom w:val="none" w:sz="0" w:space="0" w:color="auto"/>
            <w:right w:val="none" w:sz="0" w:space="0" w:color="auto"/>
          </w:divBdr>
        </w:div>
        <w:div w:id="19667785">
          <w:marLeft w:val="480"/>
          <w:marRight w:val="0"/>
          <w:marTop w:val="0"/>
          <w:marBottom w:val="0"/>
          <w:divBdr>
            <w:top w:val="none" w:sz="0" w:space="0" w:color="auto"/>
            <w:left w:val="none" w:sz="0" w:space="0" w:color="auto"/>
            <w:bottom w:val="none" w:sz="0" w:space="0" w:color="auto"/>
            <w:right w:val="none" w:sz="0" w:space="0" w:color="auto"/>
          </w:divBdr>
        </w:div>
        <w:div w:id="1577015235">
          <w:marLeft w:val="480"/>
          <w:marRight w:val="0"/>
          <w:marTop w:val="0"/>
          <w:marBottom w:val="0"/>
          <w:divBdr>
            <w:top w:val="none" w:sz="0" w:space="0" w:color="auto"/>
            <w:left w:val="none" w:sz="0" w:space="0" w:color="auto"/>
            <w:bottom w:val="none" w:sz="0" w:space="0" w:color="auto"/>
            <w:right w:val="none" w:sz="0" w:space="0" w:color="auto"/>
          </w:divBdr>
        </w:div>
        <w:div w:id="1755585985">
          <w:marLeft w:val="480"/>
          <w:marRight w:val="0"/>
          <w:marTop w:val="0"/>
          <w:marBottom w:val="0"/>
          <w:divBdr>
            <w:top w:val="none" w:sz="0" w:space="0" w:color="auto"/>
            <w:left w:val="none" w:sz="0" w:space="0" w:color="auto"/>
            <w:bottom w:val="none" w:sz="0" w:space="0" w:color="auto"/>
            <w:right w:val="none" w:sz="0" w:space="0" w:color="auto"/>
          </w:divBdr>
        </w:div>
      </w:divsChild>
    </w:div>
    <w:div w:id="1988823829">
      <w:bodyDiv w:val="1"/>
      <w:marLeft w:val="0"/>
      <w:marRight w:val="0"/>
      <w:marTop w:val="0"/>
      <w:marBottom w:val="0"/>
      <w:divBdr>
        <w:top w:val="none" w:sz="0" w:space="0" w:color="auto"/>
        <w:left w:val="none" w:sz="0" w:space="0" w:color="auto"/>
        <w:bottom w:val="none" w:sz="0" w:space="0" w:color="auto"/>
        <w:right w:val="none" w:sz="0" w:space="0" w:color="auto"/>
      </w:divBdr>
      <w:divsChild>
        <w:div w:id="1407653478">
          <w:marLeft w:val="480"/>
          <w:marRight w:val="0"/>
          <w:marTop w:val="0"/>
          <w:marBottom w:val="0"/>
          <w:divBdr>
            <w:top w:val="none" w:sz="0" w:space="0" w:color="auto"/>
            <w:left w:val="none" w:sz="0" w:space="0" w:color="auto"/>
            <w:bottom w:val="none" w:sz="0" w:space="0" w:color="auto"/>
            <w:right w:val="none" w:sz="0" w:space="0" w:color="auto"/>
          </w:divBdr>
        </w:div>
        <w:div w:id="1573811270">
          <w:marLeft w:val="480"/>
          <w:marRight w:val="0"/>
          <w:marTop w:val="0"/>
          <w:marBottom w:val="0"/>
          <w:divBdr>
            <w:top w:val="none" w:sz="0" w:space="0" w:color="auto"/>
            <w:left w:val="none" w:sz="0" w:space="0" w:color="auto"/>
            <w:bottom w:val="none" w:sz="0" w:space="0" w:color="auto"/>
            <w:right w:val="none" w:sz="0" w:space="0" w:color="auto"/>
          </w:divBdr>
        </w:div>
        <w:div w:id="1553082311">
          <w:marLeft w:val="480"/>
          <w:marRight w:val="0"/>
          <w:marTop w:val="0"/>
          <w:marBottom w:val="0"/>
          <w:divBdr>
            <w:top w:val="none" w:sz="0" w:space="0" w:color="auto"/>
            <w:left w:val="none" w:sz="0" w:space="0" w:color="auto"/>
            <w:bottom w:val="none" w:sz="0" w:space="0" w:color="auto"/>
            <w:right w:val="none" w:sz="0" w:space="0" w:color="auto"/>
          </w:divBdr>
        </w:div>
        <w:div w:id="132335194">
          <w:marLeft w:val="480"/>
          <w:marRight w:val="0"/>
          <w:marTop w:val="0"/>
          <w:marBottom w:val="0"/>
          <w:divBdr>
            <w:top w:val="none" w:sz="0" w:space="0" w:color="auto"/>
            <w:left w:val="none" w:sz="0" w:space="0" w:color="auto"/>
            <w:bottom w:val="none" w:sz="0" w:space="0" w:color="auto"/>
            <w:right w:val="none" w:sz="0" w:space="0" w:color="auto"/>
          </w:divBdr>
        </w:div>
      </w:divsChild>
    </w:div>
    <w:div w:id="2010283848">
      <w:bodyDiv w:val="1"/>
      <w:marLeft w:val="0"/>
      <w:marRight w:val="0"/>
      <w:marTop w:val="0"/>
      <w:marBottom w:val="0"/>
      <w:divBdr>
        <w:top w:val="none" w:sz="0" w:space="0" w:color="auto"/>
        <w:left w:val="none" w:sz="0" w:space="0" w:color="auto"/>
        <w:bottom w:val="none" w:sz="0" w:space="0" w:color="auto"/>
        <w:right w:val="none" w:sz="0" w:space="0" w:color="auto"/>
      </w:divBdr>
    </w:div>
    <w:div w:id="2017731997">
      <w:bodyDiv w:val="1"/>
      <w:marLeft w:val="0"/>
      <w:marRight w:val="0"/>
      <w:marTop w:val="0"/>
      <w:marBottom w:val="0"/>
      <w:divBdr>
        <w:top w:val="none" w:sz="0" w:space="0" w:color="auto"/>
        <w:left w:val="none" w:sz="0" w:space="0" w:color="auto"/>
        <w:bottom w:val="none" w:sz="0" w:space="0" w:color="auto"/>
        <w:right w:val="none" w:sz="0" w:space="0" w:color="auto"/>
      </w:divBdr>
      <w:divsChild>
        <w:div w:id="1405907421">
          <w:marLeft w:val="480"/>
          <w:marRight w:val="0"/>
          <w:marTop w:val="0"/>
          <w:marBottom w:val="0"/>
          <w:divBdr>
            <w:top w:val="none" w:sz="0" w:space="0" w:color="auto"/>
            <w:left w:val="none" w:sz="0" w:space="0" w:color="auto"/>
            <w:bottom w:val="none" w:sz="0" w:space="0" w:color="auto"/>
            <w:right w:val="none" w:sz="0" w:space="0" w:color="auto"/>
          </w:divBdr>
        </w:div>
        <w:div w:id="1440031677">
          <w:marLeft w:val="480"/>
          <w:marRight w:val="0"/>
          <w:marTop w:val="0"/>
          <w:marBottom w:val="0"/>
          <w:divBdr>
            <w:top w:val="none" w:sz="0" w:space="0" w:color="auto"/>
            <w:left w:val="none" w:sz="0" w:space="0" w:color="auto"/>
            <w:bottom w:val="none" w:sz="0" w:space="0" w:color="auto"/>
            <w:right w:val="none" w:sz="0" w:space="0" w:color="auto"/>
          </w:divBdr>
        </w:div>
        <w:div w:id="697237837">
          <w:marLeft w:val="480"/>
          <w:marRight w:val="0"/>
          <w:marTop w:val="0"/>
          <w:marBottom w:val="0"/>
          <w:divBdr>
            <w:top w:val="none" w:sz="0" w:space="0" w:color="auto"/>
            <w:left w:val="none" w:sz="0" w:space="0" w:color="auto"/>
            <w:bottom w:val="none" w:sz="0" w:space="0" w:color="auto"/>
            <w:right w:val="none" w:sz="0" w:space="0" w:color="auto"/>
          </w:divBdr>
        </w:div>
        <w:div w:id="1640381052">
          <w:marLeft w:val="480"/>
          <w:marRight w:val="0"/>
          <w:marTop w:val="0"/>
          <w:marBottom w:val="0"/>
          <w:divBdr>
            <w:top w:val="none" w:sz="0" w:space="0" w:color="auto"/>
            <w:left w:val="none" w:sz="0" w:space="0" w:color="auto"/>
            <w:bottom w:val="none" w:sz="0" w:space="0" w:color="auto"/>
            <w:right w:val="none" w:sz="0" w:space="0" w:color="auto"/>
          </w:divBdr>
        </w:div>
        <w:div w:id="1175222424">
          <w:marLeft w:val="480"/>
          <w:marRight w:val="0"/>
          <w:marTop w:val="0"/>
          <w:marBottom w:val="0"/>
          <w:divBdr>
            <w:top w:val="none" w:sz="0" w:space="0" w:color="auto"/>
            <w:left w:val="none" w:sz="0" w:space="0" w:color="auto"/>
            <w:bottom w:val="none" w:sz="0" w:space="0" w:color="auto"/>
            <w:right w:val="none" w:sz="0" w:space="0" w:color="auto"/>
          </w:divBdr>
        </w:div>
        <w:div w:id="417793748">
          <w:marLeft w:val="480"/>
          <w:marRight w:val="0"/>
          <w:marTop w:val="0"/>
          <w:marBottom w:val="0"/>
          <w:divBdr>
            <w:top w:val="none" w:sz="0" w:space="0" w:color="auto"/>
            <w:left w:val="none" w:sz="0" w:space="0" w:color="auto"/>
            <w:bottom w:val="none" w:sz="0" w:space="0" w:color="auto"/>
            <w:right w:val="none" w:sz="0" w:space="0" w:color="auto"/>
          </w:divBdr>
        </w:div>
        <w:div w:id="155221358">
          <w:marLeft w:val="480"/>
          <w:marRight w:val="0"/>
          <w:marTop w:val="0"/>
          <w:marBottom w:val="0"/>
          <w:divBdr>
            <w:top w:val="none" w:sz="0" w:space="0" w:color="auto"/>
            <w:left w:val="none" w:sz="0" w:space="0" w:color="auto"/>
            <w:bottom w:val="none" w:sz="0" w:space="0" w:color="auto"/>
            <w:right w:val="none" w:sz="0" w:space="0" w:color="auto"/>
          </w:divBdr>
        </w:div>
        <w:div w:id="73816865">
          <w:marLeft w:val="480"/>
          <w:marRight w:val="0"/>
          <w:marTop w:val="0"/>
          <w:marBottom w:val="0"/>
          <w:divBdr>
            <w:top w:val="none" w:sz="0" w:space="0" w:color="auto"/>
            <w:left w:val="none" w:sz="0" w:space="0" w:color="auto"/>
            <w:bottom w:val="none" w:sz="0" w:space="0" w:color="auto"/>
            <w:right w:val="none" w:sz="0" w:space="0" w:color="auto"/>
          </w:divBdr>
        </w:div>
        <w:div w:id="830146005">
          <w:marLeft w:val="480"/>
          <w:marRight w:val="0"/>
          <w:marTop w:val="0"/>
          <w:marBottom w:val="0"/>
          <w:divBdr>
            <w:top w:val="none" w:sz="0" w:space="0" w:color="auto"/>
            <w:left w:val="none" w:sz="0" w:space="0" w:color="auto"/>
            <w:bottom w:val="none" w:sz="0" w:space="0" w:color="auto"/>
            <w:right w:val="none" w:sz="0" w:space="0" w:color="auto"/>
          </w:divBdr>
        </w:div>
        <w:div w:id="1229074712">
          <w:marLeft w:val="480"/>
          <w:marRight w:val="0"/>
          <w:marTop w:val="0"/>
          <w:marBottom w:val="0"/>
          <w:divBdr>
            <w:top w:val="none" w:sz="0" w:space="0" w:color="auto"/>
            <w:left w:val="none" w:sz="0" w:space="0" w:color="auto"/>
            <w:bottom w:val="none" w:sz="0" w:space="0" w:color="auto"/>
            <w:right w:val="none" w:sz="0" w:space="0" w:color="auto"/>
          </w:divBdr>
        </w:div>
        <w:div w:id="251856752">
          <w:marLeft w:val="480"/>
          <w:marRight w:val="0"/>
          <w:marTop w:val="0"/>
          <w:marBottom w:val="0"/>
          <w:divBdr>
            <w:top w:val="none" w:sz="0" w:space="0" w:color="auto"/>
            <w:left w:val="none" w:sz="0" w:space="0" w:color="auto"/>
            <w:bottom w:val="none" w:sz="0" w:space="0" w:color="auto"/>
            <w:right w:val="none" w:sz="0" w:space="0" w:color="auto"/>
          </w:divBdr>
        </w:div>
        <w:div w:id="1842157246">
          <w:marLeft w:val="480"/>
          <w:marRight w:val="0"/>
          <w:marTop w:val="0"/>
          <w:marBottom w:val="0"/>
          <w:divBdr>
            <w:top w:val="none" w:sz="0" w:space="0" w:color="auto"/>
            <w:left w:val="none" w:sz="0" w:space="0" w:color="auto"/>
            <w:bottom w:val="none" w:sz="0" w:space="0" w:color="auto"/>
            <w:right w:val="none" w:sz="0" w:space="0" w:color="auto"/>
          </w:divBdr>
        </w:div>
      </w:divsChild>
    </w:div>
    <w:div w:id="2058578410">
      <w:bodyDiv w:val="1"/>
      <w:marLeft w:val="0"/>
      <w:marRight w:val="0"/>
      <w:marTop w:val="0"/>
      <w:marBottom w:val="0"/>
      <w:divBdr>
        <w:top w:val="none" w:sz="0" w:space="0" w:color="auto"/>
        <w:left w:val="none" w:sz="0" w:space="0" w:color="auto"/>
        <w:bottom w:val="none" w:sz="0" w:space="0" w:color="auto"/>
        <w:right w:val="none" w:sz="0" w:space="0" w:color="auto"/>
      </w:divBdr>
      <w:divsChild>
        <w:div w:id="726684602">
          <w:marLeft w:val="480"/>
          <w:marRight w:val="0"/>
          <w:marTop w:val="0"/>
          <w:marBottom w:val="0"/>
          <w:divBdr>
            <w:top w:val="none" w:sz="0" w:space="0" w:color="auto"/>
            <w:left w:val="none" w:sz="0" w:space="0" w:color="auto"/>
            <w:bottom w:val="none" w:sz="0" w:space="0" w:color="auto"/>
            <w:right w:val="none" w:sz="0" w:space="0" w:color="auto"/>
          </w:divBdr>
        </w:div>
        <w:div w:id="450443344">
          <w:marLeft w:val="480"/>
          <w:marRight w:val="0"/>
          <w:marTop w:val="0"/>
          <w:marBottom w:val="0"/>
          <w:divBdr>
            <w:top w:val="none" w:sz="0" w:space="0" w:color="auto"/>
            <w:left w:val="none" w:sz="0" w:space="0" w:color="auto"/>
            <w:bottom w:val="none" w:sz="0" w:space="0" w:color="auto"/>
            <w:right w:val="none" w:sz="0" w:space="0" w:color="auto"/>
          </w:divBdr>
        </w:div>
        <w:div w:id="2128501185">
          <w:marLeft w:val="480"/>
          <w:marRight w:val="0"/>
          <w:marTop w:val="0"/>
          <w:marBottom w:val="0"/>
          <w:divBdr>
            <w:top w:val="none" w:sz="0" w:space="0" w:color="auto"/>
            <w:left w:val="none" w:sz="0" w:space="0" w:color="auto"/>
            <w:bottom w:val="none" w:sz="0" w:space="0" w:color="auto"/>
            <w:right w:val="none" w:sz="0" w:space="0" w:color="auto"/>
          </w:divBdr>
        </w:div>
        <w:div w:id="1907570123">
          <w:marLeft w:val="480"/>
          <w:marRight w:val="0"/>
          <w:marTop w:val="0"/>
          <w:marBottom w:val="0"/>
          <w:divBdr>
            <w:top w:val="none" w:sz="0" w:space="0" w:color="auto"/>
            <w:left w:val="none" w:sz="0" w:space="0" w:color="auto"/>
            <w:bottom w:val="none" w:sz="0" w:space="0" w:color="auto"/>
            <w:right w:val="none" w:sz="0" w:space="0" w:color="auto"/>
          </w:divBdr>
        </w:div>
        <w:div w:id="920792264">
          <w:marLeft w:val="480"/>
          <w:marRight w:val="0"/>
          <w:marTop w:val="0"/>
          <w:marBottom w:val="0"/>
          <w:divBdr>
            <w:top w:val="none" w:sz="0" w:space="0" w:color="auto"/>
            <w:left w:val="none" w:sz="0" w:space="0" w:color="auto"/>
            <w:bottom w:val="none" w:sz="0" w:space="0" w:color="auto"/>
            <w:right w:val="none" w:sz="0" w:space="0" w:color="auto"/>
          </w:divBdr>
        </w:div>
        <w:div w:id="70124516">
          <w:marLeft w:val="480"/>
          <w:marRight w:val="0"/>
          <w:marTop w:val="0"/>
          <w:marBottom w:val="0"/>
          <w:divBdr>
            <w:top w:val="none" w:sz="0" w:space="0" w:color="auto"/>
            <w:left w:val="none" w:sz="0" w:space="0" w:color="auto"/>
            <w:bottom w:val="none" w:sz="0" w:space="0" w:color="auto"/>
            <w:right w:val="none" w:sz="0" w:space="0" w:color="auto"/>
          </w:divBdr>
        </w:div>
        <w:div w:id="1268267384">
          <w:marLeft w:val="480"/>
          <w:marRight w:val="0"/>
          <w:marTop w:val="0"/>
          <w:marBottom w:val="0"/>
          <w:divBdr>
            <w:top w:val="none" w:sz="0" w:space="0" w:color="auto"/>
            <w:left w:val="none" w:sz="0" w:space="0" w:color="auto"/>
            <w:bottom w:val="none" w:sz="0" w:space="0" w:color="auto"/>
            <w:right w:val="none" w:sz="0" w:space="0" w:color="auto"/>
          </w:divBdr>
        </w:div>
        <w:div w:id="1303392653">
          <w:marLeft w:val="480"/>
          <w:marRight w:val="0"/>
          <w:marTop w:val="0"/>
          <w:marBottom w:val="0"/>
          <w:divBdr>
            <w:top w:val="none" w:sz="0" w:space="0" w:color="auto"/>
            <w:left w:val="none" w:sz="0" w:space="0" w:color="auto"/>
            <w:bottom w:val="none" w:sz="0" w:space="0" w:color="auto"/>
            <w:right w:val="none" w:sz="0" w:space="0" w:color="auto"/>
          </w:divBdr>
        </w:div>
        <w:div w:id="89665120">
          <w:marLeft w:val="480"/>
          <w:marRight w:val="0"/>
          <w:marTop w:val="0"/>
          <w:marBottom w:val="0"/>
          <w:divBdr>
            <w:top w:val="none" w:sz="0" w:space="0" w:color="auto"/>
            <w:left w:val="none" w:sz="0" w:space="0" w:color="auto"/>
            <w:bottom w:val="none" w:sz="0" w:space="0" w:color="auto"/>
            <w:right w:val="none" w:sz="0" w:space="0" w:color="auto"/>
          </w:divBdr>
        </w:div>
        <w:div w:id="638418607">
          <w:marLeft w:val="480"/>
          <w:marRight w:val="0"/>
          <w:marTop w:val="0"/>
          <w:marBottom w:val="0"/>
          <w:divBdr>
            <w:top w:val="none" w:sz="0" w:space="0" w:color="auto"/>
            <w:left w:val="none" w:sz="0" w:space="0" w:color="auto"/>
            <w:bottom w:val="none" w:sz="0" w:space="0" w:color="auto"/>
            <w:right w:val="none" w:sz="0" w:space="0" w:color="auto"/>
          </w:divBdr>
        </w:div>
        <w:div w:id="464464914">
          <w:marLeft w:val="480"/>
          <w:marRight w:val="0"/>
          <w:marTop w:val="0"/>
          <w:marBottom w:val="0"/>
          <w:divBdr>
            <w:top w:val="none" w:sz="0" w:space="0" w:color="auto"/>
            <w:left w:val="none" w:sz="0" w:space="0" w:color="auto"/>
            <w:bottom w:val="none" w:sz="0" w:space="0" w:color="auto"/>
            <w:right w:val="none" w:sz="0" w:space="0" w:color="auto"/>
          </w:divBdr>
        </w:div>
        <w:div w:id="905385280">
          <w:marLeft w:val="480"/>
          <w:marRight w:val="0"/>
          <w:marTop w:val="0"/>
          <w:marBottom w:val="0"/>
          <w:divBdr>
            <w:top w:val="none" w:sz="0" w:space="0" w:color="auto"/>
            <w:left w:val="none" w:sz="0" w:space="0" w:color="auto"/>
            <w:bottom w:val="none" w:sz="0" w:space="0" w:color="auto"/>
            <w:right w:val="none" w:sz="0" w:space="0" w:color="auto"/>
          </w:divBdr>
        </w:div>
        <w:div w:id="1225527026">
          <w:marLeft w:val="480"/>
          <w:marRight w:val="0"/>
          <w:marTop w:val="0"/>
          <w:marBottom w:val="0"/>
          <w:divBdr>
            <w:top w:val="none" w:sz="0" w:space="0" w:color="auto"/>
            <w:left w:val="none" w:sz="0" w:space="0" w:color="auto"/>
            <w:bottom w:val="none" w:sz="0" w:space="0" w:color="auto"/>
            <w:right w:val="none" w:sz="0" w:space="0" w:color="auto"/>
          </w:divBdr>
        </w:div>
        <w:div w:id="1751080714">
          <w:marLeft w:val="480"/>
          <w:marRight w:val="0"/>
          <w:marTop w:val="0"/>
          <w:marBottom w:val="0"/>
          <w:divBdr>
            <w:top w:val="none" w:sz="0" w:space="0" w:color="auto"/>
            <w:left w:val="none" w:sz="0" w:space="0" w:color="auto"/>
            <w:bottom w:val="none" w:sz="0" w:space="0" w:color="auto"/>
            <w:right w:val="none" w:sz="0" w:space="0" w:color="auto"/>
          </w:divBdr>
        </w:div>
        <w:div w:id="492111246">
          <w:marLeft w:val="480"/>
          <w:marRight w:val="0"/>
          <w:marTop w:val="0"/>
          <w:marBottom w:val="0"/>
          <w:divBdr>
            <w:top w:val="none" w:sz="0" w:space="0" w:color="auto"/>
            <w:left w:val="none" w:sz="0" w:space="0" w:color="auto"/>
            <w:bottom w:val="none" w:sz="0" w:space="0" w:color="auto"/>
            <w:right w:val="none" w:sz="0" w:space="0" w:color="auto"/>
          </w:divBdr>
        </w:div>
        <w:div w:id="660158599">
          <w:marLeft w:val="480"/>
          <w:marRight w:val="0"/>
          <w:marTop w:val="0"/>
          <w:marBottom w:val="0"/>
          <w:divBdr>
            <w:top w:val="none" w:sz="0" w:space="0" w:color="auto"/>
            <w:left w:val="none" w:sz="0" w:space="0" w:color="auto"/>
            <w:bottom w:val="none" w:sz="0" w:space="0" w:color="auto"/>
            <w:right w:val="none" w:sz="0" w:space="0" w:color="auto"/>
          </w:divBdr>
        </w:div>
        <w:div w:id="421225122">
          <w:marLeft w:val="480"/>
          <w:marRight w:val="0"/>
          <w:marTop w:val="0"/>
          <w:marBottom w:val="0"/>
          <w:divBdr>
            <w:top w:val="none" w:sz="0" w:space="0" w:color="auto"/>
            <w:left w:val="none" w:sz="0" w:space="0" w:color="auto"/>
            <w:bottom w:val="none" w:sz="0" w:space="0" w:color="auto"/>
            <w:right w:val="none" w:sz="0" w:space="0" w:color="auto"/>
          </w:divBdr>
        </w:div>
        <w:div w:id="263461462">
          <w:marLeft w:val="480"/>
          <w:marRight w:val="0"/>
          <w:marTop w:val="0"/>
          <w:marBottom w:val="0"/>
          <w:divBdr>
            <w:top w:val="none" w:sz="0" w:space="0" w:color="auto"/>
            <w:left w:val="none" w:sz="0" w:space="0" w:color="auto"/>
            <w:bottom w:val="none" w:sz="0" w:space="0" w:color="auto"/>
            <w:right w:val="none" w:sz="0" w:space="0" w:color="auto"/>
          </w:divBdr>
        </w:div>
        <w:div w:id="1444762665">
          <w:marLeft w:val="480"/>
          <w:marRight w:val="0"/>
          <w:marTop w:val="0"/>
          <w:marBottom w:val="0"/>
          <w:divBdr>
            <w:top w:val="none" w:sz="0" w:space="0" w:color="auto"/>
            <w:left w:val="none" w:sz="0" w:space="0" w:color="auto"/>
            <w:bottom w:val="none" w:sz="0" w:space="0" w:color="auto"/>
            <w:right w:val="none" w:sz="0" w:space="0" w:color="auto"/>
          </w:divBdr>
        </w:div>
        <w:div w:id="1173957622">
          <w:marLeft w:val="480"/>
          <w:marRight w:val="0"/>
          <w:marTop w:val="0"/>
          <w:marBottom w:val="0"/>
          <w:divBdr>
            <w:top w:val="none" w:sz="0" w:space="0" w:color="auto"/>
            <w:left w:val="none" w:sz="0" w:space="0" w:color="auto"/>
            <w:bottom w:val="none" w:sz="0" w:space="0" w:color="auto"/>
            <w:right w:val="none" w:sz="0" w:space="0" w:color="auto"/>
          </w:divBdr>
        </w:div>
        <w:div w:id="271478361">
          <w:marLeft w:val="480"/>
          <w:marRight w:val="0"/>
          <w:marTop w:val="0"/>
          <w:marBottom w:val="0"/>
          <w:divBdr>
            <w:top w:val="none" w:sz="0" w:space="0" w:color="auto"/>
            <w:left w:val="none" w:sz="0" w:space="0" w:color="auto"/>
            <w:bottom w:val="none" w:sz="0" w:space="0" w:color="auto"/>
            <w:right w:val="none" w:sz="0" w:space="0" w:color="auto"/>
          </w:divBdr>
        </w:div>
        <w:div w:id="1979648218">
          <w:marLeft w:val="480"/>
          <w:marRight w:val="0"/>
          <w:marTop w:val="0"/>
          <w:marBottom w:val="0"/>
          <w:divBdr>
            <w:top w:val="none" w:sz="0" w:space="0" w:color="auto"/>
            <w:left w:val="none" w:sz="0" w:space="0" w:color="auto"/>
            <w:bottom w:val="none" w:sz="0" w:space="0" w:color="auto"/>
            <w:right w:val="none" w:sz="0" w:space="0" w:color="auto"/>
          </w:divBdr>
        </w:div>
        <w:div w:id="681320237">
          <w:marLeft w:val="480"/>
          <w:marRight w:val="0"/>
          <w:marTop w:val="0"/>
          <w:marBottom w:val="0"/>
          <w:divBdr>
            <w:top w:val="none" w:sz="0" w:space="0" w:color="auto"/>
            <w:left w:val="none" w:sz="0" w:space="0" w:color="auto"/>
            <w:bottom w:val="none" w:sz="0" w:space="0" w:color="auto"/>
            <w:right w:val="none" w:sz="0" w:space="0" w:color="auto"/>
          </w:divBdr>
        </w:div>
        <w:div w:id="469327720">
          <w:marLeft w:val="480"/>
          <w:marRight w:val="0"/>
          <w:marTop w:val="0"/>
          <w:marBottom w:val="0"/>
          <w:divBdr>
            <w:top w:val="none" w:sz="0" w:space="0" w:color="auto"/>
            <w:left w:val="none" w:sz="0" w:space="0" w:color="auto"/>
            <w:bottom w:val="none" w:sz="0" w:space="0" w:color="auto"/>
            <w:right w:val="none" w:sz="0" w:space="0" w:color="auto"/>
          </w:divBdr>
        </w:div>
        <w:div w:id="764225836">
          <w:marLeft w:val="480"/>
          <w:marRight w:val="0"/>
          <w:marTop w:val="0"/>
          <w:marBottom w:val="0"/>
          <w:divBdr>
            <w:top w:val="none" w:sz="0" w:space="0" w:color="auto"/>
            <w:left w:val="none" w:sz="0" w:space="0" w:color="auto"/>
            <w:bottom w:val="none" w:sz="0" w:space="0" w:color="auto"/>
            <w:right w:val="none" w:sz="0" w:space="0" w:color="auto"/>
          </w:divBdr>
        </w:div>
        <w:div w:id="157498572">
          <w:marLeft w:val="480"/>
          <w:marRight w:val="0"/>
          <w:marTop w:val="0"/>
          <w:marBottom w:val="0"/>
          <w:divBdr>
            <w:top w:val="none" w:sz="0" w:space="0" w:color="auto"/>
            <w:left w:val="none" w:sz="0" w:space="0" w:color="auto"/>
            <w:bottom w:val="none" w:sz="0" w:space="0" w:color="auto"/>
            <w:right w:val="none" w:sz="0" w:space="0" w:color="auto"/>
          </w:divBdr>
        </w:div>
      </w:divsChild>
    </w:div>
    <w:div w:id="2067872581">
      <w:bodyDiv w:val="1"/>
      <w:marLeft w:val="0"/>
      <w:marRight w:val="0"/>
      <w:marTop w:val="0"/>
      <w:marBottom w:val="0"/>
      <w:divBdr>
        <w:top w:val="none" w:sz="0" w:space="0" w:color="auto"/>
        <w:left w:val="none" w:sz="0" w:space="0" w:color="auto"/>
        <w:bottom w:val="none" w:sz="0" w:space="0" w:color="auto"/>
        <w:right w:val="none" w:sz="0" w:space="0" w:color="auto"/>
      </w:divBdr>
    </w:div>
    <w:div w:id="2077898121">
      <w:bodyDiv w:val="1"/>
      <w:marLeft w:val="0"/>
      <w:marRight w:val="0"/>
      <w:marTop w:val="0"/>
      <w:marBottom w:val="0"/>
      <w:divBdr>
        <w:top w:val="none" w:sz="0" w:space="0" w:color="auto"/>
        <w:left w:val="none" w:sz="0" w:space="0" w:color="auto"/>
        <w:bottom w:val="none" w:sz="0" w:space="0" w:color="auto"/>
        <w:right w:val="none" w:sz="0" w:space="0" w:color="auto"/>
      </w:divBdr>
      <w:divsChild>
        <w:div w:id="1318652123">
          <w:marLeft w:val="480"/>
          <w:marRight w:val="0"/>
          <w:marTop w:val="0"/>
          <w:marBottom w:val="0"/>
          <w:divBdr>
            <w:top w:val="none" w:sz="0" w:space="0" w:color="auto"/>
            <w:left w:val="none" w:sz="0" w:space="0" w:color="auto"/>
            <w:bottom w:val="none" w:sz="0" w:space="0" w:color="auto"/>
            <w:right w:val="none" w:sz="0" w:space="0" w:color="auto"/>
          </w:divBdr>
        </w:div>
        <w:div w:id="871763881">
          <w:marLeft w:val="480"/>
          <w:marRight w:val="0"/>
          <w:marTop w:val="0"/>
          <w:marBottom w:val="0"/>
          <w:divBdr>
            <w:top w:val="none" w:sz="0" w:space="0" w:color="auto"/>
            <w:left w:val="none" w:sz="0" w:space="0" w:color="auto"/>
            <w:bottom w:val="none" w:sz="0" w:space="0" w:color="auto"/>
            <w:right w:val="none" w:sz="0" w:space="0" w:color="auto"/>
          </w:divBdr>
        </w:div>
        <w:div w:id="1313679243">
          <w:marLeft w:val="480"/>
          <w:marRight w:val="0"/>
          <w:marTop w:val="0"/>
          <w:marBottom w:val="0"/>
          <w:divBdr>
            <w:top w:val="none" w:sz="0" w:space="0" w:color="auto"/>
            <w:left w:val="none" w:sz="0" w:space="0" w:color="auto"/>
            <w:bottom w:val="none" w:sz="0" w:space="0" w:color="auto"/>
            <w:right w:val="none" w:sz="0" w:space="0" w:color="auto"/>
          </w:divBdr>
        </w:div>
        <w:div w:id="582379845">
          <w:marLeft w:val="480"/>
          <w:marRight w:val="0"/>
          <w:marTop w:val="0"/>
          <w:marBottom w:val="0"/>
          <w:divBdr>
            <w:top w:val="none" w:sz="0" w:space="0" w:color="auto"/>
            <w:left w:val="none" w:sz="0" w:space="0" w:color="auto"/>
            <w:bottom w:val="none" w:sz="0" w:space="0" w:color="auto"/>
            <w:right w:val="none" w:sz="0" w:space="0" w:color="auto"/>
          </w:divBdr>
        </w:div>
        <w:div w:id="682897310">
          <w:marLeft w:val="480"/>
          <w:marRight w:val="0"/>
          <w:marTop w:val="0"/>
          <w:marBottom w:val="0"/>
          <w:divBdr>
            <w:top w:val="none" w:sz="0" w:space="0" w:color="auto"/>
            <w:left w:val="none" w:sz="0" w:space="0" w:color="auto"/>
            <w:bottom w:val="none" w:sz="0" w:space="0" w:color="auto"/>
            <w:right w:val="none" w:sz="0" w:space="0" w:color="auto"/>
          </w:divBdr>
        </w:div>
        <w:div w:id="1739598367">
          <w:marLeft w:val="480"/>
          <w:marRight w:val="0"/>
          <w:marTop w:val="0"/>
          <w:marBottom w:val="0"/>
          <w:divBdr>
            <w:top w:val="none" w:sz="0" w:space="0" w:color="auto"/>
            <w:left w:val="none" w:sz="0" w:space="0" w:color="auto"/>
            <w:bottom w:val="none" w:sz="0" w:space="0" w:color="auto"/>
            <w:right w:val="none" w:sz="0" w:space="0" w:color="auto"/>
          </w:divBdr>
        </w:div>
        <w:div w:id="2028021821">
          <w:marLeft w:val="480"/>
          <w:marRight w:val="0"/>
          <w:marTop w:val="0"/>
          <w:marBottom w:val="0"/>
          <w:divBdr>
            <w:top w:val="none" w:sz="0" w:space="0" w:color="auto"/>
            <w:left w:val="none" w:sz="0" w:space="0" w:color="auto"/>
            <w:bottom w:val="none" w:sz="0" w:space="0" w:color="auto"/>
            <w:right w:val="none" w:sz="0" w:space="0" w:color="auto"/>
          </w:divBdr>
        </w:div>
        <w:div w:id="954599265">
          <w:marLeft w:val="480"/>
          <w:marRight w:val="0"/>
          <w:marTop w:val="0"/>
          <w:marBottom w:val="0"/>
          <w:divBdr>
            <w:top w:val="none" w:sz="0" w:space="0" w:color="auto"/>
            <w:left w:val="none" w:sz="0" w:space="0" w:color="auto"/>
            <w:bottom w:val="none" w:sz="0" w:space="0" w:color="auto"/>
            <w:right w:val="none" w:sz="0" w:space="0" w:color="auto"/>
          </w:divBdr>
        </w:div>
        <w:div w:id="384837951">
          <w:marLeft w:val="480"/>
          <w:marRight w:val="0"/>
          <w:marTop w:val="0"/>
          <w:marBottom w:val="0"/>
          <w:divBdr>
            <w:top w:val="none" w:sz="0" w:space="0" w:color="auto"/>
            <w:left w:val="none" w:sz="0" w:space="0" w:color="auto"/>
            <w:bottom w:val="none" w:sz="0" w:space="0" w:color="auto"/>
            <w:right w:val="none" w:sz="0" w:space="0" w:color="auto"/>
          </w:divBdr>
        </w:div>
        <w:div w:id="1954314930">
          <w:marLeft w:val="480"/>
          <w:marRight w:val="0"/>
          <w:marTop w:val="0"/>
          <w:marBottom w:val="0"/>
          <w:divBdr>
            <w:top w:val="none" w:sz="0" w:space="0" w:color="auto"/>
            <w:left w:val="none" w:sz="0" w:space="0" w:color="auto"/>
            <w:bottom w:val="none" w:sz="0" w:space="0" w:color="auto"/>
            <w:right w:val="none" w:sz="0" w:space="0" w:color="auto"/>
          </w:divBdr>
        </w:div>
        <w:div w:id="542448058">
          <w:marLeft w:val="480"/>
          <w:marRight w:val="0"/>
          <w:marTop w:val="0"/>
          <w:marBottom w:val="0"/>
          <w:divBdr>
            <w:top w:val="none" w:sz="0" w:space="0" w:color="auto"/>
            <w:left w:val="none" w:sz="0" w:space="0" w:color="auto"/>
            <w:bottom w:val="none" w:sz="0" w:space="0" w:color="auto"/>
            <w:right w:val="none" w:sz="0" w:space="0" w:color="auto"/>
          </w:divBdr>
        </w:div>
        <w:div w:id="1931112728">
          <w:marLeft w:val="480"/>
          <w:marRight w:val="0"/>
          <w:marTop w:val="0"/>
          <w:marBottom w:val="0"/>
          <w:divBdr>
            <w:top w:val="none" w:sz="0" w:space="0" w:color="auto"/>
            <w:left w:val="none" w:sz="0" w:space="0" w:color="auto"/>
            <w:bottom w:val="none" w:sz="0" w:space="0" w:color="auto"/>
            <w:right w:val="none" w:sz="0" w:space="0" w:color="auto"/>
          </w:divBdr>
        </w:div>
        <w:div w:id="1317105898">
          <w:marLeft w:val="480"/>
          <w:marRight w:val="0"/>
          <w:marTop w:val="0"/>
          <w:marBottom w:val="0"/>
          <w:divBdr>
            <w:top w:val="none" w:sz="0" w:space="0" w:color="auto"/>
            <w:left w:val="none" w:sz="0" w:space="0" w:color="auto"/>
            <w:bottom w:val="none" w:sz="0" w:space="0" w:color="auto"/>
            <w:right w:val="none" w:sz="0" w:space="0" w:color="auto"/>
          </w:divBdr>
        </w:div>
      </w:divsChild>
    </w:div>
    <w:div w:id="2091341470">
      <w:bodyDiv w:val="1"/>
      <w:marLeft w:val="0"/>
      <w:marRight w:val="0"/>
      <w:marTop w:val="0"/>
      <w:marBottom w:val="0"/>
      <w:divBdr>
        <w:top w:val="none" w:sz="0" w:space="0" w:color="auto"/>
        <w:left w:val="none" w:sz="0" w:space="0" w:color="auto"/>
        <w:bottom w:val="none" w:sz="0" w:space="0" w:color="auto"/>
        <w:right w:val="none" w:sz="0" w:space="0" w:color="auto"/>
      </w:divBdr>
    </w:div>
    <w:div w:id="2091584725">
      <w:bodyDiv w:val="1"/>
      <w:marLeft w:val="0"/>
      <w:marRight w:val="0"/>
      <w:marTop w:val="0"/>
      <w:marBottom w:val="0"/>
      <w:divBdr>
        <w:top w:val="none" w:sz="0" w:space="0" w:color="auto"/>
        <w:left w:val="none" w:sz="0" w:space="0" w:color="auto"/>
        <w:bottom w:val="none" w:sz="0" w:space="0" w:color="auto"/>
        <w:right w:val="none" w:sz="0" w:space="0" w:color="auto"/>
      </w:divBdr>
      <w:divsChild>
        <w:div w:id="182138297">
          <w:marLeft w:val="480"/>
          <w:marRight w:val="0"/>
          <w:marTop w:val="0"/>
          <w:marBottom w:val="0"/>
          <w:divBdr>
            <w:top w:val="none" w:sz="0" w:space="0" w:color="auto"/>
            <w:left w:val="none" w:sz="0" w:space="0" w:color="auto"/>
            <w:bottom w:val="none" w:sz="0" w:space="0" w:color="auto"/>
            <w:right w:val="none" w:sz="0" w:space="0" w:color="auto"/>
          </w:divBdr>
        </w:div>
        <w:div w:id="351803122">
          <w:marLeft w:val="480"/>
          <w:marRight w:val="0"/>
          <w:marTop w:val="0"/>
          <w:marBottom w:val="0"/>
          <w:divBdr>
            <w:top w:val="none" w:sz="0" w:space="0" w:color="auto"/>
            <w:left w:val="none" w:sz="0" w:space="0" w:color="auto"/>
            <w:bottom w:val="none" w:sz="0" w:space="0" w:color="auto"/>
            <w:right w:val="none" w:sz="0" w:space="0" w:color="auto"/>
          </w:divBdr>
        </w:div>
        <w:div w:id="1537506106">
          <w:marLeft w:val="480"/>
          <w:marRight w:val="0"/>
          <w:marTop w:val="0"/>
          <w:marBottom w:val="0"/>
          <w:divBdr>
            <w:top w:val="none" w:sz="0" w:space="0" w:color="auto"/>
            <w:left w:val="none" w:sz="0" w:space="0" w:color="auto"/>
            <w:bottom w:val="none" w:sz="0" w:space="0" w:color="auto"/>
            <w:right w:val="none" w:sz="0" w:space="0" w:color="auto"/>
          </w:divBdr>
        </w:div>
        <w:div w:id="532034155">
          <w:marLeft w:val="480"/>
          <w:marRight w:val="0"/>
          <w:marTop w:val="0"/>
          <w:marBottom w:val="0"/>
          <w:divBdr>
            <w:top w:val="none" w:sz="0" w:space="0" w:color="auto"/>
            <w:left w:val="none" w:sz="0" w:space="0" w:color="auto"/>
            <w:bottom w:val="none" w:sz="0" w:space="0" w:color="auto"/>
            <w:right w:val="none" w:sz="0" w:space="0" w:color="auto"/>
          </w:divBdr>
        </w:div>
        <w:div w:id="1515724419">
          <w:marLeft w:val="480"/>
          <w:marRight w:val="0"/>
          <w:marTop w:val="0"/>
          <w:marBottom w:val="0"/>
          <w:divBdr>
            <w:top w:val="none" w:sz="0" w:space="0" w:color="auto"/>
            <w:left w:val="none" w:sz="0" w:space="0" w:color="auto"/>
            <w:bottom w:val="none" w:sz="0" w:space="0" w:color="auto"/>
            <w:right w:val="none" w:sz="0" w:space="0" w:color="auto"/>
          </w:divBdr>
        </w:div>
        <w:div w:id="140998315">
          <w:marLeft w:val="480"/>
          <w:marRight w:val="0"/>
          <w:marTop w:val="0"/>
          <w:marBottom w:val="0"/>
          <w:divBdr>
            <w:top w:val="none" w:sz="0" w:space="0" w:color="auto"/>
            <w:left w:val="none" w:sz="0" w:space="0" w:color="auto"/>
            <w:bottom w:val="none" w:sz="0" w:space="0" w:color="auto"/>
            <w:right w:val="none" w:sz="0" w:space="0" w:color="auto"/>
          </w:divBdr>
        </w:div>
        <w:div w:id="782308884">
          <w:marLeft w:val="480"/>
          <w:marRight w:val="0"/>
          <w:marTop w:val="0"/>
          <w:marBottom w:val="0"/>
          <w:divBdr>
            <w:top w:val="none" w:sz="0" w:space="0" w:color="auto"/>
            <w:left w:val="none" w:sz="0" w:space="0" w:color="auto"/>
            <w:bottom w:val="none" w:sz="0" w:space="0" w:color="auto"/>
            <w:right w:val="none" w:sz="0" w:space="0" w:color="auto"/>
          </w:divBdr>
        </w:div>
        <w:div w:id="55125598">
          <w:marLeft w:val="480"/>
          <w:marRight w:val="0"/>
          <w:marTop w:val="0"/>
          <w:marBottom w:val="0"/>
          <w:divBdr>
            <w:top w:val="none" w:sz="0" w:space="0" w:color="auto"/>
            <w:left w:val="none" w:sz="0" w:space="0" w:color="auto"/>
            <w:bottom w:val="none" w:sz="0" w:space="0" w:color="auto"/>
            <w:right w:val="none" w:sz="0" w:space="0" w:color="auto"/>
          </w:divBdr>
        </w:div>
        <w:div w:id="1700160364">
          <w:marLeft w:val="480"/>
          <w:marRight w:val="0"/>
          <w:marTop w:val="0"/>
          <w:marBottom w:val="0"/>
          <w:divBdr>
            <w:top w:val="none" w:sz="0" w:space="0" w:color="auto"/>
            <w:left w:val="none" w:sz="0" w:space="0" w:color="auto"/>
            <w:bottom w:val="none" w:sz="0" w:space="0" w:color="auto"/>
            <w:right w:val="none" w:sz="0" w:space="0" w:color="auto"/>
          </w:divBdr>
        </w:div>
        <w:div w:id="1125807158">
          <w:marLeft w:val="480"/>
          <w:marRight w:val="0"/>
          <w:marTop w:val="0"/>
          <w:marBottom w:val="0"/>
          <w:divBdr>
            <w:top w:val="none" w:sz="0" w:space="0" w:color="auto"/>
            <w:left w:val="none" w:sz="0" w:space="0" w:color="auto"/>
            <w:bottom w:val="none" w:sz="0" w:space="0" w:color="auto"/>
            <w:right w:val="none" w:sz="0" w:space="0" w:color="auto"/>
          </w:divBdr>
        </w:div>
        <w:div w:id="1764913788">
          <w:marLeft w:val="480"/>
          <w:marRight w:val="0"/>
          <w:marTop w:val="0"/>
          <w:marBottom w:val="0"/>
          <w:divBdr>
            <w:top w:val="none" w:sz="0" w:space="0" w:color="auto"/>
            <w:left w:val="none" w:sz="0" w:space="0" w:color="auto"/>
            <w:bottom w:val="none" w:sz="0" w:space="0" w:color="auto"/>
            <w:right w:val="none" w:sz="0" w:space="0" w:color="auto"/>
          </w:divBdr>
        </w:div>
        <w:div w:id="673218430">
          <w:marLeft w:val="480"/>
          <w:marRight w:val="0"/>
          <w:marTop w:val="0"/>
          <w:marBottom w:val="0"/>
          <w:divBdr>
            <w:top w:val="none" w:sz="0" w:space="0" w:color="auto"/>
            <w:left w:val="none" w:sz="0" w:space="0" w:color="auto"/>
            <w:bottom w:val="none" w:sz="0" w:space="0" w:color="auto"/>
            <w:right w:val="none" w:sz="0" w:space="0" w:color="auto"/>
          </w:divBdr>
        </w:div>
        <w:div w:id="812333212">
          <w:marLeft w:val="480"/>
          <w:marRight w:val="0"/>
          <w:marTop w:val="0"/>
          <w:marBottom w:val="0"/>
          <w:divBdr>
            <w:top w:val="none" w:sz="0" w:space="0" w:color="auto"/>
            <w:left w:val="none" w:sz="0" w:space="0" w:color="auto"/>
            <w:bottom w:val="none" w:sz="0" w:space="0" w:color="auto"/>
            <w:right w:val="none" w:sz="0" w:space="0" w:color="auto"/>
          </w:divBdr>
        </w:div>
        <w:div w:id="1443066121">
          <w:marLeft w:val="480"/>
          <w:marRight w:val="0"/>
          <w:marTop w:val="0"/>
          <w:marBottom w:val="0"/>
          <w:divBdr>
            <w:top w:val="none" w:sz="0" w:space="0" w:color="auto"/>
            <w:left w:val="none" w:sz="0" w:space="0" w:color="auto"/>
            <w:bottom w:val="none" w:sz="0" w:space="0" w:color="auto"/>
            <w:right w:val="none" w:sz="0" w:space="0" w:color="auto"/>
          </w:divBdr>
        </w:div>
        <w:div w:id="115292010">
          <w:marLeft w:val="480"/>
          <w:marRight w:val="0"/>
          <w:marTop w:val="0"/>
          <w:marBottom w:val="0"/>
          <w:divBdr>
            <w:top w:val="none" w:sz="0" w:space="0" w:color="auto"/>
            <w:left w:val="none" w:sz="0" w:space="0" w:color="auto"/>
            <w:bottom w:val="none" w:sz="0" w:space="0" w:color="auto"/>
            <w:right w:val="none" w:sz="0" w:space="0" w:color="auto"/>
          </w:divBdr>
        </w:div>
        <w:div w:id="2367850">
          <w:marLeft w:val="480"/>
          <w:marRight w:val="0"/>
          <w:marTop w:val="0"/>
          <w:marBottom w:val="0"/>
          <w:divBdr>
            <w:top w:val="none" w:sz="0" w:space="0" w:color="auto"/>
            <w:left w:val="none" w:sz="0" w:space="0" w:color="auto"/>
            <w:bottom w:val="none" w:sz="0" w:space="0" w:color="auto"/>
            <w:right w:val="none" w:sz="0" w:space="0" w:color="auto"/>
          </w:divBdr>
        </w:div>
        <w:div w:id="2109811251">
          <w:marLeft w:val="480"/>
          <w:marRight w:val="0"/>
          <w:marTop w:val="0"/>
          <w:marBottom w:val="0"/>
          <w:divBdr>
            <w:top w:val="none" w:sz="0" w:space="0" w:color="auto"/>
            <w:left w:val="none" w:sz="0" w:space="0" w:color="auto"/>
            <w:bottom w:val="none" w:sz="0" w:space="0" w:color="auto"/>
            <w:right w:val="none" w:sz="0" w:space="0" w:color="auto"/>
          </w:divBdr>
        </w:div>
        <w:div w:id="70779404">
          <w:marLeft w:val="480"/>
          <w:marRight w:val="0"/>
          <w:marTop w:val="0"/>
          <w:marBottom w:val="0"/>
          <w:divBdr>
            <w:top w:val="none" w:sz="0" w:space="0" w:color="auto"/>
            <w:left w:val="none" w:sz="0" w:space="0" w:color="auto"/>
            <w:bottom w:val="none" w:sz="0" w:space="0" w:color="auto"/>
            <w:right w:val="none" w:sz="0" w:space="0" w:color="auto"/>
          </w:divBdr>
        </w:div>
        <w:div w:id="355086528">
          <w:marLeft w:val="480"/>
          <w:marRight w:val="0"/>
          <w:marTop w:val="0"/>
          <w:marBottom w:val="0"/>
          <w:divBdr>
            <w:top w:val="none" w:sz="0" w:space="0" w:color="auto"/>
            <w:left w:val="none" w:sz="0" w:space="0" w:color="auto"/>
            <w:bottom w:val="none" w:sz="0" w:space="0" w:color="auto"/>
            <w:right w:val="none" w:sz="0" w:space="0" w:color="auto"/>
          </w:divBdr>
        </w:div>
        <w:div w:id="1351494745">
          <w:marLeft w:val="480"/>
          <w:marRight w:val="0"/>
          <w:marTop w:val="0"/>
          <w:marBottom w:val="0"/>
          <w:divBdr>
            <w:top w:val="none" w:sz="0" w:space="0" w:color="auto"/>
            <w:left w:val="none" w:sz="0" w:space="0" w:color="auto"/>
            <w:bottom w:val="none" w:sz="0" w:space="0" w:color="auto"/>
            <w:right w:val="none" w:sz="0" w:space="0" w:color="auto"/>
          </w:divBdr>
        </w:div>
        <w:div w:id="1435520245">
          <w:marLeft w:val="480"/>
          <w:marRight w:val="0"/>
          <w:marTop w:val="0"/>
          <w:marBottom w:val="0"/>
          <w:divBdr>
            <w:top w:val="none" w:sz="0" w:space="0" w:color="auto"/>
            <w:left w:val="none" w:sz="0" w:space="0" w:color="auto"/>
            <w:bottom w:val="none" w:sz="0" w:space="0" w:color="auto"/>
            <w:right w:val="none" w:sz="0" w:space="0" w:color="auto"/>
          </w:divBdr>
        </w:div>
      </w:divsChild>
    </w:div>
    <w:div w:id="2098208115">
      <w:bodyDiv w:val="1"/>
      <w:marLeft w:val="0"/>
      <w:marRight w:val="0"/>
      <w:marTop w:val="0"/>
      <w:marBottom w:val="0"/>
      <w:divBdr>
        <w:top w:val="none" w:sz="0" w:space="0" w:color="auto"/>
        <w:left w:val="none" w:sz="0" w:space="0" w:color="auto"/>
        <w:bottom w:val="none" w:sz="0" w:space="0" w:color="auto"/>
        <w:right w:val="none" w:sz="0" w:space="0" w:color="auto"/>
      </w:divBdr>
      <w:divsChild>
        <w:div w:id="1327049884">
          <w:marLeft w:val="480"/>
          <w:marRight w:val="0"/>
          <w:marTop w:val="0"/>
          <w:marBottom w:val="0"/>
          <w:divBdr>
            <w:top w:val="none" w:sz="0" w:space="0" w:color="auto"/>
            <w:left w:val="none" w:sz="0" w:space="0" w:color="auto"/>
            <w:bottom w:val="none" w:sz="0" w:space="0" w:color="auto"/>
            <w:right w:val="none" w:sz="0" w:space="0" w:color="auto"/>
          </w:divBdr>
        </w:div>
        <w:div w:id="1651399728">
          <w:marLeft w:val="480"/>
          <w:marRight w:val="0"/>
          <w:marTop w:val="0"/>
          <w:marBottom w:val="0"/>
          <w:divBdr>
            <w:top w:val="none" w:sz="0" w:space="0" w:color="auto"/>
            <w:left w:val="none" w:sz="0" w:space="0" w:color="auto"/>
            <w:bottom w:val="none" w:sz="0" w:space="0" w:color="auto"/>
            <w:right w:val="none" w:sz="0" w:space="0" w:color="auto"/>
          </w:divBdr>
        </w:div>
        <w:div w:id="832376959">
          <w:marLeft w:val="480"/>
          <w:marRight w:val="0"/>
          <w:marTop w:val="0"/>
          <w:marBottom w:val="0"/>
          <w:divBdr>
            <w:top w:val="none" w:sz="0" w:space="0" w:color="auto"/>
            <w:left w:val="none" w:sz="0" w:space="0" w:color="auto"/>
            <w:bottom w:val="none" w:sz="0" w:space="0" w:color="auto"/>
            <w:right w:val="none" w:sz="0" w:space="0" w:color="auto"/>
          </w:divBdr>
        </w:div>
        <w:div w:id="1521551650">
          <w:marLeft w:val="480"/>
          <w:marRight w:val="0"/>
          <w:marTop w:val="0"/>
          <w:marBottom w:val="0"/>
          <w:divBdr>
            <w:top w:val="none" w:sz="0" w:space="0" w:color="auto"/>
            <w:left w:val="none" w:sz="0" w:space="0" w:color="auto"/>
            <w:bottom w:val="none" w:sz="0" w:space="0" w:color="auto"/>
            <w:right w:val="none" w:sz="0" w:space="0" w:color="auto"/>
          </w:divBdr>
        </w:div>
        <w:div w:id="1479303694">
          <w:marLeft w:val="480"/>
          <w:marRight w:val="0"/>
          <w:marTop w:val="0"/>
          <w:marBottom w:val="0"/>
          <w:divBdr>
            <w:top w:val="none" w:sz="0" w:space="0" w:color="auto"/>
            <w:left w:val="none" w:sz="0" w:space="0" w:color="auto"/>
            <w:bottom w:val="none" w:sz="0" w:space="0" w:color="auto"/>
            <w:right w:val="none" w:sz="0" w:space="0" w:color="auto"/>
          </w:divBdr>
        </w:div>
        <w:div w:id="1519926248">
          <w:marLeft w:val="480"/>
          <w:marRight w:val="0"/>
          <w:marTop w:val="0"/>
          <w:marBottom w:val="0"/>
          <w:divBdr>
            <w:top w:val="none" w:sz="0" w:space="0" w:color="auto"/>
            <w:left w:val="none" w:sz="0" w:space="0" w:color="auto"/>
            <w:bottom w:val="none" w:sz="0" w:space="0" w:color="auto"/>
            <w:right w:val="none" w:sz="0" w:space="0" w:color="auto"/>
          </w:divBdr>
        </w:div>
        <w:div w:id="1558979672">
          <w:marLeft w:val="480"/>
          <w:marRight w:val="0"/>
          <w:marTop w:val="0"/>
          <w:marBottom w:val="0"/>
          <w:divBdr>
            <w:top w:val="none" w:sz="0" w:space="0" w:color="auto"/>
            <w:left w:val="none" w:sz="0" w:space="0" w:color="auto"/>
            <w:bottom w:val="none" w:sz="0" w:space="0" w:color="auto"/>
            <w:right w:val="none" w:sz="0" w:space="0" w:color="auto"/>
          </w:divBdr>
        </w:div>
        <w:div w:id="1375881944">
          <w:marLeft w:val="480"/>
          <w:marRight w:val="0"/>
          <w:marTop w:val="0"/>
          <w:marBottom w:val="0"/>
          <w:divBdr>
            <w:top w:val="none" w:sz="0" w:space="0" w:color="auto"/>
            <w:left w:val="none" w:sz="0" w:space="0" w:color="auto"/>
            <w:bottom w:val="none" w:sz="0" w:space="0" w:color="auto"/>
            <w:right w:val="none" w:sz="0" w:space="0" w:color="auto"/>
          </w:divBdr>
        </w:div>
        <w:div w:id="1551838020">
          <w:marLeft w:val="480"/>
          <w:marRight w:val="0"/>
          <w:marTop w:val="0"/>
          <w:marBottom w:val="0"/>
          <w:divBdr>
            <w:top w:val="none" w:sz="0" w:space="0" w:color="auto"/>
            <w:left w:val="none" w:sz="0" w:space="0" w:color="auto"/>
            <w:bottom w:val="none" w:sz="0" w:space="0" w:color="auto"/>
            <w:right w:val="none" w:sz="0" w:space="0" w:color="auto"/>
          </w:divBdr>
        </w:div>
        <w:div w:id="1694957704">
          <w:marLeft w:val="480"/>
          <w:marRight w:val="0"/>
          <w:marTop w:val="0"/>
          <w:marBottom w:val="0"/>
          <w:divBdr>
            <w:top w:val="none" w:sz="0" w:space="0" w:color="auto"/>
            <w:left w:val="none" w:sz="0" w:space="0" w:color="auto"/>
            <w:bottom w:val="none" w:sz="0" w:space="0" w:color="auto"/>
            <w:right w:val="none" w:sz="0" w:space="0" w:color="auto"/>
          </w:divBdr>
        </w:div>
        <w:div w:id="2007633467">
          <w:marLeft w:val="480"/>
          <w:marRight w:val="0"/>
          <w:marTop w:val="0"/>
          <w:marBottom w:val="0"/>
          <w:divBdr>
            <w:top w:val="none" w:sz="0" w:space="0" w:color="auto"/>
            <w:left w:val="none" w:sz="0" w:space="0" w:color="auto"/>
            <w:bottom w:val="none" w:sz="0" w:space="0" w:color="auto"/>
            <w:right w:val="none" w:sz="0" w:space="0" w:color="auto"/>
          </w:divBdr>
        </w:div>
        <w:div w:id="207181109">
          <w:marLeft w:val="480"/>
          <w:marRight w:val="0"/>
          <w:marTop w:val="0"/>
          <w:marBottom w:val="0"/>
          <w:divBdr>
            <w:top w:val="none" w:sz="0" w:space="0" w:color="auto"/>
            <w:left w:val="none" w:sz="0" w:space="0" w:color="auto"/>
            <w:bottom w:val="none" w:sz="0" w:space="0" w:color="auto"/>
            <w:right w:val="none" w:sz="0" w:space="0" w:color="auto"/>
          </w:divBdr>
        </w:div>
        <w:div w:id="1995602866">
          <w:marLeft w:val="480"/>
          <w:marRight w:val="0"/>
          <w:marTop w:val="0"/>
          <w:marBottom w:val="0"/>
          <w:divBdr>
            <w:top w:val="none" w:sz="0" w:space="0" w:color="auto"/>
            <w:left w:val="none" w:sz="0" w:space="0" w:color="auto"/>
            <w:bottom w:val="none" w:sz="0" w:space="0" w:color="auto"/>
            <w:right w:val="none" w:sz="0" w:space="0" w:color="auto"/>
          </w:divBdr>
        </w:div>
        <w:div w:id="348800521">
          <w:marLeft w:val="480"/>
          <w:marRight w:val="0"/>
          <w:marTop w:val="0"/>
          <w:marBottom w:val="0"/>
          <w:divBdr>
            <w:top w:val="none" w:sz="0" w:space="0" w:color="auto"/>
            <w:left w:val="none" w:sz="0" w:space="0" w:color="auto"/>
            <w:bottom w:val="none" w:sz="0" w:space="0" w:color="auto"/>
            <w:right w:val="none" w:sz="0" w:space="0" w:color="auto"/>
          </w:divBdr>
        </w:div>
        <w:div w:id="1754664998">
          <w:marLeft w:val="480"/>
          <w:marRight w:val="0"/>
          <w:marTop w:val="0"/>
          <w:marBottom w:val="0"/>
          <w:divBdr>
            <w:top w:val="none" w:sz="0" w:space="0" w:color="auto"/>
            <w:left w:val="none" w:sz="0" w:space="0" w:color="auto"/>
            <w:bottom w:val="none" w:sz="0" w:space="0" w:color="auto"/>
            <w:right w:val="none" w:sz="0" w:space="0" w:color="auto"/>
          </w:divBdr>
        </w:div>
        <w:div w:id="139545986">
          <w:marLeft w:val="480"/>
          <w:marRight w:val="0"/>
          <w:marTop w:val="0"/>
          <w:marBottom w:val="0"/>
          <w:divBdr>
            <w:top w:val="none" w:sz="0" w:space="0" w:color="auto"/>
            <w:left w:val="none" w:sz="0" w:space="0" w:color="auto"/>
            <w:bottom w:val="none" w:sz="0" w:space="0" w:color="auto"/>
            <w:right w:val="none" w:sz="0" w:space="0" w:color="auto"/>
          </w:divBdr>
        </w:div>
        <w:div w:id="587814067">
          <w:marLeft w:val="480"/>
          <w:marRight w:val="0"/>
          <w:marTop w:val="0"/>
          <w:marBottom w:val="0"/>
          <w:divBdr>
            <w:top w:val="none" w:sz="0" w:space="0" w:color="auto"/>
            <w:left w:val="none" w:sz="0" w:space="0" w:color="auto"/>
            <w:bottom w:val="none" w:sz="0" w:space="0" w:color="auto"/>
            <w:right w:val="none" w:sz="0" w:space="0" w:color="auto"/>
          </w:divBdr>
        </w:div>
        <w:div w:id="1779913390">
          <w:marLeft w:val="480"/>
          <w:marRight w:val="0"/>
          <w:marTop w:val="0"/>
          <w:marBottom w:val="0"/>
          <w:divBdr>
            <w:top w:val="none" w:sz="0" w:space="0" w:color="auto"/>
            <w:left w:val="none" w:sz="0" w:space="0" w:color="auto"/>
            <w:bottom w:val="none" w:sz="0" w:space="0" w:color="auto"/>
            <w:right w:val="none" w:sz="0" w:space="0" w:color="auto"/>
          </w:divBdr>
        </w:div>
        <w:div w:id="2095855387">
          <w:marLeft w:val="480"/>
          <w:marRight w:val="0"/>
          <w:marTop w:val="0"/>
          <w:marBottom w:val="0"/>
          <w:divBdr>
            <w:top w:val="none" w:sz="0" w:space="0" w:color="auto"/>
            <w:left w:val="none" w:sz="0" w:space="0" w:color="auto"/>
            <w:bottom w:val="none" w:sz="0" w:space="0" w:color="auto"/>
            <w:right w:val="none" w:sz="0" w:space="0" w:color="auto"/>
          </w:divBdr>
        </w:div>
        <w:div w:id="478957207">
          <w:marLeft w:val="480"/>
          <w:marRight w:val="0"/>
          <w:marTop w:val="0"/>
          <w:marBottom w:val="0"/>
          <w:divBdr>
            <w:top w:val="none" w:sz="0" w:space="0" w:color="auto"/>
            <w:left w:val="none" w:sz="0" w:space="0" w:color="auto"/>
            <w:bottom w:val="none" w:sz="0" w:space="0" w:color="auto"/>
            <w:right w:val="none" w:sz="0" w:space="0" w:color="auto"/>
          </w:divBdr>
        </w:div>
        <w:div w:id="72628591">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9FA9349-E813-488A-8D31-403D045545DE}"/>
      </w:docPartPr>
      <w:docPartBody>
        <w:p w:rsidR="000350E9" w:rsidRDefault="003A482F">
          <w:r w:rsidRPr="005C50A9">
            <w:rPr>
              <w:rStyle w:val="PlaceholderText"/>
            </w:rPr>
            <w:t>Click or tap here to enter text.</w:t>
          </w:r>
        </w:p>
      </w:docPartBody>
    </w:docPart>
    <w:docPart>
      <w:docPartPr>
        <w:name w:val="A9DDEF8DB5904FD08356CC2A88C769D0"/>
        <w:category>
          <w:name w:val="Generale"/>
          <w:gallery w:val="placeholder"/>
        </w:category>
        <w:types>
          <w:type w:val="bbPlcHdr"/>
        </w:types>
        <w:behaviors>
          <w:behavior w:val="content"/>
        </w:behaviors>
        <w:guid w:val="{A750C9FE-F1BF-421B-8223-E8968695855F}"/>
      </w:docPartPr>
      <w:docPartBody>
        <w:p w:rsidR="00D00DFB" w:rsidRDefault="004860CA" w:rsidP="004860CA">
          <w:pPr>
            <w:pStyle w:val="A9DDEF8DB5904FD08356CC2A88C769D0"/>
          </w:pPr>
          <w:r w:rsidRPr="005C50A9">
            <w:rPr>
              <w:rStyle w:val="PlaceholderText"/>
            </w:rPr>
            <w:t>Click or tap here to enter text.</w:t>
          </w:r>
        </w:p>
      </w:docPartBody>
    </w:docPart>
    <w:docPart>
      <w:docPartPr>
        <w:name w:val="419136DCA0C74BE894341C0A6A661CEF"/>
        <w:category>
          <w:name w:val="Generale"/>
          <w:gallery w:val="placeholder"/>
        </w:category>
        <w:types>
          <w:type w:val="bbPlcHdr"/>
        </w:types>
        <w:behaviors>
          <w:behavior w:val="content"/>
        </w:behaviors>
        <w:guid w:val="{E84DDAEB-82E8-4D76-BEA2-7B07D9F6D0C9}"/>
      </w:docPartPr>
      <w:docPartBody>
        <w:p w:rsidR="00116C83" w:rsidRDefault="00D00DFB" w:rsidP="00D00DFB">
          <w:pPr>
            <w:pStyle w:val="419136DCA0C74BE894341C0A6A661CEF"/>
          </w:pPr>
          <w:r w:rsidRPr="005C50A9">
            <w:rPr>
              <w:rStyle w:val="PlaceholderText"/>
            </w:rPr>
            <w:t>Click or tap here to enter text.</w:t>
          </w:r>
        </w:p>
      </w:docPartBody>
    </w:docPart>
    <w:docPart>
      <w:docPartPr>
        <w:name w:val="DDA7516E55EB4EED83497254BC29086D"/>
        <w:category>
          <w:name w:val="Generale"/>
          <w:gallery w:val="placeholder"/>
        </w:category>
        <w:types>
          <w:type w:val="bbPlcHdr"/>
        </w:types>
        <w:behaviors>
          <w:behavior w:val="content"/>
        </w:behaviors>
        <w:guid w:val="{E942D9C0-151C-404D-A6E8-12677F80B9D0}"/>
      </w:docPartPr>
      <w:docPartBody>
        <w:p w:rsidR="00A77318" w:rsidRDefault="00306347" w:rsidP="00306347">
          <w:pPr>
            <w:pStyle w:val="DDA7516E55EB4EED83497254BC29086D"/>
          </w:pPr>
          <w:r w:rsidRPr="005C50A9">
            <w:rPr>
              <w:rStyle w:val="PlaceholderText"/>
            </w:rPr>
            <w:t>Click or tap here to enter text.</w:t>
          </w:r>
        </w:p>
      </w:docPartBody>
    </w:docPart>
    <w:docPart>
      <w:docPartPr>
        <w:name w:val="EC5628DABBE542C69AC574A237182D8B"/>
        <w:category>
          <w:name w:val="Generale"/>
          <w:gallery w:val="placeholder"/>
        </w:category>
        <w:types>
          <w:type w:val="bbPlcHdr"/>
        </w:types>
        <w:behaviors>
          <w:behavior w:val="content"/>
        </w:behaviors>
        <w:guid w:val="{3C5981E1-1E81-443E-AC4A-593C75A80A71}"/>
      </w:docPartPr>
      <w:docPartBody>
        <w:p w:rsidR="00A77318" w:rsidRDefault="00306347" w:rsidP="00306347">
          <w:pPr>
            <w:pStyle w:val="EC5628DABBE542C69AC574A237182D8B"/>
          </w:pPr>
          <w:r w:rsidRPr="005C50A9">
            <w:rPr>
              <w:rStyle w:val="PlaceholderText"/>
            </w:rPr>
            <w:t>Click or tap here to enter text.</w:t>
          </w:r>
        </w:p>
      </w:docPartBody>
    </w:docPart>
    <w:docPart>
      <w:docPartPr>
        <w:name w:val="F7B49A1964D9427C90E50A71BD8C004A"/>
        <w:category>
          <w:name w:val="Generale"/>
          <w:gallery w:val="placeholder"/>
        </w:category>
        <w:types>
          <w:type w:val="bbPlcHdr"/>
        </w:types>
        <w:behaviors>
          <w:behavior w:val="content"/>
        </w:behaviors>
        <w:guid w:val="{F2317DE0-1DF5-4700-ADB6-D531BBB3E5D7}"/>
      </w:docPartPr>
      <w:docPartBody>
        <w:p w:rsidR="00A77318" w:rsidRDefault="00306347" w:rsidP="00306347">
          <w:pPr>
            <w:pStyle w:val="F7B49A1964D9427C90E50A71BD8C004A"/>
          </w:pPr>
          <w:r w:rsidRPr="005C50A9">
            <w:rPr>
              <w:rStyle w:val="PlaceholderText"/>
            </w:rPr>
            <w:t>Click or tap here to enter text.</w:t>
          </w:r>
        </w:p>
      </w:docPartBody>
    </w:docPart>
    <w:docPart>
      <w:docPartPr>
        <w:name w:val="DD6F58D235C54616A55FC848733360FE"/>
        <w:category>
          <w:name w:val="General"/>
          <w:gallery w:val="placeholder"/>
        </w:category>
        <w:types>
          <w:type w:val="bbPlcHdr"/>
        </w:types>
        <w:behaviors>
          <w:behavior w:val="content"/>
        </w:behaviors>
        <w:guid w:val="{D03CFD54-0737-44D1-BD20-DF86F7CAA070}"/>
      </w:docPartPr>
      <w:docPartBody>
        <w:p w:rsidR="00FE3194" w:rsidRDefault="003A482F">
          <w:pPr>
            <w:pStyle w:val="DD6F58D235C54616A55FC848733360FE"/>
          </w:pPr>
          <w:r w:rsidRPr="005C50A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82F"/>
    <w:rsid w:val="000350E9"/>
    <w:rsid w:val="00116C83"/>
    <w:rsid w:val="00124846"/>
    <w:rsid w:val="0026544F"/>
    <w:rsid w:val="00306347"/>
    <w:rsid w:val="003A482F"/>
    <w:rsid w:val="00453825"/>
    <w:rsid w:val="004740EE"/>
    <w:rsid w:val="004860CA"/>
    <w:rsid w:val="0050761E"/>
    <w:rsid w:val="0068580A"/>
    <w:rsid w:val="0085785F"/>
    <w:rsid w:val="009D09A0"/>
    <w:rsid w:val="00A77318"/>
    <w:rsid w:val="00B365F1"/>
    <w:rsid w:val="00BC00A1"/>
    <w:rsid w:val="00CD23C5"/>
    <w:rsid w:val="00D00DFB"/>
    <w:rsid w:val="00DB5F40"/>
    <w:rsid w:val="00E355C7"/>
    <w:rsid w:val="00FE31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77318"/>
    <w:rPr>
      <w:color w:val="808080"/>
    </w:rPr>
  </w:style>
  <w:style w:type="paragraph" w:customStyle="1" w:styleId="A9DDEF8DB5904FD08356CC2A88C769D0">
    <w:name w:val="A9DDEF8DB5904FD08356CC2A88C769D0"/>
    <w:rsid w:val="004860CA"/>
    <w:rPr>
      <w:kern w:val="2"/>
      <w14:ligatures w14:val="standardContextual"/>
    </w:rPr>
  </w:style>
  <w:style w:type="paragraph" w:customStyle="1" w:styleId="419136DCA0C74BE894341C0A6A661CEF">
    <w:name w:val="419136DCA0C74BE894341C0A6A661CEF"/>
    <w:rsid w:val="00D00DFB"/>
    <w:rPr>
      <w:kern w:val="2"/>
      <w14:ligatures w14:val="standardContextual"/>
    </w:rPr>
  </w:style>
  <w:style w:type="paragraph" w:customStyle="1" w:styleId="DD6F58D235C54616A55FC848733360FE">
    <w:name w:val="DD6F58D235C54616A55FC848733360FE"/>
    <w:rPr>
      <w:kern w:val="2"/>
      <w14:ligatures w14:val="standardContextual"/>
    </w:rPr>
  </w:style>
  <w:style w:type="paragraph" w:customStyle="1" w:styleId="DDA7516E55EB4EED83497254BC29086D">
    <w:name w:val="DDA7516E55EB4EED83497254BC29086D"/>
    <w:rsid w:val="00306347"/>
    <w:rPr>
      <w:kern w:val="2"/>
      <w14:ligatures w14:val="standardContextual"/>
    </w:rPr>
  </w:style>
  <w:style w:type="paragraph" w:customStyle="1" w:styleId="EC5628DABBE542C69AC574A237182D8B">
    <w:name w:val="EC5628DABBE542C69AC574A237182D8B"/>
    <w:rsid w:val="00306347"/>
    <w:rPr>
      <w:kern w:val="2"/>
      <w14:ligatures w14:val="standardContextual"/>
    </w:rPr>
  </w:style>
  <w:style w:type="paragraph" w:customStyle="1" w:styleId="F7B49A1964D9427C90E50A71BD8C004A">
    <w:name w:val="F7B49A1964D9427C90E50A71BD8C004A"/>
    <w:rsid w:val="00306347"/>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4E6F9A1-18D5-48D3-A8EF-14FCA889710C}">
  <we:reference id="wa104382081" version="1.55.1.0" store="en-GB" storeType="OMEX"/>
  <we:alternateReferences>
    <we:reference id="wa104382081" version="1.55.1.0" store="en-GB" storeType="OMEX"/>
  </we:alternateReferences>
  <we:properties>
    <we:property name="MENDELEY_CITATIONS" value="[{&quot;citationID&quot;:&quot;MENDELEY_CITATION_5b6cf468-0b21-4ad9-8ff1-80902e62f35a&quot;,&quot;properties&quot;:{&quot;noteIndex&quot;:0},&quot;isEdited&quot;:false,&quot;manualOverride&quot;:{&quot;isManuallyOverridden&quot;:false,&quot;citeprocText&quot;:&quot;(Roberts et al. 2023)&quot;,&quot;manualOverrideText&quot;:&quot;&quot;},&quot;citationTag&quot;:&quot;MENDELEY_CITATION_v3_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&quot;,&quot;citationItems&quot;:[{&quot;id&quot;:&quot;ae1ce0d7-7f4b-36c1-9485-0370b933dadc&quot;,&quot;itemData&quot;:{&quot;type&quot;:&quot;article-journal&quot;,&quot;id&quot;:&quot;ae1ce0d7-7f4b-36c1-9485-0370b933dadc&quot;,&quot;title&quot;:&quot;IMPROVER: The New Probabilistic Postprocessing System at the Met Office&quot;,&quot;author&quot;:[{&quot;family&quot;:&quot;Roberts&quot;,&quot;given&quot;:&quot;Nigel&quot;,&quot;parse-names&quot;:false,&quot;dropping-particle&quot;:&quot;&quot;,&quot;non-dropping-particle&quot;:&quot;&quot;},{&quot;family&quot;:&quot;Ayliffe&quot;,&quot;given&quot;:&quot;Benjamin&quot;,&quot;parse-names&quot;:false,&quot;dropping-particle&quot;:&quot;&quot;,&quot;non-dropping-particle&quot;:&quot;&quot;},{&quot;family&quot;:&quot;Evans&quot;,&quot;given&quot;:&quot;Gavin&quot;,&quot;parse-names&quot;:false,&quot;dropping-particle&quot;:&quot;&quot;,&quot;non-dropping-particle&quot;:&quot;&quot;},{&quot;family&quot;:&quot;Moseley&quot;,&quot;given&quot;:&quot;Stephen&quot;,&quot;parse-names&quot;:false,&quot;dropping-particle&quot;:&quot;&quot;,&quot;non-dropping-particle&quot;:&quot;&quot;},{&quot;family&quot;:&quot;Rust&quot;,&quot;given&quot;:&quot;Fiona&quot;,&quot;parse-names&quot;:false,&quot;dropping-particle&quot;:&quot;&quot;,&quot;non-dropping-particle&quot;:&quot;&quot;},{&quot;family&quot;:&quot;Sandford&quot;,&quot;given&quot;:&quot;Caroline&quot;,&quot;parse-names&quot;:false,&quot;dropping-particle&quot;:&quot;&quot;,&quot;non-dropping-particle&quot;:&quot;&quot;},{&quot;family&quot;:&quot;Trzeciak&quot;,&quot;given&quot;:&quot;Tomasz&quot;,&quot;parse-names&quot;:false,&quot;dropping-particle&quot;:&quot;&quot;,&quot;non-dropping-particle&quot;:&quot;&quot;},{&quot;family&quot;:&quot;Abernethy&quot;,&quot;given&quot;:&quot;Paul&quot;,&quot;parse-names&quot;:false,&quot;dropping-particle&quot;:&quot;&quot;,&quot;non-dropping-particle&quot;:&quot;&quot;},{&quot;family&quot;:&quot;Beard&quot;,&quot;given&quot;:&quot;Laurence&quot;,&quot;parse-names&quot;:false,&quot;dropping-particle&quot;:&quot;&quot;,&quot;non-dropping-particle&quot;:&quot;&quot;},{&quot;family&quot;:&quot;Crosswaite&quot;,&quot;given&quot;:&quot;Neil&quot;,&quot;parse-names&quot;:false,&quot;dropping-particle&quot;:&quot;&quot;,&quot;non-dropping-particle&quot;:&quot;&quot;},{&quot;family&quot;:&quot;Fitzpatrick&quot;,&quot;given&quot;:&quot;Ben&quot;,&quot;parse-names&quot;:false,&quot;dropping-particle&quot;:&quot;&quot;,&quot;non-dropping-particle&quot;:&quot;&quot;},{&quot;family&quot;:&quot;Flowerdew&quot;,&quot;given&quot;:&quot;Jonathan&quot;,&quot;parse-names&quot;:false,&quot;dropping-particle&quot;:&quot;&quot;,&quot;non-dropping-particle&quot;:&quot;&quot;},{&quot;family&quot;:&quot;Gale&quot;,&quot;given&quot;:&quot;Tom&quot;,&quot;parse-names&quot;:false,&quot;dropping-particle&quot;:&quot;&quot;,&quot;non-dropping-particle&quot;:&quot;&quot;},{&quot;family&quot;:&quot;Holly&quot;,&quot;given&quot;:&quot;Leigh&quot;,&quot;parse-names&quot;:false,&quot;dropping-particle&quot;:&quot;&quot;,&quot;non-dropping-particle&quot;:&quot;&quot;},{&quot;family&quot;:&quot;Hopkinson&quot;,&quot;given&quot;:&quot;Aaron&quot;,&quot;parse-names&quot;:false,&quot;dropping-particle&quot;:&quot;&quot;,&quot;non-dropping-particle&quot;:&quot;&quot;},{&quot;family&quot;:&quot;Hurst&quot;,&quot;given&quot;:&quot;Katharine&quot;,&quot;parse-names&quot;:false,&quot;dropping-particle&quot;:&quot;&quot;,&quot;non-dropping-particle&quot;:&quot;&quot;},{&quot;family&quot;:&quot;Jackson&quot;,&quot;given&quot;:&quot;Simon&quot;,&quot;parse-names&quot;:false,&quot;dropping-particle&quot;:&quot;&quot;,&quot;non-dropping-particle&quot;:&quot;&quot;},{&quot;family&quot;:&quot;Jones&quot;,&quot;given&quot;:&quot;Caroline&quot;,&quot;parse-names&quot;:false,&quot;dropping-particle&quot;:&quot;&quot;,&quot;non-dropping-particle&quot;:&quot;&quot;},{&quot;family&quot;:&quot;Mylne&quot;,&quot;given&quot;:&quot;Ken&quot;,&quot;parse-names&quot;:false,&quot;dropping-particle&quot;:&quot;&quot;,&quot;non-dropping-particle&quot;:&quot;&quot;},{&quot;family&quot;:&quot;Sampson&quot;,&quot;given&quot;:&quot;Christopher&quot;,&quot;parse-names&quot;:false,&quot;dropping-particle&quot;:&quot;&quot;,&quot;non-dropping-particle&quot;:&quot;&quot;},{&quot;family&quot;:&quot;Sharpe&quot;,&quot;given&quot;:&quot;Michael&quot;,&quot;parse-names&quot;:false,&quot;dropping-particle&quot;:&quot;&quot;,&quot;non-dropping-particle&quot;:&quot;&quot;},{&quot;family&quot;:&quot;Wright&quot;,&quot;given&quot;:&quot;Bruce&quot;,&quot;parse-names&quot;:false,&quot;dropping-particle&quot;:&quot;&quot;,&quot;non-dropping-particle&quot;:&quot;&quot;},{&quot;family&quot;:&quot;Backhouse&quot;,&quot;given&quot;:&quot;Simon&quot;,&quot;parse-names&quot;:false,&quot;dropping-particle&quot;:&quot;&quot;,&quot;non-dropping-particle&quot;:&quot;&quot;},{&quot;family&quot;:&quot;Baker&quot;,&quot;given&quot;:&quot;Mark&quot;,&quot;parse-names&quot;:false,&quot;dropping-particle&quot;:&quot;&quot;,&quot;non-dropping-particle&quot;:&quot;&quot;},{&quot;family&quot;:&quot;Brierley&quot;,&quot;given&quot;:&quot;Daniel&quot;,&quot;parse-names&quot;:false,&quot;dropping-particle&quot;:&quot;&quot;,&quot;non-dropping-particle&quot;:&quot;&quot;},{&quot;family&quot;:&quot;Booton&quot;,&quot;given&quot;:&quot;Anna&quot;,&quot;parse-names&quot;:false,&quot;dropping-particle&quot;:&quot;&quot;,&quot;non-dropping-particle&quot;:&quot;&quot;},{&quot;family&quot;:&quot;Bysouth&quot;,&quot;given&quot;:&quot;Clare&quot;,&quot;parse-names&quot;:false,&quot;dropping-particle&quot;:&quot;&quot;,&quot;non-dropping-particle&quot;:&quot;&quot;},{&quot;family&quot;:&quot;Coulson&quot;,&quot;given&quot;:&quot;Robert&quot;,&quot;parse-names&quot;:false,&quot;dropping-particle&quot;:&quot;&quot;,&quot;non-dropping-particle&quot;:&quot;&quot;},{&quot;family&quot;:&quot;Coultas&quot;,&quot;given&quot;:&quot;Sean&quot;,&quot;parse-names&quot;:false,&quot;dropping-particle&quot;:&quot;&quot;,&quot;non-dropping-particle&quot;:&quot;&quot;},{&quot;family&quot;:&quot;Crocker&quot;,&quot;given&quot;:&quot;Ric&quot;,&quot;parse-names&quot;:false,&quot;dropping-particle&quot;:&quot;&quot;,&quot;non-dropping-particle&quot;:&quot;&quot;},{&quot;family&quot;:&quot;Harbord&quot;,&quot;given&quot;:&quot;Roger&quot;,&quot;parse-names&quot;:false,&quot;dropping-particle&quot;:&quot;&quot;,&quot;non-dropping-particle&quot;:&quot;&quot;},{&quot;family&quot;:&quot;Howard&quot;,&quot;given&quot;:&quot;Kathryn&quot;,&quot;parse-names&quot;:false,&quot;dropping-particle&quot;:&quot;&quot;,&quot;non-dropping-particle&quot;:&quot;&quot;},{&quot;family&quot;:&quot;Hughes&quot;,&quot;given&quot;:&quot;Teresa&quot;,&quot;parse-names&quot;:false,&quot;dropping-particle&quot;:&quot;&quot;,&quot;non-dropping-particle&quot;:&quot;&quot;},{&quot;family&quot;:&quot;Mittermaier&quot;,&quot;given&quot;:&quot;Marion&quot;,&quot;parse-names&quot;:false,&quot;dropping-particle&quot;:&quot;&quot;,&quot;non-dropping-particle&quot;:&quot;&quot;},{&quot;family&quot;:&quot;Petch&quot;,&quot;given&quot;:&quot;Jon&quot;,&quot;parse-names&quot;:false,&quot;dropping-particle&quot;:&quot;&quot;,&quot;non-dropping-particle&quot;:&quot;&quot;},{&quot;family&quot;:&quot;Pillinger&quot;,&quot;given&quot;:&quot;Tim&quot;,&quot;parse-names&quot;:false,&quot;dropping-particle&quot;:&quot;&quot;,&quot;non-dropping-particle&quot;:&quot;&quot;},{&quot;family&quot;:&quot;Smart&quot;,&quot;given&quot;:&quot;Victoria&quot;,&quot;parse-names&quot;:false,&quot;dropping-particle&quot;:&quot;&quot;,&quot;non-dropping-particle&quot;:&quot;&quot;},{&quot;family&quot;:&quot;Smith&quot;,&quot;given&quot;:&quot;Eleanor&quot;,&quot;parse-names&quot;:false,&quot;dropping-particle&quot;:&quot;&quot;,&quot;non-dropping-particle&quot;:&quot;&quot;},{&quot;family&quot;:&quot;Worsfold&quot;,&quot;given&quot;:&quot;Mark&quot;,&quot;parse-names&quot;:false,&quot;dropping-particle&quot;:&quot;&quot;,&quot;non-dropping-particle&quot;:&quot;&quot;}],&quot;container-title&quot;:&quot;Bulletin of the American Meteorological Society&quot;,&quot;container-title-short&quot;:&quot;Bull Am Meteorol Soc&quot;,&quot;accessed&quot;:{&quot;date-parts&quot;:[[2023,12,15]]},&quot;DOI&quot;:&quot;10.1175/BAMS-D-21-0273.1&quot;,&quot;issued&quot;:{&quot;date-parts&quot;:[[2023,3,28]]},&quot;page&quot;:&quot;E680-E697&quot;,&quot;publisher&quot;:&quot;American Meteorological Society&quot;,&quot;issue&quot;:&quot;3&quot;,&quot;volume&quot;:&quot;104&quot;},&quot;isTemporary&quot;:false}]},{&quot;citationID&quot;:&quot;MENDELEY_CITATION_b7d786a6-e696-4f81-b3c5-f04044d1cf0e&quot;,&quot;properties&quot;:{&quot;noteIndex&quot;:0},&quot;isEdited&quot;:false,&quot;manualOverride&quot;:{&quot;isManuallyOverridden&quot;:false,&quot;citeprocText&quot;:&quot;(Hewson and Pillosu 2021)&quot;,&quot;manualOverrideText&quot;:&quot;&quot;},&quot;citationTag&quot;:&quot;MENDELEY_CITATION_v3_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&quot;,&quot;citationItems&quot;:[{&quot;id&quot;:&quot;997b2605-8d5a-33c8-a502-d488dcf01c7c&quot;,&quot;itemData&quot;:{&quot;type&quot;:&quot;article-journal&quot;,&quot;id&quot;:&quot;997b2605-8d5a-33c8-a502-d488dcf01c7c&quot;,&quot;title&quot;:&quot;A low-cost post-processing technique improves weather forecasts around the world&quot;,&quot;author&quot;:[{&quot;family&quot;:&quot;Hewson&quot;,&quot;given&quot;:&quot;T.D.&quot;,&quot;parse-names&quot;:false,&quot;dropping-particle&quot;:&quot;&quot;,&quot;non-dropping-particle&quot;:&quot;&quot;},{&quot;family&quot;:&quot;Pillosu&quot;,&quot;given&quot;:&quot;F.M.&quot;,&quot;parse-names&quot;:false,&quot;dropping-particle&quot;:&quot;&quot;,&quot;non-dropping-particle&quot;:&quot;&quot;}],&quot;container-title&quot;:&quot;Communications Earth and Environment&quot;,&quot;container-title-short&quot;:&quot;Commun Earth Environ&quot;,&quot;DOI&quot;:&quot;10.1038/s43247-021-00185-9&quot;,&quot;issued&quot;:{&quot;date-parts&quot;:[[2021]]},&quot;issue&quot;:&quot;1&quot;,&quot;volume&quot;:&quot;2&quot;},&quot;isTemporary&quot;:false}]},{&quot;citationID&quot;:&quot;MENDELEY_CITATION_ce0bfae5-0ac9-4e91-a40b-e94550f9ebbd&quot;,&quot;properties&quot;:{&quot;noteIndex&quot;:0},&quot;isEdited&quot;:false,&quot;manualOverride&quot;:{&quot;isManuallyOverridden&quot;:false,&quot;citeprocText&quot;:&quot;(Ben Bouallegue et al. 2020)&quot;,&quot;manualOverrideText&quot;:&quot;&quot;},&quot;citationTag&quot;:&quot;MENDELEY_CITATION_v3_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&quot;,&quot;citationItems&quot;:[{&quot;id&quot;:&quot;1f2b0c4d-63db-39a5-b941-47b4b3400523&quot;,&quot;itemData&quot;:{&quot;type&quot;:&quot;article-journal&quot;,&quot;id&quot;:&quot;1f2b0c4d-63db-39a5-b941-47b4b3400523&quot;,&quot;title&quot;:&quot;Accounting for Representativeness in the Verification of Ensemble Precipitation Forecasts&quot;,&quot;author&quot;:[{&quot;family&quot;:&quot;Bouallegue&quot;,&quot;given&quot;:&quot;Zied&quot;,&quot;parse-names&quot;:false,&quot;dropping-particle&quot;:&quot;&quot;,&quot;non-dropping-particle&quot;:&quot;Ben&quot;},{&quot;family&quot;:&quot;Haiden&quot;,&quot;given&quot;:&quot;Thomas&quot;,&quot;parse-names&quot;:false,&quot;dropping-particle&quot;:&quot;&quot;,&quot;non-dropping-particle&quot;:&quot;&quot;},{&quot;family&quot;:&quot;Weber&quot;,&quot;given&quot;:&quot;Nicholas J.&quot;,&quot;parse-names&quot;:false,&quot;dropping-particle&quot;:&quot;&quot;,&quot;non-dropping-particle&quot;:&quot;&quot;},{&quot;family&quot;:&quot;Hamill&quot;,&quot;given&quot;:&quot;Thomas M.&quot;,&quot;parse-names&quot;:false,&quot;dropping-particle&quot;:&quot;&quot;,&quot;non-dropping-particle&quot;:&quot;&quot;},{&quot;family&quot;:&quot;Richardson&quot;,&quot;given&quot;:&quot;David S.&quot;,&quot;parse-names&quot;:false,&quot;dropping-particle&quot;:&quot;&quot;,&quot;non-dropping-particle&quot;:&quot;&quot;}],&quot;container-title&quot;:&quot;Monthly Weather Review&quot;,&quot;DOI&quot;:&quot;10.1175/mwr-d-19-0323.1&quot;,&quot;issued&quot;:{&quot;date-parts&quot;:[[2020]]},&quot;page&quot;:&quot;2049-2062&quot;,&quot;issue&quot;:&quot;5&quot;,&quot;volume&quot;:&quot;148&quot;,&quot;container-title-short&quot;:&quot;Mon Weather Rev&quot;},&quot;isTemporary&quot;:false}]},{&quot;citationID&quot;:&quot;MENDELEY_CITATION_03834479-f969-4b65-bcbf-d69897e9dcef&quot;,&quot;properties&quot;:{&quot;noteIndex&quot;:0},&quot;isEdited&quot;:false,&quot;manualOverride&quot;:{&quot;isManuallyOverridden&quot;:false,&quot;citeprocText&quot;:&quot;(Bauer et al. 2021)&quot;,&quot;manualOverrideText&quot;:&quot;&quot;},&quot;citationTag&quot;:&quot;MENDELEY_CITATION_v3_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&quot;,&quot;citationItems&quot;:[{&quot;id&quot;:&quot;bee75f4f-3a08-36ff-a7ad-0299a42c206e&quot;,&quot;itemData&quot;:{&quot;type&quot;:&quot;article-journal&quot;,&quot;id&quot;:&quot;bee75f4f-3a08-36ff-a7ad-0299a42c206e&quot;,&quot;title&quot;:&quot;The digital revolution of Earth-system science&quot;,&quot;author&quot;:[{&quot;family&quot;:&quot;Bauer&quot;,&quot;given&quot;:&quot;Peter&quot;,&quot;parse-names&quot;:false,&quot;dropping-particle&quot;:&quot;&quot;,&quot;non-dropping-particle&quot;:&quot;&quot;},{&quot;family&quot;:&quot;Dueben&quot;,&quot;given&quot;:&quot;Peter D.&quot;,&quot;parse-names&quot;:false,&quot;dropping-particle&quot;:&quot;&quot;,&quot;non-dropping-particle&quot;:&quot;&quot;},{&quot;family&quot;:&quot;Hoefler&quot;,&quot;given&quot;:&quot;Torsten&quot;,&quot;parse-names&quot;:false,&quot;dropping-particle&quot;:&quot;&quot;,&quot;non-dropping-particle&quot;:&quot;&quot;},{&quot;family&quot;:&quot;Quintino&quot;,&quot;given&quot;:&quot;Tiago&quot;,&quot;parse-names&quot;:false,&quot;dropping-particle&quot;:&quot;&quot;,&quot;non-dropping-particle&quot;:&quot;&quot;},{&quot;family&quot;:&quot;Schulthess&quot;,&quot;given&quot;:&quot;Thomas C.&quot;,&quot;parse-names&quot;:false,&quot;dropping-particle&quot;:&quot;&quot;,&quot;non-dropping-particle&quot;:&quot;&quot;},{&quot;family&quot;:&quot;Wedi&quot;,&quot;given&quot;:&quot;Nils P.&quot;,&quot;parse-names&quot;:false,&quot;dropping-particle&quot;:&quot;&quot;,&quot;non-dropping-particle&quot;:&quot;&quot;}],&quot;container-title&quot;:&quot;Nature Computational Science&quot;,&quot;container-title-short&quot;:&quot;Nat Comput Sci&quot;,&quot;DOI&quot;:&quot;10.1038/s43588-021-00023-0&quot;,&quot;issued&quot;:{&quot;date-parts&quot;:[[2021]]},&quot;page&quot;:&quot;104-113&quot;,&quot;issue&quot;:&quot;2&quot;,&quot;volume&quot;:&quot;1&quot;},&quot;isTemporary&quot;:false}]},{&quot;citationID&quot;:&quot;MENDELEY_CITATION_1ac90aa2-cba1-4901-9994-c1144fa7f166&quot;,&quot;properties&quot;:{&quot;noteIndex&quot;:0},&quot;isEdited&quot;:false,&quot;manualOverride&quot;:{&quot;isManuallyOverridden&quot;:false,&quot;citeprocText&quot;:&quot;(Göber et al. 2008)&quot;,&quot;manualOverrideText&quot;:&quot;&quot;},&quot;citationTag&quot;:&quot;MENDELEY_CITATION_v3_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&quot;,&quot;citationItems&quot;:[{&quot;id&quot;:&quot;a1dac533-deb8-3fa9-9676-f3ade8babe2d&quot;,&quot;itemData&quot;:{&quot;type&quot;:&quot;article-journal&quot;,&quot;id&quot;:&quot;a1dac533-deb8-3fa9-9676-f3ade8babe2d&quot;,&quot;title&quot;:&quot;Could a perfect model ever satisfy a naïve forecaster? On grid box mean versus point verification&quot;,&quot;author&quot;:[{&quot;family&quot;:&quot;Göber&quot;,&quot;given&quot;:&quot;Martin&quot;,&quot;parse-names&quot;:false,&quot;dropping-particle&quot;:&quot;&quot;,&quot;non-dropping-particle&quot;:&quot;&quot;},{&quot;family&quot;:&quot;Zsótér&quot;,&quot;given&quot;:&quot;Ervin&quot;,&quot;parse-names&quot;:false,&quot;dropping-particle&quot;:&quot;&quot;,&quot;non-dropping-particle&quot;:&quot;&quot;},{&quot;family&quot;:&quot;Richardson&quot;,&quot;given&quot;:&quot;David S.&quot;,&quot;parse-names&quot;:false,&quot;dropping-particle&quot;:&quot;&quot;,&quot;non-dropping-particle&quot;:&quot;&quot;}],&quot;container-title&quot;:&quot;Meteorological Applications&quot;,&quot;DOI&quot;:&quot;10.1002/met.78&quot;,&quot;issued&quot;:{&quot;date-parts&quot;:[[2008]]},&quot;page&quot;:&quot;359-365&quot;,&quot;issue&quot;:&quot;3&quot;,&quot;volume&quot;:&quot;15&quot;,&quot;container-title-short&quot;:&quot;&quot;},&quot;isTemporary&quot;:false}]},{&quot;citationID&quot;:&quot;MENDELEY_CITATION_9f7e493c-40b8-4aa9-9b1a-549d0474cff1&quot;,&quot;properties&quot;:{&quot;noteIndex&quot;:0},&quot;isEdited&quot;:false,&quot;manualOverride&quot;:{&quot;isManuallyOverridden&quot;:false,&quot;citeprocText&quot;:&quot;(Janjić et al. 2018)&quot;,&quot;manualOverrideText&quot;:&quot;&quot;},&quot;citationTag&quot;:&quot;MENDELEY_CITATION_v3_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&quot;,&quot;citationItems&quot;:[{&quot;id&quot;:&quot;3455cacb-8d64-3d4c-895c-f1456ebb7b2e&quot;,&quot;itemData&quot;:{&quot;type&quot;:&quot;article-journal&quot;,&quot;id&quot;:&quot;3455cacb-8d64-3d4c-895c-f1456ebb7b2e&quot;,&quot;title&quot;:&quot;On the representation error in data assimilation&quot;,&quot;author&quot;:[{&quot;family&quot;:&quot;Janjić&quot;,&quot;given&quot;:&quot;T.&quot;,&quot;parse-names&quot;:false,&quot;dropping-particle&quot;:&quot;&quot;,&quot;non-dropping-particle&quot;:&quot;&quot;},{&quot;family&quot;:&quot;Bormann&quot;,&quot;given&quot;:&quot;N.&quot;,&quot;parse-names&quot;:false,&quot;dropping-particle&quot;:&quot;&quot;,&quot;non-dropping-particle&quot;:&quot;&quot;},{&quot;family&quot;:&quot;Bocquet&quot;,&quot;given&quot;:&quot;M.&quot;,&quot;parse-names&quot;:false,&quot;dropping-particle&quot;:&quot;&quot;,&quot;non-dropping-particle&quot;:&quot;&quot;},{&quot;family&quot;:&quot;Carton&quot;,&quot;given&quot;:&quot;J. A.&quot;,&quot;parse-names&quot;:false,&quot;dropping-particle&quot;:&quot;&quot;,&quot;non-dropping-particle&quot;:&quot;&quot;},{&quot;family&quot;:&quot;Cohn&quot;,&quot;given&quot;:&quot;S. E.&quot;,&quot;parse-names&quot;:false,&quot;dropping-particle&quot;:&quot;&quot;,&quot;non-dropping-particle&quot;:&quot;&quot;},{&quot;family&quot;:&quot;Dance&quot;,&quot;given&quot;:&quot;S. L.&quot;,&quot;parse-names&quot;:false,&quot;dropping-particle&quot;:&quot;&quot;,&quot;non-dropping-particle&quot;:&quot;&quot;},{&quot;family&quot;:&quot;Losa&quot;,&quot;given&quot;:&quot;S. N.&quot;,&quot;parse-names&quot;:false,&quot;dropping-particle&quot;:&quot;&quot;,&quot;non-dropping-particle&quot;:&quot;&quot;},{&quot;family&quot;:&quot;Nichols&quot;,&quot;given&quot;:&quot;N. K.&quot;,&quot;parse-names&quot;:false,&quot;dropping-particle&quot;:&quot;&quot;,&quot;non-dropping-particle&quot;:&quot;&quot;},{&quot;family&quot;:&quot;Potthast&quot;,&quot;given&quot;:&quot;R.&quot;,&quot;parse-names&quot;:false,&quot;dropping-particle&quot;:&quot;&quot;,&quot;non-dropping-particle&quot;:&quot;&quot;},{&quot;family&quot;:&quot;Waller&quot;,&quot;given&quot;:&quot;J. A.&quot;,&quot;parse-names&quot;:false,&quot;dropping-particle&quot;:&quot;&quot;,&quot;non-dropping-particle&quot;:&quot;&quot;},{&quot;family&quot;:&quot;Weston&quot;,&quot;given&quot;:&quot;P.&quot;,&quot;parse-names&quot;:false,&quot;dropping-particle&quot;:&quot;&quot;,&quot;non-dropping-particle&quot;:&quot;&quot;}],&quot;container-title&quot;:&quot;Quarterly Journal of the Royal Meteorological Society&quot;,&quot;DOI&quot;:&quot;10.1002/qj.3130&quot;,&quot;issued&quot;:{&quot;date-parts&quot;:[[2018]]},&quot;page&quot;:&quot;1257-1278&quot;,&quot;issue&quot;:&quot;713&quot;,&quot;volume&quot;:&quot;144&quot;,&quot;container-title-short&quot;:&quot;&quot;},&quot;isTemporary&quot;:false}]},{&quot;citationID&quot;:&quot;MENDELEY_CITATION_e14a6959-d938-411a-bd95-d8b2372332f5&quot;,&quot;properties&quot;:{&quot;noteIndex&quot;:0},&quot;isEdited&quot;:false,&quot;manualOverride&quot;:{&quot;isManuallyOverridden&quot;:false,&quot;citeprocText&quot;:&quot;(Buizza 2019)&quot;,&quot;manualOverrideText&quot;:&quot;&quot;},&quot;citationTag&quot;:&quot;MENDELEY_CITATION_v3_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&quot;,&quot;citationItems&quot;:[{&quot;id&quot;:&quot;84329a4c-b7dd-30c7-ba72-509b58ed8833&quot;,&quot;itemData&quot;:{&quot;type&quot;:&quot;article-journal&quot;,&quot;id&quot;:&quot;84329a4c-b7dd-30c7-ba72-509b58ed8833&quot;,&quot;title&quot;:&quot;Introduction to the special issue on “25 years of ensemble forecasting”&quot;,&quot;author&quot;:[{&quot;family&quot;:&quot;Buizza&quot;,&quot;given&quot;:&quot;Roberto&quot;,&quot;parse-names&quot;:false,&quot;dropping-particle&quot;:&quot;&quot;,&quot;non-dropping-particle&quot;:&quot;&quot;}],&quot;container-title&quot;:&quot;Quarterly Journal of the Royal Meteorological Society&quot;,&quot;DOI&quot;:&quot;10.1002/qj.3370&quot;,&quot;ISSN&quot;:&quot;1477870X&quot;,&quot;issued&quot;:{&quot;date-parts&quot;:[[2019]]},&quot;page&quot;:&quot;1-11&quot;,&quot;issue&quot;:&quot;S1&quot;,&quot;volume&quot;:&quot;145&quot;,&quot;container-title-short&quot;:&quot;&quot;},&quot;isTemporary&quot;:false}]},{&quot;citationID&quot;:&quot;MENDELEY_CITATION_34a6bc4b-b9a6-4dd3-bfb1-cf7308a95f70&quot;,&quot;properties&quot;:{&quot;noteIndex&quot;:0},&quot;isEdited&quot;:false,&quot;manualOverride&quot;:{&quot;isManuallyOverridden&quot;:false,&quot;citeprocText&quot;:&quot;(Cafaro et al. 2021)&quot;,&quot;manualOverrideText&quot;:&quot;&quot;},&quot;citationTag&quot;:&quot;MENDELEY_CITATION_v3_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&quot;,&quot;citationItems&quot;:[{&quot;id&quot;:&quot;ee226f5e-6790-3dba-a256-96ad9acaf89e&quot;,&quot;itemData&quot;:{&quot;type&quot;:&quot;article-journal&quot;,&quot;id&quot;:&quot;ee226f5e-6790-3dba-a256-96ad9acaf89e&quot;,&quot;title&quot;:&quot;Do convection-permitting ensembles lead to more skillful short-range probabilistic rainfall forecasts over tropical east africa?&quot;,&quot;author&quot;:[{&quot;family&quot;:&quot;Cafaro&quot;,&quot;given&quot;:&quot;Carlo&quot;,&quot;parse-names&quot;:false,&quot;dropping-particle&quot;:&quot;&quot;,&quot;non-dropping-particle&quot;:&quot;&quot;},{&quot;family&quot;:&quot;Woodhams&quot;,&quot;given&quot;:&quot;Beth J.&quot;,&quot;parse-names&quot;:false,&quot;dropping-particle&quot;:&quot;&quot;,&quot;non-dropping-particle&quot;:&quot;&quot;},{&quot;family&quot;:&quot;Stein&quot;,&quot;given&quot;:&quot;Thorwald H.M.&quot;,&quot;parse-names&quot;:false,&quot;dropping-particle&quot;:&quot;&quot;,&quot;non-dropping-particle&quot;:&quot;&quot;},{&quot;family&quot;:&quot;Birch&quot;,&quot;given&quot;:&quot;Cathryn E.&quot;,&quot;parse-names&quot;:false,&quot;dropping-particle&quot;:&quot;&quot;,&quot;non-dropping-particle&quot;:&quot;&quot;},{&quot;family&quot;:&quot;Webster&quot;,&quot;given&quot;:&quot;Stuart&quot;,&quot;parse-names&quot;:false,&quot;dropping-particle&quot;:&quot;&quot;,&quot;non-dropping-particle&quot;:&quot;&quot;},{&quot;family&quot;:&quot;Bain&quot;,&quot;given&quot;:&quot;Caroline L.&quot;,&quot;parse-names&quot;:false,&quot;dropping-particle&quot;:&quot;&quot;,&quot;non-dropping-particle&quot;:&quot;&quot;},{&quot;family&quot;:&quot;Hartley&quot;,&quot;given&quot;:&quot;Andrew&quot;,&quot;parse-names&quot;:false,&quot;dropping-particle&quot;:&quot;&quot;,&quot;non-dropping-particle&quot;:&quot;&quot;},{&quot;family&quot;:&quot;Clarke&quot;,&quot;given&quot;:&quot;Samantha&quot;,&quot;parse-names&quot;:false,&quot;dropping-particle&quot;:&quot;&quot;,&quot;non-dropping-particle&quot;:&quot;&quot;},{&quot;family&quot;:&quot;Ferrett&quot;,&quot;given&quot;:&quot;Samantha&quot;,&quot;parse-names&quot;:false,&quot;dropping-particle&quot;:&quot;&quot;,&quot;non-dropping-particle&quot;:&quot;&quot;},{&quot;family&quot;:&quot;Hill&quot;,&quot;given&quot;:&quot;Peter&quot;,&quot;parse-names&quot;:false,&quot;dropping-particle&quot;:&quot;&quot;,&quot;non-dropping-particle&quot;:&quot;&quot;}],&quot;container-title&quot;:&quot;Weather and Forecasting&quot;,&quot;container-title-short&quot;:&quot;Weather Forecast&quot;,&quot;DOI&quot;:&quot;10.1175/WAF-D-20-0172.1&quot;,&quot;ISSN&quot;:&quot;15200434&quot;,&quot;issued&quot;:{&quot;date-parts&quot;:[[2021]]},&quot;page&quot;:&quot;697-716&quot;,&quot;issue&quot;:&quot;2&quot;,&quot;volume&quot;:&quot;36&quot;},&quot;isTemporary&quot;:false}]},{&quot;citationID&quot;:&quot;MENDELEY_CITATION_d100ba9b-1a76-48dd-8380-16bde77a4341&quot;,&quot;properties&quot;:{&quot;noteIndex&quot;:0},&quot;isEdited&quot;:false,&quot;manualOverride&quot;:{&quot;isManuallyOverridden&quot;:false,&quot;citeprocText&quot;:&quot;(Roberts 2008)&quot;,&quot;manualOverrideText&quot;:&quot;&quot;},&quot;citationTag&quot;:&quot;MENDELEY_CITATION_v3_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&quot;,&quot;citationItems&quot;:[{&quot;id&quot;:&quot;f56def98-d2b2-3b41-a248-66ab733da02d&quot;,&quot;itemData&quot;:{&quot;type&quot;:&quot;paper-conference&quot;,&quot;id&quot;:&quot;f56def98-d2b2-3b41-a248-66ab733da02d&quot;,&quot;title&quot;:&quot;Assessing the spatial and temporal variation in the skill of precipitation forecasts from an NWP model&quot;,&quot;author&quot;:[{&quot;family&quot;:&quot;Roberts&quot;,&quot;given&quot;:&quot;Nigel&quot;,&quot;parse-names&quot;:false,&quot;dropping-particle&quot;:&quot;&quot;,&quot;non-dropping-particle&quot;:&quot;&quot;}],&quot;container-title&quot;:&quot;Meteorological Applications&quot;,&quot;DOI&quot;:&quot;https://doi.org/10.1002/met.57&quot;,&quot;issued&quot;:{&quot;date-parts&quot;:[[2008]]},&quot;page&quot;:&quot;163-169&quot;,&quot;issue&quot;:&quot;1&quot;,&quot;volume&quot;:&quot;15&quot;,&quot;container-title-short&quot;:&quot;&quot;},&quot;isTemporary&quot;:false}]},{&quot;citationID&quot;:&quot;MENDELEY_CITATION_766896b1-02d7-4772-adb5-78bfe8fd6b78&quot;,&quot;properties&quot;:{&quot;noteIndex&quot;:0},&quot;isEdited&quot;:false,&quot;manualOverride&quot;:{&quot;isManuallyOverridden&quot;:false,&quot;citeprocText&quot;:&quot;(Casaretto et al. 2022)&quot;,&quot;manualOverrideText&quot;:&quot;&quot;},&quot;citationTag&quot;:&quot;MENDELEY_CITATION_v3_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&quot;,&quot;citationItems&quot;:[{&quot;id&quot;:&quot;2b43e0dd-baed-3ce3-8461-0bad4bfd85a7&quot;,&quot;itemData&quot;:{&quot;type&quot;:&quot;article-journal&quot;,&quot;id&quot;:&quot;2b43e0dd-baed-3ce3-8461-0bad4bfd85a7&quot;,&quot;title&quot;:&quot;High-Resolution NWP Forecast Precipitation Comparison over Complex Terrain of the Sierras de Córdoba during RELAMPAGO-CACTI&quot;,&quot;author&quot;:[{&quot;family&quot;:&quot;Casaretto&quot;,&quot;given&quot;:&quot;Gimena&quot;,&quot;parse-names&quot;:false,&quot;dropping-particle&quot;:&quot;&quot;,&quot;non-dropping-particle&quot;:&quot;&quot;},{&quot;family&quot;:&quot;Dillon&quot;,&quot;given&quot;:&quot;Maria Eugenia&quot;,&quot;parse-names&quot;:false,&quot;dropping-particle&quot;:&quot;&quot;,&quot;non-dropping-particle&quot;:&quot;&quot;},{&quot;family&quot;:&quot;Salio&quot;,&quot;given&quot;:&quot;Paola&quot;,&quot;parse-names&quot;:false,&quot;dropping-particle&quot;:&quot;&quot;,&quot;non-dropping-particle&quot;:&quot;&quot;},{&quot;family&quot;:&quot;Skaba&quot;,&quot;given&quot;:&quot;Yanina García&quot;,&quot;parse-names&quot;:false,&quot;dropping-particle&quot;:&quot;&quot;,&quot;non-dropping-particle&quot;:&quot;&quot;},{&quot;family&quot;:&quot;Nesbitt&quot;,&quot;given&quot;:&quot;Stephen W.&quot;,&quot;parse-names&quot;:false,&quot;dropping-particle&quot;:&quot;&quot;,&quot;non-dropping-particle&quot;:&quot;&quot;},{&quot;family&quot;:&quot;Schumacher&quot;,&quot;given&quot;:&quot;Russ S.&quot;,&quot;parse-names&quot;:false,&quot;dropping-particle&quot;:&quot;&quot;,&quot;non-dropping-particle&quot;:&quot;&quot;},{&quot;family&quot;:&quot;García&quot;,&quot;given&quot;:&quot;Carlos Marcelo&quot;,&quot;parse-names&quot;:false,&quot;dropping-particle&quot;:&quot;&quot;,&quot;non-dropping-particle&quot;:&quot;&quot;},{&quot;family&quot;:&quot;Catalini&quot;,&quot;given&quot;:&quot;Carlos&quot;,&quot;parse-names&quot;:false,&quot;dropping-particle&quot;:&quot;&quot;,&quot;non-dropping-particle&quot;:&quot;&quot;}],&quot;container-title&quot;:&quot;Weather and Forecasting&quot;,&quot;container-title-short&quot;:&quot;Weather Forecast&quot;,&quot;accessed&quot;:{&quot;date-parts&quot;:[[2023,1,23]]},&quot;DOI&quot;:&quot;10.1175/WAF-D-21-0006.1&quot;,&quot;ISSN&quot;:&quot;1520-0434&quot;,&quot;URL&quot;:&quot;https://journals.ametsoc.org/view/journals/wefo/37/2/WAF-D-21-0006.1.xml&quot;,&quot;issued&quot;:{&quot;date-parts&quot;:[[2022,2,1]]},&quot;page&quot;:&quot;241-266&quot;,&quot;abstract&quot;:&quot;Sierras de Córdoba (Argentina) is characterized by the occurrence of extreme precipitation events during the austral warm season. Heavy precipitation in the region has a large societal impact, causing flash floods. This motivates the forecast performance evaluation of 24-hour accumulated precipitation and vertical profiles of atmospheric variables from different numerical weather prediction (NWP) models with the final aim of helping water management in the region. The NWP models evaluated include the Global Forecast System (GFS) which parameterizes convection, and convection-permitting simulations of the Weather Research and Forecasting Model (WRF) configured by three institutions: University of Illinois at Urbana-Champaign (UIUC), Colorado State University (CSU) and National Meteorological Service of Argentina (SMN). These models were verified with daily accumulated precipitation data from rain gauges and soundings during the RELAMPAGO-CACTI field campaign. Generally all configurations of the higher-resolution WRFs outperformed the lower-resolution GFS based on multiple metrics. Among the convectionpermitting WRF models, results varied with respect to rainfall threshold and forecast lead time, but the WRFUIUC mostly performed the best. However, elevation dependent biases existed among the models that may impact the use of the data for different applications. There is a dry (moist) bias in lower (upper) pressure levels which is most pronounced in the GFS. For Córdoba an overestimation of the northern flow forecasted by the NWP configurations at lower levels was encountered. These results show the importance of convection-permitting forecasts in this region, which should be complementary to the coarser-resolution global model forecasts to help various users and decision makers.&quot;,&quot;publisher&quot;:&quot;American Meteorological Society&quot;,&quot;issue&quot;:&quot;2&quot;,&quot;volume&quot;:&quot;37&quot;},&quot;isTemporary&quot;:false}]},{&quot;citationID&quot;:&quot;MENDELEY_CITATION_14c78be3-81d5-4aa4-9f17-9282bb0abf3e&quot;,&quot;properties&quot;:{&quot;noteIndex&quot;:0},&quot;isEdited&quot;:false,&quot;manualOverride&quot;:{&quot;isManuallyOverridden&quot;:false,&quot;citeprocText&quot;:&quot;(Zeman et al. 2021)&quot;,&quot;manualOverrideText&quot;:&quot;&quot;},&quot;citationTag&quot;:&quot;MENDELEY_CITATION_v3_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&quot;,&quot;citationItems&quot;:[{&quot;id&quot;:&quot;602bafc3-0e08-3606-a8cf-e9d885bf20c3&quot;,&quot;itemData&quot;:{&quot;type&quot;:&quot;article-journal&quot;,&quot;id&quot;:&quot;602bafc3-0e08-3606-a8cf-e9d885bf20c3&quot;,&quot;title&quot;:&quot;Model intercomparison of COSMO 5.0 and IFS 45r1 at kilometer-scale grid spacing&quot;,&quot;author&quot;:[{&quot;family&quot;:&quot;Zeman&quot;,&quot;given&quot;:&quot;Christian&quot;,&quot;parse-names&quot;:false,&quot;dropping-particle&quot;:&quot;&quot;,&quot;non-dropping-particle&quot;:&quot;&quot;},{&quot;family&quot;:&quot;Wedi&quot;,&quot;given&quot;:&quot;Nils P&quot;,&quot;parse-names&quot;:false,&quot;dropping-particle&quot;:&quot;&quot;,&quot;non-dropping-particle&quot;:&quot;&quot;},{&quot;family&quot;:&quot;Dueben&quot;,&quot;given&quot;:&quot;Peter D&quot;,&quot;parse-names&quot;:false,&quot;dropping-particle&quot;:&quot;&quot;,&quot;non-dropping-particle&quot;:&quot;&quot;},{&quot;family&quot;:&quot;Ban&quot;,&quot;given&quot;:&quot;Nikolina&quot;,&quot;parse-names&quot;:false,&quot;dropping-particle&quot;:&quot;&quot;,&quot;non-dropping-particle&quot;:&quot;&quot;},{&quot;family&quot;:&quot;Schär&quot;,&quot;given&quot;:&quot;Christoph&quot;,&quot;parse-names&quot;:false,&quot;dropping-particle&quot;:&quot;&quot;,&quot;non-dropping-particle&quot;:&quot;&quot;}],&quot;container-title&quot;:&quot;Geoscientific Model Development&quot;,&quot;container-title-short&quot;:&quot;Geosci Model Dev&quot;,&quot;DOI&quot;:&quot;10.5194/gmd-14-4617-2021&quot;,&quot;ISSN&quot;:&quot;19919603&quot;,&quot;issued&quot;:{&quot;date-parts&quot;:[[2021]]},&quot;page&quot;:&quot;4617-4639&quot;,&quot;issue&quot;:&quot;7&quot;,&quot;volume&quot;:&quot;14&quot;},&quot;isTemporary&quot;:false}]},{&quot;citationID&quot;:&quot;MENDELEY_CITATION_4c239d2e-2a8a-44c3-a4c2-866d00a03436&quot;,&quot;properties&quot;:{&quot;noteIndex&quot;:0},&quot;isEdited&quot;:false,&quot;manualOverride&quot;:{&quot;isManuallyOverridden&quot;:false,&quot;citeprocText&quot;:&quot;(Vannitsem et al. 2021)&quot;,&quot;manualOverrideText&quot;:&quot;&quot;},&quot;citationTag&quot;:&quot;MENDELEY_CITATION_v3_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&quot;,&quot;citationItems&quot;:[{&quot;id&quot;:&quot;08de1bfa-2cb9-363b-b8f1-b3cc83587e5c&quot;,&quot;itemData&quot;:{&quot;type&quot;:&quot;article&quot;,&quot;id&quot;:&quot;08de1bfa-2cb9-363b-b8f1-b3cc83587e5c&quot;,&quot;title&quot;:&quot;Statistical postprocessing for weather forecasts review, challenges, and avenues in a big data world&quot;,&quot;author&quot;:[{&quot;family&quot;:&quot;Vannitsem&quot;,&quot;given&quot;:&quot;Stéphane&quot;,&quot;parse-names&quot;:false,&quot;dropping-particle&quot;:&quot;&quot;,&quot;non-dropping-particle&quot;:&quot;&quot;},{&quot;family&quot;:&quot;Bremnes&quot;,&quot;given&quot;:&quot;John Bjørnar&quot;,&quot;parse-names&quot;:false,&quot;dropping-particle&quot;:&quot;&quot;,&quot;non-dropping-particle&quot;:&quot;&quot;},{&quot;family&quot;:&quot;Demaeyer&quot;,&quot;given&quot;:&quot;Jonathan&quot;,&quot;parse-names&quot;:false,&quot;dropping-particle&quot;:&quot;&quot;,&quot;non-dropping-particle&quot;:&quot;&quot;},{&quot;family&quot;:&quot;Evans&quot;,&quot;given&quot;:&quot;Gavin R.&quot;,&quot;parse-names&quot;:false,&quot;dropping-particle&quot;:&quot;&quot;,&quot;non-dropping-particle&quot;:&quot;&quot;},{&quot;family&quot;:&quot;Flowerdew&quot;,&quot;given&quot;:&quot;Jonathan&quot;,&quot;parse-names&quot;:false,&quot;dropping-particle&quot;:&quot;&quot;,&quot;non-dropping-particle&quot;:&quot;&quot;},{&quot;family&quot;:&quot;Hemri&quot;,&quot;given&quot;:&quot;Stephan&quot;,&quot;parse-names&quot;:false,&quot;dropping-particle&quot;:&quot;&quot;,&quot;non-dropping-particle&quot;:&quot;&quot;},{&quot;family&quot;:&quot;Lerch&quot;,&quot;given&quot;:&quot;Sebastian&quot;,&quot;parse-names&quot;:false,&quot;dropping-particle&quot;:&quot;&quot;,&quot;non-dropping-particle&quot;:&quot;&quot;},{&quot;family&quot;:&quot;Roberts&quot;,&quot;given&quot;:&quot;Nigel&quot;,&quot;parse-names&quot;:false,&quot;dropping-particle&quot;:&quot;&quot;,&quot;non-dropping-particle&quot;:&quot;&quot;},{&quot;family&quot;:&quot;Theis&quot;,&quot;given&quot;:&quot;Susanne&quot;,&quot;parse-names&quot;:false,&quot;dropping-particle&quot;:&quot;&quot;,&quot;non-dropping-particle&quot;:&quot;&quot;},{&quot;family&quot;:&quot;Atencia&quot;,&quot;given&quot;:&quot;Aitor&quot;,&quot;parse-names&quot;:false,&quot;dropping-particle&quot;:&quot;&quot;,&quot;non-dropping-particle&quot;:&quot;&quot;},{&quot;family&quot;:&quot;Bouallègue&quot;,&quot;given&quot;:&quot;Zied&quot;,&quot;parse-names&quot;:false,&quot;dropping-particle&quot;:&quot;Ben&quot;,&quot;non-dropping-particle&quot;:&quot;&quot;},{&quot;family&quot;:&quot;Bhend&quot;,&quot;given&quot;:&quot;Jonas&quot;,&quot;parse-names&quot;:false,&quot;dropping-particle&quot;:&quot;&quot;,&quot;non-dropping-particle&quot;:&quot;&quot;},{&quot;family&quot;:&quot;Dabernig&quot;,&quot;given&quot;:&quot;Markus&quot;,&quot;parse-names&quot;:false,&quot;dropping-particle&quot;:&quot;&quot;,&quot;non-dropping-particle&quot;:&quot;&quot;},{&quot;family&quot;:&quot;Cruz&quot;,&quot;given&quot;:&quot;Lesley&quot;,&quot;parse-names&quot;:false,&quot;dropping-particle&quot;:&quot;&quot;,&quot;non-dropping-particle&quot;:&quot;de&quot;},{&quot;family&quot;:&quot;Hieta&quot;,&quot;given&quot;:&quot;Leila&quot;,&quot;parse-names&quot;:false,&quot;dropping-particle&quot;:&quot;&quot;,&quot;non-dropping-particle&quot;:&quot;&quot;},{&quot;family&quot;:&quot;Mestre&quot;,&quot;given&quot;:&quot;Olivier&quot;,&quot;parse-names&quot;:false,&quot;dropping-particle&quot;:&quot;&quot;,&quot;non-dropping-particle&quot;:&quot;&quot;},{&quot;family&quot;:&quot;Moret&quot;,&quot;given&quot;:&quot;Lionel&quot;,&quot;parse-names&quot;:false,&quot;dropping-particle&quot;:&quot;&quot;,&quot;non-dropping-particle&quot;:&quot;&quot;},{&quot;family&quot;:&quot;Plenković&quot;,&quot;given&quot;:&quot;Iris Odak&quot;,&quot;parse-names&quot;:false,&quot;dropping-particle&quot;:&quot;&quot;,&quot;non-dropping-particle&quot;:&quot;&quot;},{&quot;family&quot;:&quot;Schmeits&quot;,&quot;given&quot;:&quot;Maurice&quot;,&quot;parse-names&quot;:false,&quot;dropping-particle&quot;:&quot;&quot;,&quot;non-dropping-particle&quot;:&quot;&quot;},{&quot;family&quot;:&quot;Taillardat&quot;,&quot;given&quot;:&quot;Maxime&quot;,&quot;parse-names&quot;:false,&quot;dropping-particle&quot;:&quot;&quot;,&quot;non-dropping-particle&quot;:&quot;&quot;},{&quot;family&quot;:&quot;Bergh&quot;,&quot;given&quot;:&quot;Joris&quot;,&quot;parse-names&quot;:false,&quot;dropping-particle&quot;:&quot;&quot;,&quot;non-dropping-particle&quot;:&quot;van den&quot;},{&quot;family&quot;:&quot;Schaeybroeck&quot;,&quot;given&quot;:&quot;Bert&quot;,&quot;parse-names&quot;:false,&quot;dropping-particle&quot;:&quot;&quot;,&quot;non-dropping-particle&quot;:&quot;van&quot;},{&quot;family&quot;:&quot;Whan&quot;,&quot;given&quot;:&quot;Kirien&quot;,&quot;parse-names&quot;:false,&quot;dropping-particle&quot;:&quot;&quot;,&quot;non-dropping-particle&quot;:&quot;&quot;},{&quot;family&quot;:&quot;Ylhaisi&quot;,&quot;given&quot;:&quot;Jussi&quot;,&quot;parse-names&quot;:false,&quot;dropping-particle&quot;:&quot;&quot;,&quot;non-dropping-particle&quot;:&quot;&quot;}],&quot;container-title&quot;:&quot;Bulletin of the American Meteorological Society&quot;,&quot;container-title-short&quot;:&quot;Bull Am Meteorol Soc&quot;,&quot;DOI&quot;:&quot;10.1175/BAMS-D-19-0308.1&quot;,&quot;issued&quot;:{&quot;date-parts&quot;:[[2021]]},&quot;page&quot;:&quot;E681-E699&quot;,&quot;issue&quot;:&quot;3&quot;,&quot;volume&quot;:&quot;102&quot;},&quot;isTemporary&quot;:false}]},{&quot;citationID&quot;:&quot;MENDELEY_CITATION_7d16280e-7621-4f49-aacb-b04c21f54d8b&quot;,&quot;properties&quot;:{&quot;noteIndex&quot;:0},&quot;isEdited&quot;:false,&quot;manualOverride&quot;:{&quot;isManuallyOverridden&quot;:false,&quot;citeprocText&quot;:&quot;(Hewson and Pillosu 2021)&quot;,&quot;manualOverrideText&quot;:&quot;&quot;},&quot;citationTag&quot;:&quot;MENDELEY_CITATION_v3_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&quot;,&quot;citationItems&quot;:[{&quot;id&quot;:&quot;997b2605-8d5a-33c8-a502-d488dcf01c7c&quot;,&quot;itemData&quot;:{&quot;type&quot;:&quot;article-journal&quot;,&quot;id&quot;:&quot;997b2605-8d5a-33c8-a502-d488dcf01c7c&quot;,&quot;title&quot;:&quot;A low-cost post-processing technique improves weather forecasts around the world&quot;,&quot;author&quot;:[{&quot;family&quot;:&quot;Hewson&quot;,&quot;given&quot;:&quot;T.D.&quot;,&quot;parse-names&quot;:false,&quot;dropping-particle&quot;:&quot;&quot;,&quot;non-dropping-particle&quot;:&quot;&quot;},{&quot;family&quot;:&quot;Pillosu&quot;,&quot;given&quot;:&quot;F.M.&quot;,&quot;parse-names&quot;:false,&quot;dropping-particle&quot;:&quot;&quot;,&quot;non-dropping-particle&quot;:&quot;&quot;}],&quot;container-title&quot;:&quot;Communications Earth and Environment&quot;,&quot;container-title-short&quot;:&quot;Commun Earth Environ&quot;,&quot;DOI&quot;:&quot;10.1038/s43247-021-00185-9&quot;,&quot;issued&quot;:{&quot;date-parts&quot;:[[2021]]},&quot;issue&quot;:&quot;1&quot;,&quot;volume&quot;:&quot;2&quot;},&quot;isTemporary&quot;:false}]},{&quot;citationID&quot;:&quot;MENDELEY_CITATION_6ba6e099-85d8-4813-9b09-d647a7875e78&quot;,&quot;properties&quot;:{&quot;noteIndex&quot;:0},&quot;isEdited&quot;:false,&quot;manualOverride&quot;:{&quot;isManuallyOverridden&quot;:false,&quot;citeprocText&quot;:&quot;(Hewson and Pillosu 2021; Gascón et al. 2023; Hewson et al. 2023; Hemri et al. 2022)&quot;,&quot;manualOverrideText&quot;:&quot;&quot;},&quot;citationTag&quot;:&quot;MENDELEY_CITATION_v3_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&quot;,&quot;citationItems&quot;:[{&quot;id&quot;:&quot;997b2605-8d5a-33c8-a502-d488dcf01c7c&quot;,&quot;itemData&quot;:{&quot;type&quot;:&quot;article-journal&quot;,&quot;id&quot;:&quot;997b2605-8d5a-33c8-a502-d488dcf01c7c&quot;,&quot;title&quot;:&quot;A low-cost post-processing technique improves weather forecasts around the world&quot;,&quot;author&quot;:[{&quot;family&quot;:&quot;Hewson&quot;,&quot;given&quot;:&quot;T.D.&quot;,&quot;parse-names&quot;:false,&quot;dropping-particle&quot;:&quot;&quot;,&quot;non-dropping-particle&quot;:&quot;&quot;},{&quot;family&quot;:&quot;Pillosu&quot;,&quot;given&quot;:&quot;F.M.&quot;,&quot;parse-names&quot;:false,&quot;dropping-particle&quot;:&quot;&quot;,&quot;non-dropping-particle&quot;:&quot;&quot;}],&quot;container-title&quot;:&quot;Communications Earth and Environment&quot;,&quot;container-title-short&quot;:&quot;Commun Earth Environ&quot;,&quot;DOI&quot;:&quot;10.1038/s43247-021-00185-9&quot;,&quot;issued&quot;:{&quot;date-parts&quot;:[[2021]]},&quot;issue&quot;:&quot;1&quot;,&quot;volume&quot;:&quot;2&quot;},&quot;isTemporary&quot;:false},{&quot;id&quot;:&quot;b9d44095-2afe-32be-b28e-3dcfe6eedcad&quot;,&quot;itemData&quot;:{&quot;type&quot;:&quot;article-journal&quot;,&quot;id&quot;:&quot;b9d44095-2afe-32be-b28e-3dcfe6eedcad&quot;,&quot;title&quot;:&quot;Post-processing output from ensembles with and without parametrised convection, to create accurate, blended, high-fidelity rainfall forecasts&quot;,&quot;author&quot;:[{&quot;family&quot;:&quot;Gascón&quot;,&quot;given&quot;:&quot;Estíbaliz&quot;,&quot;parse-names&quot;:false,&quot;dropping-particle&quot;:&quot;&quot;,&quot;non-dropping-particle&quot;:&quot;&quot;},{&quot;family&quot;:&quot;Montani&quot;,&quot;given&quot;:&quot;Andrea&quot;,&quot;parse-names&quot;:false,&quot;dropping-particle&quot;:&quot;&quot;,&quot;non-dropping-particle&quot;:&quot;&quot;},{&quot;family&quot;:&quot;Hewson&quot;,&quot;given&quot;:&quot;Tim D.&quot;,&quot;parse-names&quot;:false,&quot;dropping-particle&quot;:&quot;&quot;,&quot;non-dropping-particle&quot;:&quot;&quot;}],&quot;DOI&quot;:&quot;10.48550/arxiv.2301.04485&quot;,&quot;issued&quot;:{&quot;date-parts&quot;:[[2023]]},&quot;container-title-short&quot;:&quot;&quot;},&quot;isTemporary&quot;:false},{&quot;id&quot;:&quot;90e73b37-c78c-35ce-a574-9ff7133a6882&quot;,&quot;itemData&quot;:{&quot;type&quot;:&quot;article-journal&quot;,&quot;id&quot;:&quot;90e73b37-c78c-35ce-a574-9ff7133a6882&quot;,&quot;title&quot;:&quot;Post-processing ERA5 output with ecPoint&quot;,&quot;author&quot;:[{&quot;family&quot;:&quot;Hewson&quot;,&quot;given&quot;:&quot;Tim&quot;,&quot;parse-names&quot;:false,&quot;dropping-particle&quot;:&quot;&quot;,&quot;non-dropping-particle&quot;:&quot;&quot;},{&quot;family&quot;:&quot;Pillosu&quot;,&quot;given&quot;:&quot;Fatima&quot;,&quot;parse-names&quot;:false,&quot;dropping-particle&quot;:&quot;&quot;,&quot;non-dropping-particle&quot;:&quot;&quot;},{&quot;family&quot;:&quot;Gascòn&quot;,&quot;given&quot;:&quot;Estibaliz&quot;,&quot;parse-names&quot;:false,&quot;dropping-particle&quot;:&quot;&quot;,&quot;non-dropping-particle&quot;:&quot;&quot;},{&quot;family&quot;:&quot;Vučković&quot;,&quot;given&quot;:&quot;Milana&quot;,&quot;parse-names&quot;:false,&quot;dropping-particle&quot;:&quot;&quot;,&quot;non-dropping-particle&quot;:&quot;&quot;}],&quot;container-title&quot;:&quot;ECMWF Newsletter&quot;,&quot;issued&quot;:{&quot;date-parts&quot;:[[2023]]},&quot;issue&quot;:&quot;176&quot;,&quot;container-title-short&quot;:&quot;&quot;},&quot;isTemporary&quot;:false},{&quot;id&quot;:&quot;3364763c-15d4-3f7f-bda7-429873a8f2c1&quot;,&quot;itemData&quot;:{&quot;type&quot;:&quot;article-journal&quot;,&quot;id&quot;:&quot;3364763c-15d4-3f7f-bda7-429873a8f2c1&quot;,&quot;title&quot;:&quot;How do ecPoint precipitation forecasts compare with postprocessed multi-model ensemble predictions over Switzerland?&quot;,&quot;author&quot;:[{&quot;family&quot;:&quot;Hemri&quot;,&quot;given&quot;:&quot;Stephan&quot;,&quot;parse-names&quot;:false,&quot;dropping-particle&quot;:&quot;&quot;,&quot;non-dropping-particle&quot;:&quot;&quot;},{&quot;family&quot;:&quot;Hewson&quot;,&quot;given&quot;:&quot;Timothy&quot;,&quot;parse-names&quot;:false,&quot;dropping-particle&quot;:&quot;&quot;,&quot;non-dropping-particle&quot;:&quot;&quot;},{&quot;family&quot;:&quot;Gascón&quot;,&quot;given&quot;:&quot;Estibaliz&quot;,&quot;parse-names&quot;:false,&quot;dropping-particle&quot;:&quot;&quot;,&quot;non-dropping-particle&quot;:&quot;&quot;},{&quot;family&quot;:&quot;Rajczak&quot;,&quot;given&quot;:&quot;Jan&quot;,&quot;parse-names&quot;:false,&quot;dropping-particle&quot;:&quot;&quot;,&quot;non-dropping-particle&quot;:&quot;&quot;},{&quot;family&quot;:&quot;Bhend&quot;,&quot;given&quot;:&quot;Jonas&quot;,&quot;parse-names&quot;:false,&quot;dropping-particle&quot;:&quot;&quot;,&quot;non-dropping-particle&quot;:&quot;&quot;},{&quot;family&quot;:&quot;Spirig&quot;,&quot;given&quot;:&quot;Christoph&quot;,&quot;parse-names&quot;:false,&quot;dropping-particle&quot;:&quot;&quot;,&quot;non-dropping-particle&quot;:&quot;&quot;},{&quot;family&quot;:&quot;Moret&quot;,&quot;given&quot;:&quot;Lionel&quot;,&quot;parse-names&quot;:false,&quot;dropping-particle&quot;:&quot;&quot;,&quot;non-dropping-particle&quot;:&quot;&quot;},{&quot;family&quot;:&quot;Liniger&quot;,&quot;given&quot;:&quot;Mark A&quot;,&quot;parse-names&quot;:false,&quot;dropping-particle&quot;:&quot;&quot;,&quot;non-dropping-particle&quot;:&quot;&quot;}],&quot;container-title&quot;:&quot;ECMWF Technical Memoranda&quot;,&quot;DOI&quot;:&quot;10.21957/hy89j7svk&quot;,&quot;issued&quot;:{&quot;date-parts&quot;:[[2022]]},&quot;volume&quot;:&quot;901&quot;,&quot;container-title-short&quot;:&quot;&quot;},&quot;isTemporary&quot;:false}]},{&quot;citationID&quot;:&quot;MENDELEY_CITATION_6fa9a8ba-2f3e-41de-8edc-d475194fd74c&quot;,&quot;properties&quot;:{&quot;noteIndex&quot;:0},&quot;isEdited&quot;:false,&quot;manualOverride&quot;:{&quot;isManuallyOverridden&quot;:false,&quot;citeprocText&quot;:&quot;(Buizza 2019)&quot;,&quot;manualOverrideText&quot;:&quot;&quot;},&quot;citationTag&quot;:&quot;MENDELEY_CITATION_v3_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&quot;,&quot;citationItems&quot;:[{&quot;id&quot;:&quot;84329a4c-b7dd-30c7-ba72-509b58ed8833&quot;,&quot;itemData&quot;:{&quot;type&quot;:&quot;article-journal&quot;,&quot;id&quot;:&quot;84329a4c-b7dd-30c7-ba72-509b58ed8833&quot;,&quot;title&quot;:&quot;Introduction to the special issue on “25 years of ensemble forecasting”&quot;,&quot;author&quot;:[{&quot;family&quot;:&quot;Buizza&quot;,&quot;given&quot;:&quot;Roberto&quot;,&quot;parse-names&quot;:false,&quot;dropping-particle&quot;:&quot;&quot;,&quot;non-dropping-particle&quot;:&quot;&quot;}],&quot;container-title&quot;:&quot;Quarterly Journal of the Royal Meteorological Society&quot;,&quot;DOI&quot;:&quot;10.1002/qj.3370&quot;,&quot;ISSN&quot;:&quot;1477870X&quot;,&quot;issued&quot;:{&quot;date-parts&quot;:[[2019]]},&quot;page&quot;:&quot;1-11&quot;,&quot;issue&quot;:&quot;S1&quot;,&quot;volume&quot;:&quot;145&quot;,&quot;container-title-short&quot;:&quot;&quot;},&quot;isTemporary&quot;:false}]},{&quot;citationID&quot;:&quot;MENDELEY_CITATION_d1480948-2484-49d0-8ab8-8d18f9fd961b&quot;,&quot;properties&quot;:{&quot;noteIndex&quot;:0},&quot;isEdited&quot;:false,&quot;manualOverride&quot;:{&quot;isManuallyOverridden&quot;:false,&quot;citeprocText&quot;:&quot;(Owens and Hewson 2018)&quot;,&quot;manualOverrideText&quot;:&quot;&quot;},&quot;citationTag&quot;:&quot;MENDELEY_CITATION_v3_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&quot;,&quot;citationItems&quot;:[{&quot;id&quot;:&quot;787dc607-45f2-34aa-8cb2-dc9626a96f40&quot;,&quot;itemData&quot;:{&quot;type&quot;:&quot;report&quot;,&quot;id&quot;:&quot;787dc607-45f2-34aa-8cb2-dc9626a96f40&quot;,&quot;title&quot;:&quot;ECMWF Forecast User Guide&quot;,&quot;author&quot;:[{&quot;family&quot;:&quot;Owens&quot;,&quot;given&quot;:&quot;R.G.&quot;,&quot;parse-names&quot;:false,&quot;dropping-particle&quot;:&quot;&quot;,&quot;non-dropping-particle&quot;:&quot;&quot;},{&quot;family&quot;:&quot;Hewson&quot;,&quot;given&quot;:&quot;T.&quot;,&quot;parse-names&quot;:false,&quot;dropping-particle&quot;:&quot;&quot;,&quot;non-dropping-particle&quot;:&quot;&quot;}],&quot;DOI&quot;:&quot;10.21957/m1cs7h&quot;,&quot;URL&quot;:&quot;https://www.ecmwf.int/node/16559&quot;,&quot;issued&quot;:{&quot;date-parts&quot;:[[2018]]},&quot;container-title-short&quot;:&quot;&quot;},&quot;isTemporary&quot;:false}]},{&quot;citationID&quot;:&quot;MENDELEY_CITATION_daf36096-eadf-4309-acd7-19767d1600b4&quot;,&quot;properties&quot;:{&quot;noteIndex&quot;:0},&quot;isEdited&quot;:false,&quot;manualOverride&quot;:{&quot;isManuallyOverridden&quot;:false,&quot;citeprocText&quot;:&quot;(Hewson and Pillosu 2021)&quot;,&quot;manualOverrideText&quot;:&quot;&quot;},&quot;citationTag&quot;:&quot;MENDELEY_CITATION_v3_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&quot;,&quot;citationItems&quot;:[{&quot;id&quot;:&quot;997b2605-8d5a-33c8-a502-d488dcf01c7c&quot;,&quot;itemData&quot;:{&quot;type&quot;:&quot;article-journal&quot;,&quot;id&quot;:&quot;997b2605-8d5a-33c8-a502-d488dcf01c7c&quot;,&quot;title&quot;:&quot;A low-cost post-processing technique improves weather forecasts around the world&quot;,&quot;author&quot;:[{&quot;family&quot;:&quot;Hewson&quot;,&quot;given&quot;:&quot;T.D.&quot;,&quot;parse-names&quot;:false,&quot;dropping-particle&quot;:&quot;&quot;,&quot;non-dropping-particle&quot;:&quot;&quot;},{&quot;family&quot;:&quot;Pillosu&quot;,&quot;given&quot;:&quot;F.M.&quot;,&quot;parse-names&quot;:false,&quot;dropping-particle&quot;:&quot;&quot;,&quot;non-dropping-particle&quot;:&quot;&quot;}],&quot;container-title&quot;:&quot;Communications Earth and Environment&quot;,&quot;container-title-short&quot;:&quot;Commun Earth Environ&quot;,&quot;DOI&quot;:&quot;10.1038/s43247-021-00185-9&quot;,&quot;issued&quot;:{&quot;date-parts&quot;:[[2021]]},&quot;issue&quot;:&quot;1&quot;,&quot;volume&quot;:&quot;2&quot;},&quot;isTemporary&quot;:false}]},{&quot;citationID&quot;:&quot;MENDELEY_CITATION_ab1ccfc8-53c8-448f-804c-c68876ef0b2a&quot;,&quot;properties&quot;:{&quot;noteIndex&quot;:0},&quot;isEdited&quot;:false,&quot;manualOverride&quot;:{&quot;isManuallyOverridden&quot;:false,&quot;citeprocText&quot;:&quot;(Lavers et al. 2021)&quot;,&quot;manualOverrideText&quot;:&quot;&quot;},&quot;citationTag&quot;:&quot;MENDELEY_CITATION_v3_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&quot;,&quot;citationItems&quot;:[{&quot;id&quot;:&quot;19adc5e5-4bed-3e74-bee6-4121244196dc&quot;,&quot;itemData&quot;:{&quot;type&quot;:&quot;article-journal&quot;,&quot;id&quot;:&quot;19adc5e5-4bed-3e74-bee6-4121244196dc&quot;,&quot;title&quot;:&quot;Precipitation Biases in the ECMWF Integrated Forecasting System&quot;,&quot;author&quot;:[{&quot;family&quot;:&quot;Lavers&quot;,&quot;given&quot;:&quot;David A.&quot;,&quot;parse-names&quot;:false,&quot;dropping-particle&quot;:&quot;&quot;,&quot;non-dropping-particle&quot;:&quot;&quot;},{&quot;family&quot;:&quot;Harrigan&quot;,&quot;given&quot;:&quot;Shaun&quot;,&quot;parse-names&quot;:false,&quot;dropping-particle&quot;:&quot;&quot;,&quot;non-dropping-particle&quot;:&quot;&quot;},{&quot;family&quot;:&quot;Prudhomme&quot;,&quot;given&quot;:&quot;Christel&quot;,&quot;parse-names&quot;:false,&quot;dropping-particle&quot;:&quot;&quot;,&quot;non-dropping-particle&quot;:&quot;&quot;}],&quot;container-title&quot;:&quot;Journal of Hydrometeorology&quot;,&quot;container-title-short&quot;:&quot;J Hydrometeorol&quot;,&quot;DOI&quot;:&quot;10.1175/jhm-d-20-0308.1&quot;,&quot;issued&quot;:{&quot;date-parts&quot;:[[2021]]}},&quot;isTemporary&quot;:false}]},{&quot;citationID&quot;:&quot;MENDELEY_CITATION_f648193b-b285-4d3c-b8f2-8beb6b9f39dc&quot;,&quot;properties&quot;:{&quot;noteIndex&quot;:0},&quot;isEdited&quot;:false,&quot;manualOverride&quot;:{&quot;isManuallyOverridden&quot;:false,&quot;citeprocText&quot;:&quot;(Göber et al. 2008)&quot;,&quot;manualOverrideText&quot;:&quot;&quot;},&quot;citationTag&quot;:&quot;MENDELEY_CITATION_v3_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&quot;,&quot;citationItems&quot;:[{&quot;id&quot;:&quot;a1dac533-deb8-3fa9-9676-f3ade8babe2d&quot;,&quot;itemData&quot;:{&quot;type&quot;:&quot;article-journal&quot;,&quot;id&quot;:&quot;a1dac533-deb8-3fa9-9676-f3ade8babe2d&quot;,&quot;title&quot;:&quot;Could a perfect model ever satisfy a naïve forecaster? On grid box mean versus point verification&quot;,&quot;author&quot;:[{&quot;family&quot;:&quot;Göber&quot;,&quot;given&quot;:&quot;Martin&quot;,&quot;parse-names&quot;:false,&quot;dropping-particle&quot;:&quot;&quot;,&quot;non-dropping-particle&quot;:&quot;&quot;},{&quot;family&quot;:&quot;Zsótér&quot;,&quot;given&quot;:&quot;Ervin&quot;,&quot;parse-names&quot;:false,&quot;dropping-particle&quot;:&quot;&quot;,&quot;non-dropping-particle&quot;:&quot;&quot;},{&quot;family&quot;:&quot;Richardson&quot;,&quot;given&quot;:&quot;David S.&quot;,&quot;parse-names&quot;:false,&quot;dropping-particle&quot;:&quot;&quot;,&quot;non-dropping-particle&quot;:&quot;&quot;}],&quot;container-title&quot;:&quot;Meteorological Applications&quot;,&quot;DOI&quot;:&quot;10.1002/met.78&quot;,&quot;issued&quot;:{&quot;date-parts&quot;:[[2008]]},&quot;page&quot;:&quot;359-365&quot;,&quot;issue&quot;:&quot;3&quot;,&quot;volume&quot;:&quot;15&quot;,&quot;container-title-short&quot;:&quot;&quot;},&quot;isTemporary&quot;:false}]},{&quot;citationID&quot;:&quot;MENDELEY_CITATION_049ec1b4-4024-42a2-90f6-edf62f154911&quot;,&quot;properties&quot;:{&quot;noteIndex&quot;:0},&quot;isEdited&quot;:false,&quot;manualOverride&quot;:{&quot;isManuallyOverridden&quot;:false,&quot;citeprocText&quot;:&quot;(Haiden et al. 2023)&quot;,&quot;manualOverrideText&quot;:&quot;&quot;},&quot;citationTag&quot;:&quot;MENDELEY_CITATION_v3_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&quot;,&quot;citationItems&quot;:[{&quot;id&quot;:&quot;f74b6e1e-0bd6-320c-9f6c-8d03581febcb&quot;,&quot;itemData&quot;:{&quot;type&quot;:&quot;article-journal&quot;,&quot;id&quot;:&quot;f74b6e1e-0bd6-320c-9f6c-8d03581febcb&quot;,&quot;title&quot;:&quot;Evaluation of ECMWF forecasts, including the 2023 upgrade&quot;,&quot;author&quot;:[{&quot;family&quot;:&quot;Haiden&quot;,&quot;given&quot;:&quot;Thomas&quot;,&quot;parse-names&quot;:false,&quot;dropping-particle&quot;:&quot;&quot;,&quot;non-dropping-particle&quot;:&quot;&quot;},{&quot;family&quot;:&quot;Janousek&quot;,&quot;given&quot;:&quot;Martin&quot;,&quot;parse-names&quot;:false,&quot;dropping-particle&quot;:&quot;&quot;,&quot;non-dropping-particle&quot;:&quot;&quot;},{&quot;family&quot;:&quot;Vitart&quot;,&quot;given&quot;:&quot;Frédéric&quot;,&quot;parse-names&quot;:false,&quot;dropping-particle&quot;:&quot;&quot;,&quot;non-dropping-particle&quot;:&quot;&quot;},{&quot;family&quot;:&quot;Ben-Bouallegue&quot;,&quot;given&quot;:&quot;Zied&quot;,&quot;parse-names&quot;:false,&quot;dropping-particle&quot;:&quot;&quot;,&quot;non-dropping-particle&quot;:&quot;&quot;},{&quot;family&quot;:&quot;Prates&quot;,&quot;given&quot;:&quot;Fernando&quot;,&quot;parse-names&quot;:false,&quot;dropping-particle&quot;:&quot;&quot;,&quot;non-dropping-particle&quot;:&quot;&quot;}],&quot;container-title&quot;:&quot;ECMWF Technical Memoranda&quot;,&quot;issued&quot;:{&quot;date-parts&quot;:[[2023]]},&quot;page&quot;:&quot;1-60&quot;,&quot;volume&quot;:&quot;911&quot;,&quot;container-title-short&quot;:&quot;&quot;},&quot;isTemporary&quot;:false}]},{&quot;citationID&quot;:&quot;MENDELEY_CITATION_560cc4cc-e53f-496d-a5d7-37c78406fb59&quot;,&quot;properties&quot;:{&quot;noteIndex&quot;:0},&quot;isEdited&quot;:false,&quot;manualOverride&quot;:{&quot;isManuallyOverridden&quot;:false,&quot;citeprocText&quot;:&quot;(Haiden et al. 2023)&quot;,&quot;manualOverrideText&quot;:&quot;&quot;},&quot;citationTag&quot;:&quot;MENDELEY_CITATION_v3_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&quot;,&quot;citationItems&quot;:[{&quot;id&quot;:&quot;f74b6e1e-0bd6-320c-9f6c-8d03581febcb&quot;,&quot;itemData&quot;:{&quot;type&quot;:&quot;article-journal&quot;,&quot;id&quot;:&quot;f74b6e1e-0bd6-320c-9f6c-8d03581febcb&quot;,&quot;title&quot;:&quot;Evaluation of ECMWF forecasts, including the 2023 upgrade&quot;,&quot;author&quot;:[{&quot;family&quot;:&quot;Haiden&quot;,&quot;given&quot;:&quot;Thomas&quot;,&quot;parse-names&quot;:false,&quot;dropping-particle&quot;:&quot;&quot;,&quot;non-dropping-particle&quot;:&quot;&quot;},{&quot;family&quot;:&quot;Janousek&quot;,&quot;given&quot;:&quot;Martin&quot;,&quot;parse-names&quot;:false,&quot;dropping-particle&quot;:&quot;&quot;,&quot;non-dropping-particle&quot;:&quot;&quot;},{&quot;family&quot;:&quot;Vitart&quot;,&quot;given&quot;:&quot;Frédéric&quot;,&quot;parse-names&quot;:false,&quot;dropping-particle&quot;:&quot;&quot;,&quot;non-dropping-particle&quot;:&quot;&quot;},{&quot;family&quot;:&quot;Ben-Bouallegue&quot;,&quot;given&quot;:&quot;Zied&quot;,&quot;parse-names&quot;:false,&quot;dropping-particle&quot;:&quot;&quot;,&quot;non-dropping-particle&quot;:&quot;&quot;},{&quot;family&quot;:&quot;Prates&quot;,&quot;given&quot;:&quot;Fernando&quot;,&quot;parse-names&quot;:false,&quot;dropping-particle&quot;:&quot;&quot;,&quot;non-dropping-particle&quot;:&quot;&quot;}],&quot;container-title&quot;:&quot;ECMWF Technical Memoranda&quot;,&quot;issued&quot;:{&quot;date-parts&quot;:[[2023]]},&quot;page&quot;:&quot;1-60&quot;,&quot;volume&quot;:&quot;911&quot;,&quot;container-title-short&quot;:&quot;&quot;},&quot;isTemporary&quot;:false}]},{&quot;citationID&quot;:&quot;MENDELEY_CITATION_93ab7d25-6daf-4b66-af6c-8c823e2a5d9a&quot;,&quot;properties&quot;:{&quot;noteIndex&quot;:0},&quot;isEdited&quot;:false,&quot;manualOverride&quot;:{&quot;isManuallyOverridden&quot;:false,&quot;citeprocText&quot;:&quot;(2021)&quot;,&quot;manualOverrideText&quot;:&quot;&quot;},&quot;citationTag&quot;:&quot;MENDELEY_CITATION_v3_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&quot;,&quot;citationItems&quot;:[{&quot;label&quot;:&quot;page&quot;,&quot;id&quot;:&quot;997b2605-8d5a-33c8-a502-d488dcf01c7c&quot;,&quot;itemData&quot;:{&quot;type&quot;:&quot;article-journal&quot;,&quot;id&quot;:&quot;997b2605-8d5a-33c8-a502-d488dcf01c7c&quot;,&quot;title&quot;:&quot;A low-cost post-processing technique improves weather forecasts around the world&quot;,&quot;author&quot;:[{&quot;family&quot;:&quot;Hewson&quot;,&quot;given&quot;:&quot;T.D.&quot;,&quot;parse-names&quot;:false,&quot;dropping-particle&quot;:&quot;&quot;,&quot;non-dropping-particle&quot;:&quot;&quot;},{&quot;family&quot;:&quot;Pillosu&quot;,&quot;given&quot;:&quot;F.M.&quot;,&quot;parse-names&quot;:false,&quot;dropping-particle&quot;:&quot;&quot;,&quot;non-dropping-particle&quot;:&quot;&quot;}],&quot;container-title&quot;:&quot;Communications Earth and Environment&quot;,&quot;container-title-short&quot;:&quot;Commun Earth Environ&quot;,&quot;DOI&quot;:&quot;10.1038/s43247-021-00185-9&quot;,&quot;issued&quot;:{&quot;date-parts&quot;:[[2021]]},&quot;issue&quot;:&quot;1&quot;,&quot;volume&quot;:&quot;2&quot;},&quot;isTemporary&quot;:false,&quot;suppress-author&quot;:true}]},{&quot;citationID&quot;:&quot;MENDELEY_CITATION_e36d6e27-993f-4e61-bc92-ffd06b04ca2c&quot;,&quot;properties&quot;:{&quot;noteIndex&quot;:0},&quot;isEdited&quot;:false,&quot;manualOverride&quot;:{&quot;isManuallyOverridden&quot;:false,&quot;citeprocText&quot;:&quot;(Haiden and Duffy 2016)&quot;,&quot;manualOverrideText&quot;:&quot;&quot;},&quot;citationTag&quot;:&quot;MENDELEY_CITATION_v3_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&quot;,&quot;citationItems&quot;:[{&quot;id&quot;:&quot;c06272a3-e7b7-3554-b06f-f90813d735a1&quot;,&quot;itemData&quot;:{&quot;type&quot;:&quot;article-journal&quot;,&quot;id&quot;:&quot;c06272a3-e7b7-3554-b06f-f90813d735a1&quot;,&quot;title&quot;:&quot;Use of high-density observations in precipitation verification&quot;,&quot;author&quot;:[{&quot;family&quot;:&quot;Haiden&quot;,&quot;given&quot;:&quot;Thomas&quot;,&quot;parse-names&quot;:false,&quot;dropping-particle&quot;:&quot;&quot;,&quot;non-dropping-particle&quot;:&quot;&quot;},{&quot;family&quot;:&quot;Duffy&quot;,&quot;given&quot;:&quot;Sinéad&quot;,&quot;parse-names&quot;:false,&quot;dropping-particle&quot;:&quot;&quot;,&quot;non-dropping-particle&quot;:&quot;&quot;}],&quot;container-title&quot;:&quot;ECMWF Newsletter&quot;,&quot;DOI&quot;:&quot;10.21957/hsacrdem&quot;,&quot;issued&quot;:{&quot;date-parts&quot;:[[2016]]},&quot;page&quot;:&quot;20-25&quot;,&quot;issue&quot;:&quot;147&quot;,&quot;container-title-short&quot;:&quot;&quot;},&quot;isTemporary&quot;:false}]},{&quot;citationID&quot;:&quot;MENDELEY_CITATION_f9aca0d6-0a2f-4a66-8f64-cb520d80e405&quot;,&quot;properties&quot;:{&quot;noteIndex&quot;:0},&quot;isEdited&quot;:false,&quot;manualOverride&quot;:{&quot;isManuallyOverridden&quot;:false,&quot;citeprocText&quot;:&quot;(Ferro and Fricker 2012)&quot;,&quot;manualOverrideText&quot;:&quot;&quot;},&quot;citationTag&quot;:&quot;MENDELEY_CITATION_v3_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&quot;,&quot;citationItems&quot;:[{&quot;id&quot;:&quot;c96346f5-ff22-3b56-b41b-9128cad91a78&quot;,&quot;itemData&quot;:{&quot;type&quot;:&quot;article-journal&quot;,&quot;id&quot;:&quot;c96346f5-ff22-3b56-b41b-9128cad91a78&quot;,&quot;title&quot;:&quot;A bias-corrected decomposition of the Brier score&quot;,&quot;author&quot;:[{&quot;family&quot;:&quot;Ferro&quot;,&quot;given&quot;:&quot;C. A.T.&quot;,&quot;parse-names&quot;:false,&quot;dropping-particle&quot;:&quot;&quot;,&quot;non-dropping-particle&quot;:&quot;&quot;},{&quot;family&quot;:&quot;Fricker&quot;,&quot;given&quot;:&quot;T. E.&quot;,&quot;parse-names&quot;:false,&quot;dropping-particle&quot;:&quot;&quot;,&quot;non-dropping-particle&quot;:&quot;&quot;}],&quot;container-title&quot;:&quot;Quarterly Journal of the Royal Meteorological Society&quot;,&quot;accessed&quot;:{&quot;date-parts&quot;:[[2023,12,5]]},&quot;DOI&quot;:&quot;10.1002/QJ.1924&quot;,&quot;issued&quot;:{&quot;date-parts&quot;:[[2012,10,1]]},&quot;page&quot;:&quot;1954-1960&quot;,&quot;publisher&quot;:&quot;John Wiley &amp; Sons, Ltd&quot;,&quot;issue&quot;:&quot;668&quot;,&quot;volume&quot;:&quot;138&quot;,&quot;container-title-short&quot;:&quot;&quot;},&quot;isTemporary&quot;:false}]},{&quot;citationID&quot;:&quot;MENDELEY_CITATION_15ff40d1-1d06-4440-a409-dacdd87d4e99&quot;,&quot;properties&quot;:{&quot;noteIndex&quot;:0},&quot;isEdited&quot;:false,&quot;manualOverride&quot;:{&quot;isManuallyOverridden&quot;:false,&quot;citeprocText&quot;:&quot;(Wilks 2019)&quot;,&quot;manualOverrideText&quot;:&quot;&quot;},&quot;citationTag&quot;:&quot;MENDELEY_CITATION_v3_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&quot;,&quot;citationItems&quot;:[{&quot;id&quot;:&quot;184944b5-b22b-3e50-973c-75e288f8a235&quot;,&quot;itemData&quot;:{&quot;type&quot;:&quot;book&quot;,&quot;id&quot;:&quot;184944b5-b22b-3e50-973c-75e288f8a235&quot;,&quot;title&quot;:&quot;Statistical Methods in Atmoshperic Sciences&quot;,&quot;author&quot;:[{&quot;family&quot;:&quot;Wilks&quot;,&quot;given&quot;:&quot;Daniel S.&quot;,&quot;parse-names&quot;:false,&quot;dropping-particle&quot;:&quot;&quot;,&quot;non-dropping-particle&quot;:&quot;&quot;}],&quot;container-title&quot;:&quot;Statistical Methods in the Atmospheric Sciences&quot;,&quot;DOI&quot;:&quot;https://doi.org/10.1016/C2017-0-03921-6&quot;,&quot;ISBN&quot;:&quot;9780128158234&quot;,&quot;issued&quot;:{&quot;date-parts&quot;:[[2019]]},&quot;edition&quot;:&quot;Fourth Edi&quot;,&quot;publisher&quot;:&quot;Elsevier Inc.&quot;,&quot;container-title-short&quot;:&quot;&quot;},&quot;isTemporary&quot;:false}]},{&quot;citationID&quot;:&quot;MENDELEY_CITATION_74157d3c-7d7f-43b1-b83d-52621163a884&quot;,&quot;properties&quot;:{&quot;noteIndex&quot;:0},&quot;isEdited&quot;:false,&quot;manualOverride&quot;:{&quot;isManuallyOverridden&quot;:false,&quot;citeprocText&quot;:&quot;(Ben Bouallègue and Richardson 2022)&quot;,&quot;manualOverrideText&quot;:&quot;&quot;},&quot;citationTag&quot;:&quot;MENDELEY_CITATION_v3_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&quot;,&quot;citationItems&quot;:[{&quot;id&quot;:&quot;8e294bd1-4ae9-3fc4-aaed-56c26c16e044&quot;,&quot;itemData&quot;:{&quot;type&quot;:&quot;article-journal&quot;,&quot;id&quot;:&quot;8e294bd1-4ae9-3fc4-aaed-56c26c16e044&quot;,&quot;title&quot;:&quot;On the ROC area of ensemble forecasts for rare events&quot;,&quot;author&quot;:[{&quot;family&quot;:&quot;Bouallègue&quot;,&quot;given&quot;:&quot;Zied&quot;,&quot;parse-names&quot;:false,&quot;dropping-particle&quot;:&quot;&quot;,&quot;non-dropping-particle&quot;:&quot;Ben&quot;},{&quot;family&quot;:&quot;Richardson&quot;,&quot;given&quot;:&quot;David S.&quot;,&quot;parse-names&quot;:false,&quot;dropping-particle&quot;:&quot;&quot;,&quot;non-dropping-particle&quot;:&quot;&quot;}],&quot;container-title&quot;:&quot;Weather and Forecasting&quot;,&quot;container-title-short&quot;:&quot;Weather Forecast&quot;,&quot;DOI&quot;:&quot;10.1175/waf-d-21-0195.1&quot;,&quot;issued&quot;:{&quot;date-parts&quot;:[[2022]]},&quot;page&quot;:&quot;787-796&quot;,&quot;issue&quot;:&quot;5&quot;,&quot;volume&quot;:&quot;37&quot;},&quot;isTemporary&quot;:false}]},{&quot;citationID&quot;:&quot;MENDELEY_CITATION_334dc77e-2e61-4e37-8d6f-10894feac74f&quot;,&quot;properties&quot;:{&quot;noteIndex&quot;:0},&quot;isEdited&quot;:false,&quot;manualOverride&quot;:{&quot;isManuallyOverridden&quot;:false,&quot;citeprocText&quot;:&quot;(Haiden et al. 2023)&quot;,&quot;manualOverrideText&quot;:&quot;&quot;},&quot;citationTag&quot;:&quot;MENDELEY_CITATION_v3_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&quot;,&quot;citationItems&quot;:[{&quot;id&quot;:&quot;f74b6e1e-0bd6-320c-9f6c-8d03581febcb&quot;,&quot;itemData&quot;:{&quot;type&quot;:&quot;article-journal&quot;,&quot;id&quot;:&quot;f74b6e1e-0bd6-320c-9f6c-8d03581febcb&quot;,&quot;title&quot;:&quot;Evaluation of ECMWF forecasts, including the 2023 upgrade&quot;,&quot;author&quot;:[{&quot;family&quot;:&quot;Haiden&quot;,&quot;given&quot;:&quot;Thomas&quot;,&quot;parse-names&quot;:false,&quot;dropping-particle&quot;:&quot;&quot;,&quot;non-dropping-particle&quot;:&quot;&quot;},{&quot;family&quot;:&quot;Janousek&quot;,&quot;given&quot;:&quot;Martin&quot;,&quot;parse-names&quot;:false,&quot;dropping-particle&quot;:&quot;&quot;,&quot;non-dropping-particle&quot;:&quot;&quot;},{&quot;family&quot;:&quot;Vitart&quot;,&quot;given&quot;:&quot;Frédéric&quot;,&quot;parse-names&quot;:false,&quot;dropping-particle&quot;:&quot;&quot;,&quot;non-dropping-particle&quot;:&quot;&quot;},{&quot;family&quot;:&quot;Ben-Bouallegue&quot;,&quot;given&quot;:&quot;Zied&quot;,&quot;parse-names&quot;:false,&quot;dropping-particle&quot;:&quot;&quot;,&quot;non-dropping-particle&quot;:&quot;&quot;},{&quot;family&quot;:&quot;Prates&quot;,&quot;given&quot;:&quot;Fernando&quot;,&quot;parse-names&quot;:false,&quot;dropping-particle&quot;:&quot;&quot;,&quot;non-dropping-particle&quot;:&quot;&quot;}],&quot;container-title&quot;:&quot;ECMWF Technical Memoranda&quot;,&quot;issued&quot;:{&quot;date-parts&quot;:[[2023]]},&quot;page&quot;:&quot;1-60&quot;,&quot;volume&quot;:&quot;911&quot;,&quot;container-title-short&quot;:&quot;&quot;},&quot;isTemporary&quot;:false}]}]"/>
    <we:property name="MENDELEY_CITATIONS_LOCALE_CODE" value="&quot;en-US&quot;"/>
    <we:property name="MENDELEY_CITATIONS_STYLE" value="{&quot;id&quot;:&quot;https://www.zotero.org/styles/weather-and-forecasting&quot;,&quot;title&quot;:&quot;Weather and Forecasting&quot;,&quot;format&quot;:&quot;author-date&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6457E322441D748A5FD2E1D751191DD" ma:contentTypeVersion="12" ma:contentTypeDescription="Create a new document." ma:contentTypeScope="" ma:versionID="80c33e011998c270166a57f3c290d218">
  <xsd:schema xmlns:xsd="http://www.w3.org/2001/XMLSchema" xmlns:xs="http://www.w3.org/2001/XMLSchema" xmlns:p="http://schemas.microsoft.com/office/2006/metadata/properties" xmlns:ns3="90b8b5d6-f7b4-4238-8fd7-6fcec2be4904" xmlns:ns4="5844db34-2279-4a6b-9470-57e5c345fab2" targetNamespace="http://schemas.microsoft.com/office/2006/metadata/properties" ma:root="true" ma:fieldsID="225ccd9c8b4a77042869d5fc5cb420d5" ns3:_="" ns4:_="">
    <xsd:import namespace="90b8b5d6-f7b4-4238-8fd7-6fcec2be4904"/>
    <xsd:import namespace="5844db34-2279-4a6b-9470-57e5c345fab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b8b5d6-f7b4-4238-8fd7-6fcec2be49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844db34-2279-4a6b-9470-57e5c345fab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D7FEE78-E1BC-4CE2-99DC-B7D8792FB163}">
  <ds:schemaRefs>
    <ds:schemaRef ds:uri="http://schemas.microsoft.com/sharepoint/v3/contenttype/forms"/>
  </ds:schemaRefs>
</ds:datastoreItem>
</file>

<file path=customXml/itemProps2.xml><?xml version="1.0" encoding="utf-8"?>
<ds:datastoreItem xmlns:ds="http://schemas.openxmlformats.org/officeDocument/2006/customXml" ds:itemID="{207AACF2-FBD5-4FC4-A7D1-4E1FB6996B7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2150D7D-CCB6-314A-9B82-96ADB6C57348}">
  <ds:schemaRefs>
    <ds:schemaRef ds:uri="http://schemas.openxmlformats.org/officeDocument/2006/bibliography"/>
  </ds:schemaRefs>
</ds:datastoreItem>
</file>

<file path=customXml/itemProps4.xml><?xml version="1.0" encoding="utf-8"?>
<ds:datastoreItem xmlns:ds="http://schemas.openxmlformats.org/officeDocument/2006/customXml" ds:itemID="{EB54A3C8-E92E-4504-A165-A342BA81EA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b8b5d6-f7b4-4238-8fd7-6fcec2be4904"/>
    <ds:schemaRef ds:uri="5844db34-2279-4a6b-9470-57e5c345fa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10417</TotalTime>
  <Pages>16</Pages>
  <Words>7265</Words>
  <Characters>41415</Characters>
  <Application>Microsoft Office Word</Application>
  <DocSecurity>0</DocSecurity>
  <Lines>345</Lines>
  <Paragraphs>97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Fatima Maria Pillosu</dc:creator>
  <cp:keywords/>
  <dc:description/>
  <cp:lastModifiedBy>Fatima Pillosu</cp:lastModifiedBy>
  <cp:revision>1774</cp:revision>
  <cp:lastPrinted>2024-01-05T22:34:00Z</cp:lastPrinted>
  <dcterms:created xsi:type="dcterms:W3CDTF">2021-10-29T19:48:00Z</dcterms:created>
  <dcterms:modified xsi:type="dcterms:W3CDTF">2024-01-05T22:34:00Z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3ff76eb3-fc30-3a93-8192-c12f8f6a468a</vt:lpwstr>
  </property>
  <property fmtid="{D5CDD505-2E9C-101B-9397-08002B2CF9AE}" pid="4" name="Mendeley Citation Style_1">
    <vt:lpwstr>http://www.zotero.org/styles/meteorological-applications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17th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http://www.zotero.org/styles/meteorological-applications</vt:lpwstr>
  </property>
  <property fmtid="{D5CDD505-2E9C-101B-9397-08002B2CF9AE}" pid="16" name="Mendeley Recent Style Name 5_1">
    <vt:lpwstr>Meteorological Applications</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http://www.zotero.org/styles/weather-and-forecasting</vt:lpwstr>
  </property>
  <property fmtid="{D5CDD505-2E9C-101B-9397-08002B2CF9AE}" pid="24" name="Mendeley Recent Style Name 9_1">
    <vt:lpwstr>Weather and Forecasting</vt:lpwstr>
  </property>
  <property fmtid="{D5CDD505-2E9C-101B-9397-08002B2CF9AE}" pid="25" name="ContentTypeId">
    <vt:lpwstr>0x01010046457E322441D748A5FD2E1D751191DD</vt:lpwstr>
  </property>
  <property fmtid="{D5CDD505-2E9C-101B-9397-08002B2CF9AE}" pid="26" name="GrammarlyDocumentId">
    <vt:lpwstr>4703c73a01e596de6f0e3f146d04f04a2d6b439c7ed0fa0cf310435cf4e01a24</vt:lpwstr>
  </property>
</Properties>
</file>